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EEAC" w14:textId="77777777" w:rsidR="007C0A0D" w:rsidRPr="00C61260" w:rsidRDefault="007C0A0D" w:rsidP="007C0A0D">
      <w:pPr>
        <w:pStyle w:val="Titel"/>
      </w:pPr>
      <w:r w:rsidRPr="00C61260">
        <w:t>Analysis of human visual experience data</w:t>
      </w:r>
    </w:p>
    <w:p w14:paraId="0E80891E" w14:textId="77777777" w:rsidR="002202EE" w:rsidRPr="00BE4E93" w:rsidRDefault="002202EE" w:rsidP="00EF17F7"/>
    <w:p w14:paraId="7418FB6B" w14:textId="77777777" w:rsidR="002202EE" w:rsidRPr="00BE4E93" w:rsidRDefault="002202EE" w:rsidP="00EF17F7">
      <w:r w:rsidRPr="00BE4E93">
        <w:t>Authors</w:t>
      </w:r>
    </w:p>
    <w:p w14:paraId="42381978" w14:textId="7D72288F" w:rsidR="007C0A0D" w:rsidRPr="00C61260" w:rsidRDefault="007C0A0D" w:rsidP="00C61260">
      <w:r w:rsidRPr="00C61260">
        <w:rPr>
          <w:rFonts w:asciiTheme="majorHAnsi" w:hAnsiTheme="majorHAnsi"/>
        </w:rPr>
        <w:t>Johannes Zauner</w:t>
      </w:r>
      <w:r w:rsidR="00357C32">
        <w:t>^</w:t>
      </w:r>
      <w:r w:rsidR="71D922C3" w:rsidRPr="00BE4E93">
        <w:rPr>
          <w:vertAlign w:val="superscript"/>
        </w:rPr>
        <w:t>1</w:t>
      </w:r>
      <w:r w:rsidR="005D1831">
        <w:rPr>
          <w:vertAlign w:val="superscript"/>
        </w:rPr>
        <w:t>, 2</w:t>
      </w:r>
      <w:r w:rsidR="002202EE" w:rsidRPr="00BE4E93">
        <w:t xml:space="preserve"> </w:t>
      </w:r>
      <w:r w:rsidR="002202EE" w:rsidRPr="00BE4E93">
        <w:rPr>
          <w:vertAlign w:val="superscript"/>
        </w:rPr>
        <w:t>[0000-0003-2171-4566]</w:t>
      </w:r>
    </w:p>
    <w:p w14:paraId="7D35FA64" w14:textId="1F8AFD59" w:rsidR="007C0A0D" w:rsidRPr="00C61260" w:rsidRDefault="007C0A0D" w:rsidP="00C61260">
      <w:pPr>
        <w:rPr>
          <w:vertAlign w:val="superscript"/>
        </w:rPr>
      </w:pPr>
      <w:r w:rsidRPr="00C61260">
        <w:t>Aaron Nicholls</w:t>
      </w:r>
      <w:r w:rsidR="00357C32" w:rsidRPr="18C745F4">
        <w:t xml:space="preserve"> </w:t>
      </w:r>
      <w:r w:rsidR="006938A0">
        <w:rPr>
          <w:vertAlign w:val="superscript"/>
        </w:rPr>
        <w:t>3</w:t>
      </w:r>
      <w:r w:rsidR="75A10391" w:rsidRPr="18E144AA">
        <w:rPr>
          <w:vertAlign w:val="superscript"/>
        </w:rPr>
        <w:t xml:space="preserve"> [</w:t>
      </w:r>
      <w:r w:rsidR="006938A0" w:rsidRPr="006938A0">
        <w:rPr>
          <w:vertAlign w:val="superscript"/>
        </w:rPr>
        <w:t>0009-0001-6683-6826</w:t>
      </w:r>
      <w:r w:rsidR="75A10391" w:rsidRPr="18E144AA">
        <w:rPr>
          <w:vertAlign w:val="superscript"/>
        </w:rPr>
        <w:t>]</w:t>
      </w:r>
    </w:p>
    <w:p w14:paraId="1AD3BA74" w14:textId="3225FB80" w:rsidR="007C0A0D" w:rsidRPr="00C61260" w:rsidRDefault="007C0A0D" w:rsidP="00C61260">
      <w:pPr>
        <w:rPr>
          <w:vertAlign w:val="superscript"/>
        </w:rPr>
      </w:pPr>
      <w:r w:rsidRPr="00C61260">
        <w:t>Lisa A. Ostrin</w:t>
      </w:r>
      <w:r w:rsidR="006938A0" w:rsidRPr="18C745F4">
        <w:t xml:space="preserve"> </w:t>
      </w:r>
      <w:r w:rsidR="006938A0">
        <w:rPr>
          <w:vertAlign w:val="superscript"/>
        </w:rPr>
        <w:t>4</w:t>
      </w:r>
      <w:r w:rsidR="006938A0" w:rsidRPr="18E144AA">
        <w:rPr>
          <w:vertAlign w:val="superscript"/>
        </w:rPr>
        <w:t xml:space="preserve"> [</w:t>
      </w:r>
      <w:r w:rsidR="006938A0" w:rsidRPr="006938A0">
        <w:rPr>
          <w:vertAlign w:val="superscript"/>
        </w:rPr>
        <w:t>0000-0001-8675-1478</w:t>
      </w:r>
      <w:r w:rsidR="006938A0" w:rsidRPr="18E144AA">
        <w:rPr>
          <w:vertAlign w:val="superscript"/>
        </w:rPr>
        <w:t>]</w:t>
      </w:r>
    </w:p>
    <w:p w14:paraId="47A4ABD0" w14:textId="0C050D5E" w:rsidR="007C0A0D" w:rsidRPr="00C61260" w:rsidRDefault="007C0A0D" w:rsidP="00C61260">
      <w:r w:rsidRPr="00C61260">
        <w:t xml:space="preserve">Manuel </w:t>
      </w:r>
      <w:r w:rsidR="2DCB71D9" w:rsidRPr="00BE4E93">
        <w:t>Spitschan</w:t>
      </w:r>
      <w:r w:rsidR="00BF458F" w:rsidRPr="00BE4E93">
        <w:rPr>
          <w:vertAlign w:val="superscript"/>
        </w:rPr>
        <w:t>1,2,</w:t>
      </w:r>
      <w:r w:rsidR="006938A0">
        <w:rPr>
          <w:vertAlign w:val="superscript"/>
        </w:rPr>
        <w:t>5</w:t>
      </w:r>
      <w:r w:rsidR="2DCB71D9" w:rsidRPr="00BE4E93">
        <w:t xml:space="preserve"> </w:t>
      </w:r>
      <w:r w:rsidR="2DCB71D9" w:rsidRPr="00BE4E93">
        <w:rPr>
          <w:vertAlign w:val="superscript"/>
        </w:rPr>
        <w:t>[0000-0002-8572-9268]</w:t>
      </w:r>
    </w:p>
    <w:p w14:paraId="653BFFB7" w14:textId="77777777" w:rsidR="6F686BFD" w:rsidRPr="00BE4E93" w:rsidRDefault="6F686BFD" w:rsidP="00EF17F7">
      <w:pPr>
        <w:rPr>
          <w:vertAlign w:val="superscript"/>
        </w:rPr>
      </w:pPr>
    </w:p>
    <w:p w14:paraId="49CE093D" w14:textId="77777777" w:rsidR="3A350F0D" w:rsidRPr="00BE4E93" w:rsidRDefault="3A350F0D" w:rsidP="00EF17F7">
      <w:r w:rsidRPr="00BE4E93">
        <w:t>^</w:t>
      </w:r>
      <w:r w:rsidR="00BF458F" w:rsidRPr="00BE4E93">
        <w:t xml:space="preserve"> </w:t>
      </w:r>
      <w:r w:rsidRPr="00BE4E93">
        <w:t>corresponding author</w:t>
      </w:r>
    </w:p>
    <w:p w14:paraId="0045495F" w14:textId="77777777" w:rsidR="00AE5E78" w:rsidRPr="00BE4E93" w:rsidRDefault="00AE5E78" w:rsidP="00EF17F7"/>
    <w:p w14:paraId="7D1C7DAD" w14:textId="77777777" w:rsidR="002202EE" w:rsidRPr="00BE4E93" w:rsidRDefault="002202EE" w:rsidP="00EF17F7">
      <w:r w:rsidRPr="00BE4E93">
        <w:t>Affiliations</w:t>
      </w:r>
    </w:p>
    <w:p w14:paraId="490E5095" w14:textId="77777777" w:rsidR="002202EE" w:rsidRPr="00BE4E93" w:rsidRDefault="0A432F9E" w:rsidP="00EF17F7">
      <w:r w:rsidRPr="00BE4E93">
        <w:t>1</w:t>
      </w:r>
      <w:r w:rsidR="39DC662C" w:rsidRPr="00BE4E93">
        <w:t xml:space="preserve"> </w:t>
      </w:r>
      <w:r w:rsidR="002202EE" w:rsidRPr="00BE4E93">
        <w:t>Technical University of Munich, TUM School of Medicine and Health, Department</w:t>
      </w:r>
      <w:r w:rsidR="457502E4" w:rsidRPr="00BE4E93">
        <w:t xml:space="preserve"> </w:t>
      </w:r>
      <w:r w:rsidR="002202EE" w:rsidRPr="00BE4E93">
        <w:t>Health and Sport Sciences, Chronobiology &amp; Health, Munich, Germany</w:t>
      </w:r>
    </w:p>
    <w:p w14:paraId="45363A39" w14:textId="77777777" w:rsidR="002202EE" w:rsidRDefault="0BD85B81" w:rsidP="00EF17F7">
      <w:r w:rsidRPr="00BE4E93">
        <w:t>2</w:t>
      </w:r>
      <w:r w:rsidR="25F8DFA4" w:rsidRPr="00BE4E93">
        <w:t xml:space="preserve"> </w:t>
      </w:r>
      <w:r w:rsidR="002202EE" w:rsidRPr="00BE4E93">
        <w:t>Translational Sensory &amp; Circadian Neuroscience, Max Planck Institute for Biological</w:t>
      </w:r>
      <w:r w:rsidR="7D48B2E2" w:rsidRPr="00BE4E93">
        <w:t xml:space="preserve"> </w:t>
      </w:r>
      <w:r w:rsidR="002202EE" w:rsidRPr="00BE4E93">
        <w:t>Cybernetics, Tübingen, Germany </w:t>
      </w:r>
    </w:p>
    <w:p w14:paraId="4C646B3B" w14:textId="77777777" w:rsidR="006938A0" w:rsidRDefault="006938A0" w:rsidP="00EF17F7">
      <w:r>
        <w:t xml:space="preserve">3 </w:t>
      </w:r>
      <w:r w:rsidRPr="006938A0">
        <w:t>Reality Labs Research, USA</w:t>
      </w:r>
    </w:p>
    <w:p w14:paraId="43729E0F" w14:textId="77777777" w:rsidR="006938A0" w:rsidRPr="00BE4E93" w:rsidRDefault="006938A0" w:rsidP="00EF17F7">
      <w:r>
        <w:t xml:space="preserve">4 </w:t>
      </w:r>
      <w:r w:rsidRPr="006938A0">
        <w:t>University of Houston College of Optometry</w:t>
      </w:r>
      <w:r w:rsidR="00FE706B">
        <w:t>, Houston, Texas</w:t>
      </w:r>
      <w:r w:rsidRPr="006938A0">
        <w:t>, USA</w:t>
      </w:r>
    </w:p>
    <w:p w14:paraId="1F26874F" w14:textId="77777777" w:rsidR="00597312" w:rsidRPr="00791F7F" w:rsidRDefault="006938A0" w:rsidP="00EF17F7">
      <w:r>
        <w:t>5</w:t>
      </w:r>
      <w:r w:rsidR="6C6AD34D" w:rsidRPr="46A68C29">
        <w:t xml:space="preserve"> </w:t>
      </w:r>
      <w:r w:rsidR="65A39DCC" w:rsidRPr="46A68C29">
        <w:t xml:space="preserve">TUM Institute for Advanced Study (TUM-IAS), Technical University of Munich, </w:t>
      </w:r>
      <w:proofErr w:type="spellStart"/>
      <w:r w:rsidR="65A39DCC" w:rsidRPr="46A68C29">
        <w:t>Garching</w:t>
      </w:r>
      <w:proofErr w:type="spellEnd"/>
      <w:r w:rsidR="65A39DCC" w:rsidRPr="46A68C29">
        <w:t>, Germany</w:t>
      </w:r>
      <w:r w:rsidR="002202EE" w:rsidRPr="00BE4E93">
        <w:br w:type="page"/>
      </w:r>
      <w:bookmarkStart w:id="0" w:name="_ot61757basit"/>
      <w:bookmarkStart w:id="1" w:name="_cn9zfdi1wk8u"/>
      <w:bookmarkEnd w:id="0"/>
      <w:bookmarkEnd w:id="1"/>
    </w:p>
    <w:p w14:paraId="6A24F7CE" w14:textId="77777777" w:rsidR="007C0A0D" w:rsidRPr="00C61260" w:rsidRDefault="007C0A0D" w:rsidP="00C61260">
      <w:pPr>
        <w:pStyle w:val="berschrift1"/>
      </w:pPr>
      <w:r w:rsidRPr="00C61260">
        <w:lastRenderedPageBreak/>
        <w:t>Abstract</w:t>
      </w:r>
    </w:p>
    <w:p w14:paraId="27437D0B" w14:textId="6B80EBE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w:t>
      </w:r>
      <w:r w:rsidRPr="00C673E9">
        <w:rPr>
          <w:rFonts w:ascii="Arial" w:hAnsi="Arial" w:cs="Arial"/>
        </w:rPr>
        <w:t>.</w:t>
      </w:r>
      <w:r w:rsidRPr="00C61260">
        <w:t xml:space="preserve"> This includes time-series analyses for working distance, biologically relevant light metrics, and spectral characteristics. </w:t>
      </w:r>
      <w:r w:rsidRPr="00C673E9">
        <w:rPr>
          <w:rFonts w:ascii="Arial" w:hAnsi="Arial" w:cs="Arial"/>
        </w:rPr>
        <w:t xml:space="preserve">The tasks are standardized through the open-source R package </w:t>
      </w:r>
      <w:hyperlink r:id="rId8">
        <w:proofErr w:type="spellStart"/>
        <w:r w:rsidRPr="00C673E9">
          <w:rPr>
            <w:rStyle w:val="Hyperlink"/>
            <w:rFonts w:ascii="Arial" w:hAnsi="Arial" w:cs="Arial"/>
          </w:rPr>
          <w:t>LightLogR</w:t>
        </w:r>
        <w:proofErr w:type="spellEnd"/>
      </w:hyperlink>
      <w:r w:rsidRPr="00C673E9">
        <w:rPr>
          <w:rFonts w:ascii="Arial" w:hAnsi="Arial" w:cs="Arial"/>
        </w:rPr>
        <w:t xml:space="preserve">. </w:t>
      </w:r>
      <w:r w:rsidRPr="00C61260">
        <w:t>By leveraging a modular approach, the tutorial supports researchers in building flexible and robust pipelines that accommodate diverse experimental paradigms and measurement systems.</w:t>
      </w:r>
    </w:p>
    <w:p w14:paraId="38AC6247" w14:textId="77777777" w:rsidR="0019673A" w:rsidRPr="00BE4E93" w:rsidRDefault="0019673A" w:rsidP="00EF17F7"/>
    <w:p w14:paraId="48430DBE" w14:textId="77777777" w:rsidR="00AD7408" w:rsidRPr="00BE4E93" w:rsidRDefault="7AE00641" w:rsidP="00EF17F7">
      <w:r w:rsidRPr="042D7A64">
        <w:rPr>
          <w:i/>
          <w:iCs/>
        </w:rPr>
        <w:t xml:space="preserve">Keywords: </w:t>
      </w:r>
      <w:r w:rsidR="00EF37A2" w:rsidRPr="00EF37A2">
        <w:t>wearable</w:t>
      </w:r>
      <w:r w:rsidR="00EF37A2">
        <w:t xml:space="preserve">, </w:t>
      </w:r>
      <w:r w:rsidR="00EF37A2" w:rsidRPr="00EF37A2">
        <w:t>light logging</w:t>
      </w:r>
      <w:r w:rsidR="00EF37A2">
        <w:t xml:space="preserve">, </w:t>
      </w:r>
      <w:r w:rsidR="00EF37A2" w:rsidRPr="00EF37A2">
        <w:t>viewing-distance</w:t>
      </w:r>
      <w:r w:rsidR="00EF37A2">
        <w:t xml:space="preserve">, near-work, </w:t>
      </w:r>
      <w:r w:rsidR="00EF37A2" w:rsidRPr="00EF37A2">
        <w:t>visual experience</w:t>
      </w:r>
      <w:r w:rsidR="00EF37A2">
        <w:t xml:space="preserve">, </w:t>
      </w:r>
      <w:r w:rsidR="00EF37A2" w:rsidRPr="00EF37A2">
        <w:t>metrics</w:t>
      </w:r>
      <w:r w:rsidR="00EF37A2">
        <w:t xml:space="preserve">, </w:t>
      </w:r>
      <w:r w:rsidR="00EF37A2" w:rsidRPr="00EF37A2">
        <w:t>circadia</w:t>
      </w:r>
      <w:r w:rsidR="00EF37A2">
        <w:t xml:space="preserve">n, </w:t>
      </w:r>
      <w:r w:rsidR="00EF37A2" w:rsidRPr="00EF37A2">
        <w:t>myopia</w:t>
      </w:r>
      <w:r w:rsidR="00EF37A2">
        <w:t xml:space="preserve">, </w:t>
      </w:r>
      <w:r w:rsidR="00EF37A2" w:rsidRPr="00EF37A2">
        <w:t>risk factors</w:t>
      </w:r>
      <w:r w:rsidR="00EF37A2">
        <w:t xml:space="preserve">, time series, </w:t>
      </w:r>
      <w:r w:rsidR="00EF37A2" w:rsidRPr="00EF37A2">
        <w:t>spectral analysis</w:t>
      </w:r>
      <w:r w:rsidR="00EF37A2">
        <w:t xml:space="preserve">, spatial analysis, </w:t>
      </w:r>
      <w:r w:rsidR="00EF37A2" w:rsidRPr="00EF37A2">
        <w:t>open-source</w:t>
      </w:r>
      <w:r w:rsidR="00EF37A2">
        <w:t xml:space="preserve">, </w:t>
      </w:r>
      <w:r w:rsidR="00EF37A2" w:rsidRPr="00EF37A2">
        <w:t>reproducibility</w:t>
      </w:r>
      <w:r w:rsidR="0019673A" w:rsidRPr="042D7A64">
        <w:br w:type="page"/>
      </w:r>
    </w:p>
    <w:p w14:paraId="6320D55A" w14:textId="77777777" w:rsidR="007C0A0D" w:rsidRPr="00C61260" w:rsidRDefault="007C0A0D" w:rsidP="00C61260">
      <w:pPr>
        <w:pStyle w:val="berschrift1"/>
      </w:pPr>
      <w:bookmarkStart w:id="2" w:name="introduction"/>
      <w:r w:rsidRPr="00C61260">
        <w:lastRenderedPageBreak/>
        <w:t>Introduction</w:t>
      </w:r>
    </w:p>
    <w:p w14:paraId="7DA5CD09" w14:textId="045E286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Two notable examples, from distinct research domains, can be understood through a common </w:t>
      </w:r>
      <w:proofErr w:type="spellStart"/>
      <w:r w:rsidRPr="00C61260">
        <w:t>retinally</w:t>
      </w:r>
      <w:proofErr w:type="spellEnd"/>
      <w:r w:rsidRPr="00C61260">
        <w:t>-referenced framework.</w:t>
      </w:r>
    </w:p>
    <w:p w14:paraId="5CB7CF53" w14:textId="77777777" w:rsidR="007C0A0D" w:rsidRPr="00C61260" w:rsidRDefault="007C0A0D" w:rsidP="00C61260">
      <w:r w:rsidRPr="00C61260">
        <w:t xml:space="preserve">The first example relates to the non-visual effects of light on human circadian and neuroendocrine physiology. The light–dark cycle entrains the circadian clock, and light exposure at night suppresses melatonin production (Brown et al. 2022; Blume, </w:t>
      </w:r>
      <w:proofErr w:type="spellStart"/>
      <w:r w:rsidRPr="00C61260">
        <w:t>Garbazza</w:t>
      </w:r>
      <w:proofErr w:type="spellEnd"/>
      <w:r w:rsidRPr="00C61260">
        <w:t xml:space="preserve">, and </w:t>
      </w:r>
      <w:proofErr w:type="spellStart"/>
      <w:r w:rsidRPr="00C61260">
        <w:t>Spitschan</w:t>
      </w:r>
      <w:proofErr w:type="spellEnd"/>
      <w:r w:rsidRPr="00C61260">
        <w:t xml:space="preserve"> 2019). The second example concerns the influence of visual experience on ocular development, particularly myopia. Time spent outdoors — which features distinct optical environments — has been consistently associated with protective effects on ocular growth and health outcomes (Dahlmann-Noor et al. 2025).</w:t>
      </w:r>
    </w:p>
    <w:p w14:paraId="12998323" w14:textId="3ACBE4B6" w:rsidR="007C0A0D" w:rsidRPr="00C61260" w:rsidRDefault="007C0A0D" w:rsidP="00C61260">
      <w:r w:rsidRPr="00C61260">
        <w:t xml:space="preserve">In controlled laboratory settings, light exposure can be held constant or manipulated parametrically. </w:t>
      </w:r>
      <w:r w:rsidRPr="00C673E9">
        <w:rPr>
          <w:rFonts w:ascii="Arial" w:hAnsi="Arial" w:cs="Arial"/>
        </w:rPr>
        <w:t>In contrast,</w:t>
      </w:r>
      <w:r w:rsidRPr="00C61260">
        <w:t xml:space="preserve"> real-world conditions are inherently complex and </w:t>
      </w:r>
      <w:proofErr w:type="gramStart"/>
      <w:r w:rsidRPr="00C61260">
        <w:t>dynamic</w:t>
      </w:r>
      <w:r w:rsidRPr="00C673E9">
        <w:rPr>
          <w:rFonts w:ascii="Arial" w:hAnsi="Arial" w:cs="Arial"/>
        </w:rPr>
        <w:t>, and</w:t>
      </w:r>
      <w:proofErr w:type="gramEnd"/>
      <w:r w:rsidRPr="00C673E9">
        <w:rPr>
          <w:rFonts w:ascii="Arial" w:hAnsi="Arial" w:cs="Arial"/>
        </w:rPr>
        <w:t xml:space="preserve"> cannot be captured by single spot measurements</w:t>
      </w:r>
      <w:r w:rsidRPr="00C61260">
        <w:t xml:space="preserve">. As people move in and between spaces (indoors and outdoors) and move their body, head, and eyes, exposure to the optical environment varies significantly (Webler et al. 2019) and is modulated by behavior (Biller, Balakrishnan, and </w:t>
      </w:r>
      <w:proofErr w:type="spellStart"/>
      <w:r w:rsidRPr="00C61260">
        <w:t>Spitschan</w:t>
      </w:r>
      <w:proofErr w:type="spellEnd"/>
      <w:r w:rsidRPr="00C61260">
        <w:t xml:space="preserve"> 2024). Wearable devices for measuring light exposure have thus emerged as vital tools to capture the ecological visual experience. These tools generate high-dimensional datasets that demand rigorous and flexible analysis strategies.</w:t>
      </w:r>
    </w:p>
    <w:p w14:paraId="2648A358" w14:textId="39E2DA06" w:rsidR="007C0A0D" w:rsidRPr="00DF50B6" w:rsidRDefault="007C0A0D" w:rsidP="00C61260">
      <w:r w:rsidRPr="00C61260">
        <w:t>Starting in the 1980s (Okudaira, Kripke, and Webster 1983), technology to measure optical exposure has matured, with miniaturized illuminance sensors now (in 2025) very common in consumer wearables</w:t>
      </w:r>
      <w:r w:rsidRPr="00C673E9">
        <w:rPr>
          <w:rFonts w:ascii="Arial" w:hAnsi="Arial" w:cs="Arial"/>
        </w:rPr>
        <w:t xml:space="preserve"> (van </w:t>
      </w:r>
      <w:proofErr w:type="spellStart"/>
      <w:r w:rsidRPr="00C673E9">
        <w:rPr>
          <w:rFonts w:ascii="Arial" w:hAnsi="Arial" w:cs="Arial"/>
        </w:rPr>
        <w:t>Duijnhoven</w:t>
      </w:r>
      <w:proofErr w:type="spellEnd"/>
      <w:r w:rsidRPr="00C673E9">
        <w:rPr>
          <w:rFonts w:ascii="Arial" w:hAnsi="Arial" w:cs="Arial"/>
        </w:rPr>
        <w:t xml:space="preserve"> et al. 2025).</w:t>
      </w:r>
      <w:r w:rsidRPr="00C61260">
        <w:t xml:space="preserve">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w:t>
      </w:r>
      <w:proofErr w:type="gramStart"/>
      <w:r w:rsidRPr="00C61260">
        <w:t>hand-in-hand</w:t>
      </w:r>
      <w:proofErr w:type="gramEnd"/>
      <w:r w:rsidRPr="00C61260">
        <w:t xml:space="preserve"> with a proliferation of metrics, as highlighted by recent review papers in </w:t>
      </w:r>
      <w:r w:rsidRPr="00C61260">
        <w:lastRenderedPageBreak/>
        <w:t>both circadian and myopia research</w:t>
      </w:r>
      <w:r w:rsidRPr="00C673E9">
        <w:rPr>
          <w:rFonts w:ascii="Arial" w:hAnsi="Arial" w:cs="Arial"/>
        </w:rPr>
        <w:t xml:space="preserve"> (</w:t>
      </w:r>
      <w:proofErr w:type="spellStart"/>
      <w:r w:rsidRPr="00C673E9">
        <w:rPr>
          <w:rFonts w:ascii="Arial" w:hAnsi="Arial" w:cs="Arial"/>
        </w:rPr>
        <w:t>Hönekopp</w:t>
      </w:r>
      <w:proofErr w:type="spellEnd"/>
      <w:r w:rsidRPr="00C673E9">
        <w:rPr>
          <w:rFonts w:ascii="Arial" w:hAnsi="Arial" w:cs="Arial"/>
        </w:rPr>
        <w:t xml:space="preserve"> and Weigelt 2023; Hartmeyer and Andersen 2023).</w:t>
      </w:r>
    </w:p>
    <w:p w14:paraId="4BAF2156" w14:textId="0B34572B" w:rsidR="007C0A0D" w:rsidRPr="00DF50B6" w:rsidRDefault="007C0A0D" w:rsidP="00C61260">
      <w:r w:rsidRPr="00DF50B6">
        <w:t xml:space="preserve">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w:t>
      </w:r>
      <w:r w:rsidRPr="00C673E9">
        <w:rPr>
          <w:rFonts w:ascii="Arial" w:hAnsi="Arial" w:cs="Arial"/>
        </w:rPr>
        <w:t>It is very common that</w:t>
      </w:r>
      <w:r w:rsidRPr="00DF50B6">
        <w:t xml:space="preserve"> more time is spent preparing data than gaining insights through rigorous statistical analysis. These preparation tasks are best handled, or at least facilitated, by standardized, transparent, community-based analysis pipelines (Zauner, </w:t>
      </w:r>
      <w:proofErr w:type="spellStart"/>
      <w:r w:rsidRPr="00DF50B6">
        <w:t>Udovicic</w:t>
      </w:r>
      <w:proofErr w:type="spellEnd"/>
      <w:r w:rsidRPr="00DF50B6">
        <w:t xml:space="preserve">, and </w:t>
      </w:r>
      <w:proofErr w:type="spellStart"/>
      <w:r w:rsidRPr="00DF50B6">
        <w:t>Spitschan</w:t>
      </w:r>
      <w:proofErr w:type="spellEnd"/>
      <w:r w:rsidRPr="00DF50B6">
        <w:t xml:space="preserve"> 2024).</w:t>
      </w:r>
    </w:p>
    <w:p w14:paraId="189ECD31" w14:textId="351FE700" w:rsidR="007C0A0D" w:rsidRPr="00DF50B6" w:rsidRDefault="007C0A0D" w:rsidP="00C61260">
      <w:r w:rsidRPr="00DF50B6">
        <w:t xml:space="preserve">In circadian research, the R package </w:t>
      </w:r>
      <w:proofErr w:type="spellStart"/>
      <w:r w:rsidRPr="00DF50B6">
        <w:t>LightLogR</w:t>
      </w:r>
      <w:proofErr w:type="spellEnd"/>
      <w:r w:rsidRPr="00DF50B6">
        <w:t xml:space="preserve"> was developed to address this need (Zauner, Hartmeyer, and </w:t>
      </w:r>
      <w:proofErr w:type="spellStart"/>
      <w:r w:rsidRPr="00DF50B6">
        <w:t>Spitschan</w:t>
      </w:r>
      <w:proofErr w:type="spellEnd"/>
      <w:r w:rsidRPr="00DF50B6">
        <w:t xml:space="preserve"> 2025). </w:t>
      </w:r>
      <w:proofErr w:type="spellStart"/>
      <w:r w:rsidRPr="00DF50B6">
        <w:t>LightLogR</w:t>
      </w:r>
      <w:proofErr w:type="spellEnd"/>
      <w:r w:rsidRPr="00DF50B6">
        <w:t xml:space="preserve"> is an open-source, MIT-licensed, community-driven package specifically designed for data from wearable light loggers and optical radiation dosimeters. It contains functions to calculate over sixty different metrics used in the field (Hartmeyer and Andersen 2023). </w:t>
      </w:r>
      <w:r w:rsidRPr="00C673E9">
        <w:rPr>
          <w:rFonts w:ascii="Arial" w:hAnsi="Arial" w:cs="Arial"/>
        </w:rPr>
        <w:t>The</w:t>
      </w:r>
      <w:r w:rsidRPr="00DF50B6">
        <w:t xml:space="preserve"> package </w:t>
      </w:r>
      <w:r w:rsidRPr="00C673E9">
        <w:rPr>
          <w:rFonts w:ascii="Arial" w:hAnsi="Arial" w:cs="Arial"/>
        </w:rPr>
        <w:t>functions come with light-related defaults, but they remain fundamentally agnostic to modality. As a result, parameters like</w:t>
      </w:r>
      <w:r w:rsidRPr="00DF50B6">
        <w:t xml:space="preserve"> viewing distance and light spectra</w:t>
      </w:r>
      <w:r w:rsidRPr="00C673E9">
        <w:rPr>
          <w:rFonts w:ascii="Arial" w:hAnsi="Arial" w:cs="Arial"/>
        </w:rPr>
        <w:t>, both</w:t>
      </w:r>
      <w:r w:rsidRPr="00DF50B6">
        <w:t xml:space="preserve"> highly relevant </w:t>
      </w:r>
      <w:r w:rsidRPr="00C673E9">
        <w:rPr>
          <w:rFonts w:ascii="Arial" w:hAnsi="Arial" w:cs="Arial"/>
        </w:rPr>
        <w:t>to</w:t>
      </w:r>
      <w:r w:rsidRPr="00DF50B6">
        <w:t xml:space="preserve"> myopia research (</w:t>
      </w:r>
      <w:proofErr w:type="spellStart"/>
      <w:r w:rsidRPr="00DF50B6">
        <w:t>Hönekopp</w:t>
      </w:r>
      <w:proofErr w:type="spellEnd"/>
      <w:r w:rsidRPr="00DF50B6">
        <w:t xml:space="preserve"> and Weigelt 2023</w:t>
      </w:r>
      <w:r w:rsidRPr="00C673E9">
        <w:rPr>
          <w:rFonts w:ascii="Arial" w:hAnsi="Arial" w:cs="Arial"/>
        </w:rPr>
        <w:t>), can easily be handled.</w:t>
      </w:r>
    </w:p>
    <w:p w14:paraId="1F328853" w14:textId="3E7E0AC8" w:rsidR="007C0A0D" w:rsidRPr="00DF50B6" w:rsidRDefault="007C0A0D" w:rsidP="00C61260">
      <w:r w:rsidRPr="00DF50B6">
        <w:t xml:space="preserve">In this article, we demonstrate that </w:t>
      </w:r>
      <w:proofErr w:type="spellStart"/>
      <w:r w:rsidRPr="00DF50B6">
        <w:t>LightLogR’s</w:t>
      </w:r>
      <w:proofErr w:type="spellEnd"/>
      <w:r w:rsidRPr="00DF50B6">
        <w:t xml:space="preserve">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w:t>
      </w:r>
      <w:r w:rsidRPr="00C673E9">
        <w:rPr>
          <w:rFonts w:ascii="Arial" w:hAnsi="Arial" w:cs="Arial"/>
        </w:rPr>
        <w:t xml:space="preserve"> (worn by different individuals and at different times)</w:t>
      </w:r>
      <w:r w:rsidRPr="00DF50B6">
        <w:t xml:space="preserve"> to showcase the </w:t>
      </w:r>
      <w:proofErr w:type="spellStart"/>
      <w:r w:rsidRPr="00DF50B6">
        <w:t>LightLogR</w:t>
      </w:r>
      <w:proofErr w:type="spellEnd"/>
      <w:r w:rsidRPr="00DF50B6">
        <w:t xml:space="preserve"> workflow with metrics relevant to myopia research, covering working distance, (day)light exposure, and spectral analysis. Readers are encouraged to recreate the analysis using the provided code. All necessary data and code are openly available in the </w:t>
      </w:r>
      <w:hyperlink r:id="rId9">
        <w:r w:rsidRPr="00C673E9">
          <w:rPr>
            <w:rStyle w:val="Hyperlink"/>
            <w:rFonts w:ascii="Arial" w:hAnsi="Arial" w:cs="Arial"/>
          </w:rPr>
          <w:t>GitHub repository</w:t>
        </w:r>
      </w:hyperlink>
      <w:r w:rsidRPr="00DF50B6">
        <w: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8986"/>
      </w:tblGrid>
      <w:tr w:rsidR="00DF50B6" w:rsidRPr="00C673E9" w14:paraId="5A19C4D9" w14:textId="77777777" w:rsidTr="0047611C">
        <w:trPr>
          <w:cantSplit/>
        </w:trPr>
        <w:tc>
          <w:tcPr>
            <w:tcW w:w="0" w:type="auto"/>
            <w:shd w:val="clear" w:color="auto" w:fill="CCF1E3"/>
            <w:tcMar>
              <w:top w:w="92" w:type="dxa"/>
              <w:bottom w:w="92" w:type="dxa"/>
            </w:tcMar>
          </w:tcPr>
          <w:p w14:paraId="6780FA93" w14:textId="4A9A1DD8" w:rsidR="00DF50B6" w:rsidRPr="00C673E9" w:rsidRDefault="00DF50B6" w:rsidP="0047611C">
            <w:pPr>
              <w:pStyle w:val="Textkrper"/>
              <w:spacing w:after="0"/>
              <w:textAlignment w:val="center"/>
              <w:rPr>
                <w:rFonts w:ascii="Arial" w:hAnsi="Arial" w:cs="Arial"/>
              </w:rPr>
            </w:pPr>
            <w:r w:rsidRPr="00C673E9">
              <w:rPr>
                <w:rFonts w:ascii="Arial" w:hAnsi="Arial" w:cs="Arial"/>
                <w:noProof/>
              </w:rPr>
              <w:lastRenderedPageBreak/>
              <w:drawing>
                <wp:inline distT="0" distB="0" distL="0" distR="0" wp14:anchorId="2F321DC7" wp14:editId="30AD2925">
                  <wp:extent cx="152400" cy="152400"/>
                  <wp:effectExtent l="0" t="0" r="0" b="0"/>
                  <wp:docPr id="417352545"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rsidRPr="00C673E9">
              <w:rPr>
                <w:rFonts w:ascii="Arial" w:hAnsi="Arial" w:cs="Arial"/>
              </w:rPr>
              <w:t xml:space="preserve">  Scope</w:t>
            </w:r>
          </w:p>
        </w:tc>
      </w:tr>
      <w:tr w:rsidR="00DF50B6" w:rsidRPr="00C673E9" w14:paraId="77E53513" w14:textId="77777777" w:rsidTr="0047611C">
        <w:trPr>
          <w:cantSplit/>
        </w:trPr>
        <w:tc>
          <w:tcPr>
            <w:tcW w:w="0" w:type="auto"/>
            <w:tcMar>
              <w:top w:w="108" w:type="dxa"/>
              <w:bottom w:w="108" w:type="dxa"/>
            </w:tcMar>
          </w:tcPr>
          <w:p w14:paraId="29A1A4CE" w14:textId="77777777" w:rsidR="00DF50B6" w:rsidRPr="00C673E9" w:rsidRDefault="00DF50B6" w:rsidP="0047611C">
            <w:pPr>
              <w:pStyle w:val="Textkrper"/>
              <w:spacing w:before="16"/>
              <w:rPr>
                <w:rFonts w:ascii="Arial" w:hAnsi="Arial" w:cs="Arial"/>
              </w:rPr>
            </w:pPr>
            <w:r w:rsidRPr="00C673E9">
              <w:rPr>
                <w:rFonts w:ascii="Arial" w:hAnsi="Arial" w:cs="Arial"/>
              </w:rPr>
              <w:t>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p>
          <w:p w14:paraId="393C42DC" w14:textId="77777777" w:rsidR="00DF50B6" w:rsidRPr="00C673E9" w:rsidRDefault="00DF50B6" w:rsidP="0047611C">
            <w:pPr>
              <w:pStyle w:val="Textkrper"/>
              <w:rPr>
                <w:rFonts w:ascii="Arial" w:hAnsi="Arial" w:cs="Arial"/>
              </w:rPr>
            </w:pPr>
            <w:r w:rsidRPr="00C673E9">
              <w:rPr>
                <w:rFonts w:ascii="Arial" w:hAnsi="Arial" w:cs="Arial"/>
              </w:rPr>
              <w:t xml:space="preserve">Many relevant considerations arise when collecting data with wearable devices. This article covers only a subset of these. </w:t>
            </w:r>
            <w:proofErr w:type="gramStart"/>
            <w:r w:rsidRPr="00C673E9">
              <w:rPr>
                <w:rFonts w:ascii="Arial" w:hAnsi="Arial" w:cs="Arial"/>
              </w:rPr>
              <w:t>In particular, it</w:t>
            </w:r>
            <w:proofErr w:type="gramEnd"/>
            <w:r w:rsidRPr="00C673E9">
              <w:rPr>
                <w:rFonts w:ascii="Arial" w:hAnsi="Arial" w:cs="Arial"/>
              </w:rPr>
              <w:t xml:space="preserve"> does not address:</w:t>
            </w:r>
          </w:p>
          <w:p w14:paraId="57DDCB76" w14:textId="2A597AE0" w:rsidR="00DF50B6" w:rsidRPr="00C673E9" w:rsidRDefault="00DF50B6" w:rsidP="00C86C21">
            <w:pPr>
              <w:pStyle w:val="Compact"/>
              <w:numPr>
                <w:ilvl w:val="0"/>
                <w:numId w:val="57"/>
              </w:numPr>
              <w:ind w:left="714" w:hanging="357"/>
              <w:rPr>
                <w:rFonts w:ascii="Arial" w:hAnsi="Arial" w:cs="Arial"/>
              </w:rPr>
            </w:pPr>
            <w:r w:rsidRPr="00C673E9">
              <w:rPr>
                <w:rFonts w:ascii="Arial" w:hAnsi="Arial" w:cs="Arial"/>
              </w:rPr>
              <w:t xml:space="preserve">device selection (see, e.g., van </w:t>
            </w:r>
            <w:proofErr w:type="spellStart"/>
            <w:r w:rsidRPr="00C673E9">
              <w:rPr>
                <w:rFonts w:ascii="Arial" w:hAnsi="Arial" w:cs="Arial"/>
              </w:rPr>
              <w:t>Duijnhoven</w:t>
            </w:r>
            <w:proofErr w:type="spellEnd"/>
            <w:r w:rsidRPr="00C673E9">
              <w:rPr>
                <w:rFonts w:ascii="Arial" w:hAnsi="Arial" w:cs="Arial"/>
              </w:rPr>
              <w:t xml:space="preserve"> et al. 2025; Zauner et al. 2025</w:t>
            </w:r>
            <w:r w:rsidR="00D83E31">
              <w:rPr>
                <w:rFonts w:ascii="Arial" w:hAnsi="Arial" w:cs="Arial"/>
              </w:rPr>
              <w:t>a</w:t>
            </w:r>
            <w:ins w:id="3" w:author="Johannes Zauner" w:date="2026-04-01T15:38:00Z" w16du:dateUtc="2026-04-01T13:38:00Z">
              <w:r w:rsidR="00CE5B52">
                <w:rPr>
                  <w:rFonts w:ascii="Arial" w:hAnsi="Arial" w:cs="Arial"/>
                </w:rPr>
                <w:t xml:space="preserve">, </w:t>
              </w:r>
            </w:ins>
            <w:ins w:id="4" w:author="Johannes Zauner" w:date="2026-04-01T15:39:00Z" w16du:dateUtc="2026-04-01T13:39:00Z">
              <w:r w:rsidR="00CE5B52">
                <w:rPr>
                  <w:rFonts w:ascii="Arial" w:hAnsi="Arial" w:cs="Arial"/>
                </w:rPr>
                <w:t>Zauner et al. 2025b</w:t>
              </w:r>
            </w:ins>
            <w:r w:rsidRPr="00C673E9">
              <w:rPr>
                <w:rFonts w:ascii="Arial" w:hAnsi="Arial" w:cs="Arial"/>
              </w:rPr>
              <w:t>)</w:t>
            </w:r>
          </w:p>
          <w:p w14:paraId="72D34A07" w14:textId="77777777" w:rsidR="00DF50B6" w:rsidRPr="00C673E9" w:rsidRDefault="00DF50B6" w:rsidP="00C86C21">
            <w:pPr>
              <w:pStyle w:val="Compact"/>
              <w:numPr>
                <w:ilvl w:val="0"/>
                <w:numId w:val="57"/>
              </w:numPr>
              <w:ind w:left="714" w:hanging="357"/>
              <w:rPr>
                <w:rFonts w:ascii="Arial" w:hAnsi="Arial" w:cs="Arial"/>
              </w:rPr>
            </w:pPr>
            <w:r w:rsidRPr="00C673E9">
              <w:rPr>
                <w:rFonts w:ascii="Arial" w:hAnsi="Arial" w:cs="Arial"/>
              </w:rPr>
              <w:t>measurement accuracy or device calibration</w:t>
            </w:r>
          </w:p>
          <w:p w14:paraId="2ECBD86B" w14:textId="154A1E07" w:rsidR="00DF50B6" w:rsidRDefault="00DF50B6" w:rsidP="00C86C21">
            <w:pPr>
              <w:pStyle w:val="Compact"/>
              <w:numPr>
                <w:ilvl w:val="0"/>
                <w:numId w:val="57"/>
              </w:numPr>
              <w:ind w:left="714" w:hanging="357"/>
              <w:rPr>
                <w:rFonts w:ascii="Arial" w:hAnsi="Arial" w:cs="Arial"/>
              </w:rPr>
            </w:pPr>
            <w:r w:rsidRPr="00C673E9">
              <w:rPr>
                <w:rFonts w:ascii="Arial" w:hAnsi="Arial" w:cs="Arial"/>
              </w:rPr>
              <w:t xml:space="preserve">auxiliary data such as sleep/wake information (see, e.g., Zauner et al. </w:t>
            </w:r>
            <w:del w:id="5" w:author="Johannes Zauner" w:date="2026-04-01T15:39:00Z" w16du:dateUtc="2026-04-01T13:39:00Z">
              <w:r w:rsidRPr="00C673E9" w:rsidDel="00CE5B52">
                <w:rPr>
                  <w:rFonts w:ascii="Arial" w:hAnsi="Arial" w:cs="Arial"/>
                </w:rPr>
                <w:delText>2025</w:delText>
              </w:r>
              <w:r w:rsidR="00D83E31" w:rsidDel="00CE5B52">
                <w:rPr>
                  <w:rFonts w:ascii="Arial" w:hAnsi="Arial" w:cs="Arial"/>
                </w:rPr>
                <w:delText>b</w:delText>
              </w:r>
            </w:del>
            <w:ins w:id="6" w:author="Johannes Zauner" w:date="2026-04-01T15:39:00Z" w16du:dateUtc="2026-04-01T13:39:00Z">
              <w:r w:rsidR="00CE5B52" w:rsidRPr="00C673E9">
                <w:rPr>
                  <w:rFonts w:ascii="Arial" w:hAnsi="Arial" w:cs="Arial"/>
                </w:rPr>
                <w:t>202</w:t>
              </w:r>
              <w:r w:rsidR="00CE5B52">
                <w:rPr>
                  <w:rFonts w:ascii="Arial" w:hAnsi="Arial" w:cs="Arial"/>
                </w:rPr>
                <w:t>6</w:t>
              </w:r>
            </w:ins>
            <w:r w:rsidRPr="00C673E9">
              <w:rPr>
                <w:rFonts w:ascii="Arial" w:hAnsi="Arial" w:cs="Arial"/>
              </w:rPr>
              <w:t xml:space="preserve">; </w:t>
            </w:r>
            <w:proofErr w:type="spellStart"/>
            <w:r w:rsidRPr="00C673E9">
              <w:rPr>
                <w:rFonts w:ascii="Arial" w:hAnsi="Arial" w:cs="Arial"/>
              </w:rPr>
              <w:t>Guidolin</w:t>
            </w:r>
            <w:proofErr w:type="spellEnd"/>
            <w:r w:rsidRPr="00C673E9">
              <w:rPr>
                <w:rFonts w:ascii="Arial" w:hAnsi="Arial" w:cs="Arial"/>
              </w:rPr>
              <w:t xml:space="preserve"> et al. 2024)</w:t>
            </w:r>
          </w:p>
          <w:p w14:paraId="1FD07422" w14:textId="1F4130B5" w:rsidR="00D83E31" w:rsidRPr="00C673E9" w:rsidRDefault="00D83E31" w:rsidP="00C86C21">
            <w:pPr>
              <w:pStyle w:val="Compact"/>
              <w:rPr>
                <w:rFonts w:ascii="Arial" w:hAnsi="Arial" w:cs="Arial"/>
              </w:rPr>
            </w:pPr>
            <w:r w:rsidRPr="00D83E31">
              <w:rPr>
                <w:rFonts w:ascii="Arial" w:hAnsi="Arial" w:cs="Arial"/>
              </w:rPr>
              <w:t xml:space="preserve">More information on those aspects can be found in the </w:t>
            </w:r>
            <w:hyperlink r:id="rId11" w:history="1">
              <w:r w:rsidRPr="00C86C21">
                <w:rPr>
                  <w:rStyle w:val="Hyperlink"/>
                  <w:i/>
                  <w:iCs/>
                </w:rPr>
                <w:t>Technical guide for wearable optical radiation dosimetry and visual experience assessment</w:t>
              </w:r>
            </w:hyperlink>
            <w:r>
              <w:rPr>
                <w:rFonts w:ascii="Arial" w:hAnsi="Arial" w:cs="Arial"/>
                <w:i/>
                <w:iCs/>
              </w:rPr>
              <w:t xml:space="preserve"> </w:t>
            </w:r>
            <w:r>
              <w:rPr>
                <w:rFonts w:ascii="Arial" w:hAnsi="Arial" w:cs="Arial"/>
              </w:rPr>
              <w:t>(Zauner et al. 2025c)</w:t>
            </w:r>
            <w:r w:rsidRPr="00D83E31">
              <w:rPr>
                <w:rFonts w:ascii="Arial" w:hAnsi="Arial" w:cs="Arial"/>
              </w:rPr>
              <w:t>.</w:t>
            </w:r>
          </w:p>
          <w:p w14:paraId="5D3A4DAC" w14:textId="7DED3FC8" w:rsidR="00DF50B6" w:rsidRPr="00C673E9" w:rsidRDefault="00DF50B6" w:rsidP="0047611C">
            <w:pPr>
              <w:pStyle w:val="FirstParagraph"/>
              <w:rPr>
                <w:rFonts w:ascii="Arial" w:hAnsi="Arial" w:cs="Arial"/>
              </w:rPr>
            </w:pPr>
            <w:r w:rsidRPr="00C673E9">
              <w:rPr>
                <w:rFonts w:ascii="Arial" w:hAnsi="Arial" w:cs="Arial"/>
              </w:rPr>
              <w:t xml:space="preserve">To demonstrate the workflows, this article uses expert-informed definitions of metrics and metric parameters (see, e.g., </w:t>
            </w:r>
            <w:r w:rsidR="007A19FF" w:rsidRPr="00C86C21">
              <w:rPr>
                <w:b/>
                <w:bCs/>
              </w:rPr>
              <w:t>Table 1</w:t>
            </w:r>
            <w:r w:rsidRPr="00C673E9">
              <w:rPr>
                <w:rFonts w:ascii="Arial" w:hAnsi="Arial" w:cs="Arial"/>
              </w:rPr>
              <w:t xml:space="preserve">, </w:t>
            </w:r>
            <w:r w:rsidR="00383602" w:rsidRPr="00C86C21">
              <w:rPr>
                <w:rFonts w:ascii="Arial" w:hAnsi="Arial" w:cs="Arial"/>
                <w:b/>
                <w:bCs/>
              </w:rPr>
              <w:t>Table 2</w:t>
            </w:r>
            <w:r w:rsidRPr="00C673E9">
              <w:rPr>
                <w:rFonts w:ascii="Arial" w:hAnsi="Arial" w:cs="Arial"/>
              </w:rPr>
              <w:t xml:space="preserve">, and the non-wear detection rules based on activity data described in </w:t>
            </w:r>
            <w:hyperlink r:id="rId12">
              <w:r w:rsidRPr="00C673E9">
                <w:rPr>
                  <w:rStyle w:val="Hyperlink"/>
                  <w:rFonts w:ascii="Arial" w:hAnsi="Arial" w:cs="Arial"/>
                </w:rPr>
                <w:t>Supplement 1</w:t>
              </w:r>
            </w:hyperlink>
            <w:r w:rsidRPr="00C673E9">
              <w:rPr>
                <w:rFonts w:ascii="Arial" w:hAnsi="Arial" w:cs="Arial"/>
              </w:rP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ins w:id="7" w:author="Johannes Zauner" w:date="2026-04-01T15:41:00Z" w16du:dateUtc="2026-04-01T13:41:00Z">
              <w:r w:rsidR="00CE5B52">
                <w:t xml:space="preserve"> </w:t>
              </w:r>
              <w:r w:rsidR="00CE5B52">
                <w:t>The demonstrated software supports this expressly</w:t>
              </w:r>
              <w:r w:rsidR="00B642AC">
                <w:t>.</w:t>
              </w:r>
            </w:ins>
          </w:p>
          <w:p w14:paraId="20C2A04B" w14:textId="608C0048" w:rsidR="00DF50B6" w:rsidRPr="00C673E9" w:rsidRDefault="00DF50B6" w:rsidP="0047611C">
            <w:pPr>
              <w:pStyle w:val="Textkrper"/>
              <w:rPr>
                <w:rFonts w:ascii="Arial" w:hAnsi="Arial" w:cs="Arial"/>
              </w:rPr>
            </w:pPr>
            <w:r w:rsidRPr="00C673E9">
              <w:rPr>
                <w:rFonts w:ascii="Arial" w:hAnsi="Arial" w:cs="Arial"/>
              </w:rPr>
              <w:t xml:space="preserve">Further, the article is split up in the main analysis part, where all metrics are calculated, and the </w:t>
            </w:r>
            <w:hyperlink r:id="rId13">
              <w:r w:rsidRPr="00C673E9">
                <w:rPr>
                  <w:rStyle w:val="Hyperlink"/>
                  <w:rFonts w:ascii="Arial" w:hAnsi="Arial" w:cs="Arial"/>
                </w:rPr>
                <w:t>Supplement 1</w:t>
              </w:r>
            </w:hyperlink>
            <w:r w:rsidRPr="00C673E9">
              <w:rPr>
                <w:rFonts w:ascii="Arial" w:hAnsi="Arial" w:cs="Arial"/>
              </w:rPr>
              <w:t xml:space="preserve">, where data is imported, screened, and prepared. Thus, the reader is referred to </w:t>
            </w:r>
            <w:hyperlink r:id="rId14">
              <w:r w:rsidRPr="00C673E9">
                <w:rPr>
                  <w:rStyle w:val="Hyperlink"/>
                  <w:rFonts w:ascii="Arial" w:hAnsi="Arial" w:cs="Arial"/>
                </w:rPr>
                <w:t>Supplement 1</w:t>
              </w:r>
            </w:hyperlink>
            <w:r w:rsidRPr="00C673E9">
              <w:rPr>
                <w:rFonts w:ascii="Arial" w:hAnsi="Arial" w:cs="Arial"/>
              </w:rPr>
              <w:t xml:space="preserve"> for all aspects regarding data formats, preparation steps, and handling of gaps, i.e., missing data.</w:t>
            </w:r>
          </w:p>
          <w:p w14:paraId="658C2ACB" w14:textId="34DBD1EE" w:rsidR="00DF50B6" w:rsidRPr="00C673E9" w:rsidRDefault="00DF50B6" w:rsidP="0047611C">
            <w:pPr>
              <w:pStyle w:val="Textkrper"/>
              <w:spacing w:after="16"/>
              <w:rPr>
                <w:rFonts w:ascii="Arial" w:hAnsi="Arial" w:cs="Arial"/>
              </w:rPr>
            </w:pPr>
            <w:r w:rsidRPr="00C673E9">
              <w:rPr>
                <w:rFonts w:ascii="Arial" w:hAnsi="Arial" w:cs="Arial"/>
              </w:rPr>
              <w:t xml:space="preserve">Lastly, the example data used in the article do not stem from a controlled experimental data collection but consist of </w:t>
            </w:r>
            <w:del w:id="8" w:author="Johannes Zauner" w:date="2026-04-01T15:41:00Z" w16du:dateUtc="2026-04-01T13:41:00Z">
              <w:r w:rsidRPr="00C673E9" w:rsidDel="00B642AC">
                <w:rPr>
                  <w:rFonts w:ascii="Arial" w:hAnsi="Arial" w:cs="Arial"/>
                </w:rPr>
                <w:delText xml:space="preserve">pilot </w:delText>
              </w:r>
            </w:del>
            <w:r w:rsidRPr="00C673E9">
              <w:rPr>
                <w:rFonts w:ascii="Arial" w:hAnsi="Arial" w:cs="Arial"/>
              </w:rPr>
              <w:t>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p w14:paraId="4D52ADDF" w14:textId="77777777" w:rsidR="00DF50B6" w:rsidRPr="00C673E9" w:rsidRDefault="00DF50B6" w:rsidP="0047611C">
            <w:pPr>
              <w:rPr>
                <w:rFonts w:ascii="Arial" w:hAnsi="Arial" w:cs="Arial"/>
              </w:rPr>
            </w:pPr>
          </w:p>
        </w:tc>
      </w:tr>
    </w:tbl>
    <w:p w14:paraId="65FC9B3B" w14:textId="77777777" w:rsidR="009C0F24" w:rsidRPr="006F26FE" w:rsidRDefault="009C0F24" w:rsidP="00EF17F7"/>
    <w:p w14:paraId="4EB15516" w14:textId="77777777" w:rsidR="00DF50B6" w:rsidRDefault="00DF50B6">
      <w:pPr>
        <w:spacing w:line="276" w:lineRule="auto"/>
        <w:rPr>
          <w:sz w:val="36"/>
          <w:szCs w:val="36"/>
        </w:rPr>
      </w:pPr>
      <w:r>
        <w:br w:type="page"/>
      </w:r>
    </w:p>
    <w:p w14:paraId="26DC22D1" w14:textId="4BFD479E" w:rsidR="00031FE7" w:rsidRDefault="00031FE7" w:rsidP="00EF17F7">
      <w:pPr>
        <w:pStyle w:val="berschrift1"/>
      </w:pPr>
      <w:r>
        <w:lastRenderedPageBreak/>
        <w:t>Method and Material</w:t>
      </w:r>
      <w:r w:rsidR="00022E06">
        <w:t>s</w:t>
      </w:r>
    </w:p>
    <w:p w14:paraId="18581AD9" w14:textId="77777777" w:rsidR="007C0A0D" w:rsidRPr="00DF50B6" w:rsidRDefault="007C0A0D" w:rsidP="007C0A0D">
      <w:pPr>
        <w:pStyle w:val="berschrift3"/>
      </w:pPr>
      <w:bookmarkStart w:id="9" w:name="software"/>
      <w:bookmarkStart w:id="10" w:name="methods-and-materials"/>
      <w:bookmarkEnd w:id="2"/>
      <w:r w:rsidRPr="00DF50B6">
        <w:t>Software</w:t>
      </w:r>
    </w:p>
    <w:p w14:paraId="070AAE35" w14:textId="596EBCB5" w:rsidR="007C0A0D" w:rsidRPr="00DF50B6" w:rsidRDefault="007C0A0D" w:rsidP="00DF50B6">
      <w:r w:rsidRPr="00DF50B6">
        <w:t>This tutorial was built with Quarto</w:t>
      </w:r>
      <w:r w:rsidRPr="00C673E9">
        <w:rPr>
          <w:rFonts w:ascii="Arial" w:hAnsi="Arial" w:cs="Arial"/>
        </w:rPr>
        <w:t>,</w:t>
      </w:r>
      <w:r w:rsidRPr="00DF50B6">
        <w:t xml:space="preserve"> an open-source scientific and technical publishing system that integrates text, code, and code output into a single document. The source code to reproduce all results is included and accessible via the Quarto document’s code tool menu</w:t>
      </w:r>
      <w:r w:rsidRPr="00C673E9">
        <w:rPr>
          <w:rFonts w:ascii="Arial" w:hAnsi="Arial" w:cs="Arial"/>
        </w:rPr>
        <w:t>.</w:t>
      </w:r>
      <w:r w:rsidRPr="00DF50B6">
        <w:t xml:space="preserve"> All analyses were conducted in </w:t>
      </w:r>
      <w:r w:rsidRPr="00103545">
        <w:rPr>
          <w:i/>
          <w:iCs/>
        </w:rPr>
        <w:t>R</w:t>
      </w:r>
      <w:r w:rsidRPr="00DF50B6">
        <w:t xml:space="preserve"> (version 4.</w:t>
      </w:r>
      <w:r w:rsidRPr="00C673E9">
        <w:rPr>
          <w:rFonts w:ascii="Arial" w:hAnsi="Arial" w:cs="Arial"/>
        </w:rPr>
        <w:t>5.0, “How About a Twenty-Six</w:t>
      </w:r>
      <w:r w:rsidRPr="00DF50B6">
        <w:t xml:space="preserve">”) using </w:t>
      </w:r>
      <w:proofErr w:type="spellStart"/>
      <w:r w:rsidRPr="00103545">
        <w:rPr>
          <w:i/>
          <w:iCs/>
        </w:rPr>
        <w:t>LightLogR</w:t>
      </w:r>
      <w:proofErr w:type="spellEnd"/>
      <w:r w:rsidRPr="00DF50B6">
        <w:t xml:space="preserve"> (version 0.</w:t>
      </w:r>
      <w:r w:rsidRPr="00C673E9">
        <w:rPr>
          <w:rFonts w:ascii="Arial" w:hAnsi="Arial" w:cs="Arial"/>
        </w:rPr>
        <w:t>10.0 “High noon</w:t>
      </w:r>
      <w:r w:rsidRPr="00DF50B6">
        <w:t xml:space="preserve">”). We also used the </w:t>
      </w:r>
      <w:proofErr w:type="spellStart"/>
      <w:r w:rsidRPr="00103545">
        <w:rPr>
          <w:i/>
          <w:iCs/>
        </w:rPr>
        <w:t>tidyverse</w:t>
      </w:r>
      <w:proofErr w:type="spellEnd"/>
      <w:r w:rsidRPr="00DF50B6">
        <w:t xml:space="preserve"> suite (version 2.0.0) for data manipulation (which </w:t>
      </w:r>
      <w:proofErr w:type="spellStart"/>
      <w:r w:rsidRPr="00DF50B6">
        <w:t>LightLogR</w:t>
      </w:r>
      <w:proofErr w:type="spellEnd"/>
      <w:r w:rsidRPr="00DF50B6">
        <w:t xml:space="preserve"> follows in its design), and the </w:t>
      </w:r>
      <w:proofErr w:type="spellStart"/>
      <w:r w:rsidRPr="00103545">
        <w:rPr>
          <w:i/>
          <w:iCs/>
        </w:rPr>
        <w:t>gt</w:t>
      </w:r>
      <w:proofErr w:type="spellEnd"/>
      <w:r w:rsidRPr="00DF50B6">
        <w:t xml:space="preserve"> package (version 1.</w:t>
      </w:r>
      <w:r w:rsidRPr="00C673E9">
        <w:rPr>
          <w:rFonts w:ascii="Arial" w:hAnsi="Arial" w:cs="Arial"/>
        </w:rPr>
        <w:t>1</w:t>
      </w:r>
      <w:r w:rsidRPr="00DF50B6">
        <w:t xml:space="preserve">.0) for generating summary tables. A comprehensive overview of the R computing environment is provided in the session info </w:t>
      </w:r>
      <w:r w:rsidRPr="00C673E9">
        <w:rPr>
          <w:rFonts w:ascii="Arial" w:hAnsi="Arial" w:cs="Arial"/>
        </w:rPr>
        <w:t xml:space="preserve">(see </w:t>
      </w:r>
      <w:hyperlink r:id="rId15" w:anchor="sessioninfo" w:history="1">
        <w:r w:rsidR="00E06046" w:rsidRPr="00E06046">
          <w:rPr>
            <w:rStyle w:val="Hyperlink"/>
            <w:rFonts w:ascii="Arial" w:hAnsi="Arial" w:cs="Arial"/>
          </w:rPr>
          <w:t>Session info</w:t>
        </w:r>
      </w:hyperlink>
      <w:r w:rsidRPr="00C673E9">
        <w:rPr>
          <w:rFonts w:ascii="Arial" w:hAnsi="Arial" w:cs="Arial"/>
        </w:rPr>
        <w:t xml:space="preserve"> section</w:t>
      </w:r>
      <w:r w:rsidR="00E06046">
        <w:rPr>
          <w:rFonts w:ascii="Arial" w:hAnsi="Arial" w:cs="Arial"/>
        </w:rPr>
        <w:t xml:space="preserve"> of the online tutorial</w:t>
      </w:r>
      <w:r w:rsidRPr="00C673E9">
        <w:rPr>
          <w:rFonts w:ascii="Arial" w:hAnsi="Arial" w:cs="Arial"/>
        </w:rPr>
        <w:t>).</w:t>
      </w:r>
    </w:p>
    <w:p w14:paraId="3FC9E3A5" w14:textId="77777777" w:rsidR="007C0A0D" w:rsidRPr="00DF50B6" w:rsidRDefault="007C0A0D" w:rsidP="007C0A0D">
      <w:pPr>
        <w:pStyle w:val="berschrift3"/>
      </w:pPr>
      <w:bookmarkStart w:id="11" w:name="metric-selection-and-definitions"/>
      <w:bookmarkEnd w:id="9"/>
      <w:r w:rsidRPr="00DF50B6">
        <w:t>Metric selection and definitions</w:t>
      </w:r>
    </w:p>
    <w:p w14:paraId="3F2F1A37" w14:textId="0757B973" w:rsidR="007C0A0D" w:rsidRPr="00DF50B6" w:rsidRDefault="007C0A0D" w:rsidP="00DF50B6">
      <w:r w:rsidRPr="00DF50B6">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r w:rsidR="00383602" w:rsidRPr="00C86C21">
        <w:rPr>
          <w:b/>
          <w:bCs/>
        </w:rPr>
        <w:t>Table 1</w:t>
      </w:r>
      <w:r w:rsidRPr="00C86C21">
        <w:rPr>
          <w:rFonts w:ascii="Arial" w:hAnsi="Arial" w:cs="Arial"/>
          <w:b/>
          <w:bCs/>
        </w:rPr>
        <w:t>.</w:t>
      </w:r>
      <w:r w:rsidRPr="00DF50B6">
        <w:t xml:space="preserve"> These include many currently used metrics and definitions (Wen et al. 2020, 2019; Bhandari and Ostrin 2020; Williams et al. 2019), as well as new metrics enabled by </w:t>
      </w:r>
      <w:proofErr w:type="gramStart"/>
      <w:r w:rsidRPr="00DF50B6">
        <w:t>spectrally-resolved</w:t>
      </w:r>
      <w:proofErr w:type="gramEnd"/>
      <w:r w:rsidRPr="00DF50B6">
        <w:t xml:space="preserve"> measurements.</w:t>
      </w:r>
      <w:r w:rsidRPr="00C673E9">
        <w:rPr>
          <w:rFonts w:ascii="Arial" w:hAnsi="Arial" w:cs="Arial"/>
        </w:rPr>
        <w:t xml:space="preserve"> While they are not derived by a formal consensus process, they are expert-informed and used in current scientific </w:t>
      </w:r>
      <w:proofErr w:type="gramStart"/>
      <w:r w:rsidRPr="00C673E9">
        <w:rPr>
          <w:rFonts w:ascii="Arial" w:hAnsi="Arial" w:cs="Arial"/>
        </w:rPr>
        <w:t>research, and</w:t>
      </w:r>
      <w:proofErr w:type="gramEnd"/>
      <w:r w:rsidRPr="00C673E9">
        <w:rPr>
          <w:rFonts w:ascii="Arial" w:hAnsi="Arial" w:cs="Arial"/>
        </w:rPr>
        <w:t xml:space="preserve"> thus will serve as example-definitions for metrics and thresholds throughout this article.</w:t>
      </w:r>
    </w:p>
    <w:tbl>
      <w:tblPr>
        <w:tblStyle w:val="Tabellenraster"/>
        <w:tblW w:w="4977" w:type="pct"/>
        <w:tblLayout w:type="fixed"/>
        <w:tblLook w:val="04A0" w:firstRow="1" w:lastRow="0" w:firstColumn="1" w:lastColumn="0" w:noHBand="0" w:noVBand="1"/>
      </w:tblPr>
      <w:tblGrid>
        <w:gridCol w:w="704"/>
        <w:gridCol w:w="3827"/>
        <w:gridCol w:w="4439"/>
      </w:tblGrid>
      <w:tr w:rsidR="005A2EDF" w:rsidRPr="00F055DD" w14:paraId="1BC7D8A3" w14:textId="77777777" w:rsidTr="005A2EDF">
        <w:tc>
          <w:tcPr>
            <w:tcW w:w="704" w:type="dxa"/>
          </w:tcPr>
          <w:p w14:paraId="6684E316"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No.</w:t>
            </w:r>
          </w:p>
        </w:tc>
        <w:tc>
          <w:tcPr>
            <w:tcW w:w="3827" w:type="dxa"/>
          </w:tcPr>
          <w:p w14:paraId="1308A97F"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Name</w:t>
            </w:r>
          </w:p>
        </w:tc>
        <w:tc>
          <w:tcPr>
            <w:tcW w:w="4439" w:type="dxa"/>
          </w:tcPr>
          <w:p w14:paraId="4E5B3332"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Implementation</w:t>
            </w:r>
            <w:r w:rsidRPr="00F055DD">
              <w:rPr>
                <w:rFonts w:ascii="Arial" w:hAnsi="Arial" w:cs="Arial"/>
                <w:b/>
                <w:bCs/>
                <w:sz w:val="20"/>
                <w:szCs w:val="20"/>
                <w:vertAlign w:val="superscript"/>
              </w:rPr>
              <w:t>1</w:t>
            </w:r>
          </w:p>
        </w:tc>
      </w:tr>
      <w:tr w:rsidR="00E7188B" w:rsidRPr="00F055DD" w14:paraId="7EC438F3" w14:textId="77777777" w:rsidTr="00E7188B">
        <w:tc>
          <w:tcPr>
            <w:tcW w:w="8970" w:type="dxa"/>
            <w:gridSpan w:val="3"/>
          </w:tcPr>
          <w:p w14:paraId="5CCEA607" w14:textId="77777777" w:rsidR="00E7188B" w:rsidRPr="00F055DD" w:rsidRDefault="00E7188B" w:rsidP="0047611C">
            <w:pPr>
              <w:pStyle w:val="Compact"/>
              <w:rPr>
                <w:rFonts w:ascii="Arial" w:hAnsi="Arial" w:cs="Arial"/>
                <w:b/>
                <w:bCs/>
                <w:sz w:val="20"/>
                <w:szCs w:val="20"/>
              </w:rPr>
            </w:pPr>
            <w:r w:rsidRPr="00F055DD">
              <w:rPr>
                <w:rFonts w:ascii="Arial" w:hAnsi="Arial" w:cs="Arial"/>
                <w:b/>
                <w:bCs/>
                <w:sz w:val="20"/>
                <w:szCs w:val="20"/>
              </w:rPr>
              <w:t>Distance</w:t>
            </w:r>
          </w:p>
        </w:tc>
      </w:tr>
      <w:tr w:rsidR="005A2EDF" w:rsidRPr="00F055DD" w14:paraId="7F703C1A" w14:textId="77777777" w:rsidTr="005A2EDF">
        <w:tc>
          <w:tcPr>
            <w:tcW w:w="704" w:type="dxa"/>
          </w:tcPr>
          <w:p w14:paraId="48C9BD6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w:t>
            </w:r>
          </w:p>
        </w:tc>
        <w:tc>
          <w:tcPr>
            <w:tcW w:w="3827" w:type="dxa"/>
          </w:tcPr>
          <w:p w14:paraId="7E73433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Total wear time daily</w:t>
            </w:r>
          </w:p>
        </w:tc>
        <w:tc>
          <w:tcPr>
            <w:tcW w:w="4439" w:type="dxa"/>
          </w:tcPr>
          <w:p w14:paraId="26E6CDC1" w14:textId="77777777" w:rsidR="005A2EDF" w:rsidRPr="00F055DD" w:rsidRDefault="005A2EDF" w:rsidP="0047611C">
            <w:pPr>
              <w:pStyle w:val="Compact"/>
              <w:rPr>
                <w:rFonts w:ascii="Arial" w:hAnsi="Arial" w:cs="Arial"/>
                <w:sz w:val="20"/>
                <w:szCs w:val="20"/>
              </w:rPr>
            </w:pPr>
            <w:hyperlink r:id="rId16">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7A2997BF" w14:textId="77777777" w:rsidTr="005A2EDF">
        <w:tc>
          <w:tcPr>
            <w:tcW w:w="704" w:type="dxa"/>
          </w:tcPr>
          <w:p w14:paraId="0FBEAD3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2</w:t>
            </w:r>
          </w:p>
        </w:tc>
        <w:tc>
          <w:tcPr>
            <w:tcW w:w="3827" w:type="dxa"/>
          </w:tcPr>
          <w:p w14:paraId="2108669C" w14:textId="77777777" w:rsidR="005A2EDF" w:rsidRPr="00F055DD" w:rsidRDefault="005A2EDF" w:rsidP="0047611C">
            <w:pPr>
              <w:rPr>
                <w:rFonts w:ascii="Arial" w:hAnsi="Arial" w:cs="Arial"/>
                <w:sz w:val="20"/>
                <w:szCs w:val="20"/>
              </w:rPr>
            </w:pPr>
            <w:r w:rsidRPr="00F055DD">
              <w:rPr>
                <w:rFonts w:ascii="Arial" w:hAnsi="Arial" w:cs="Arial"/>
                <w:sz w:val="20"/>
                <w:szCs w:val="20"/>
              </w:rPr>
              <w:t>Duration of</w:t>
            </w:r>
            <w:r w:rsidRPr="00F055DD">
              <w:rPr>
                <w:rFonts w:ascii="Arial" w:hAnsi="Arial" w:cs="Arial"/>
                <w:sz w:val="20"/>
                <w:szCs w:val="20"/>
              </w:rPr>
              <w:br/>
              <w:t>Near work,</w:t>
            </w:r>
            <w:r w:rsidRPr="00F055DD">
              <w:rPr>
                <w:rFonts w:ascii="Arial" w:hAnsi="Arial" w:cs="Arial"/>
                <w:sz w:val="20"/>
                <w:szCs w:val="20"/>
              </w:rPr>
              <w:br/>
              <w:t>Intermediate Work,</w:t>
            </w:r>
            <w:r w:rsidRPr="00F055DD">
              <w:rPr>
                <w:rFonts w:ascii="Arial" w:hAnsi="Arial" w:cs="Arial"/>
                <w:sz w:val="20"/>
                <w:szCs w:val="20"/>
              </w:rPr>
              <w:br/>
              <w:t>Near + Intermediate Work, or</w:t>
            </w:r>
          </w:p>
          <w:p w14:paraId="5A552EA9"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 xml:space="preserve">per each </w:t>
            </w:r>
            <w:r w:rsidRPr="00F055DD">
              <w:rPr>
                <w:rFonts w:ascii="Arial" w:hAnsi="Arial" w:cs="Arial"/>
                <w:i/>
                <w:iCs/>
                <w:sz w:val="20"/>
                <w:szCs w:val="20"/>
              </w:rPr>
              <w:t>Distance range</w:t>
            </w:r>
            <w:r w:rsidRPr="00F055DD">
              <w:rPr>
                <w:rFonts w:ascii="Arial" w:hAnsi="Arial" w:cs="Arial"/>
                <w:sz w:val="20"/>
                <w:szCs w:val="20"/>
              </w:rPr>
              <w:br/>
              <w:t>(10cm steps)</w:t>
            </w:r>
          </w:p>
        </w:tc>
        <w:tc>
          <w:tcPr>
            <w:tcW w:w="4439" w:type="dxa"/>
          </w:tcPr>
          <w:p w14:paraId="10EBE7E2"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filter for distance range +</w:t>
            </w:r>
          </w:p>
          <w:p w14:paraId="452B7E73" w14:textId="77777777" w:rsidR="005A2EDF" w:rsidRPr="00F055DD" w:rsidRDefault="005A2EDF" w:rsidP="0047611C">
            <w:pPr>
              <w:rPr>
                <w:rFonts w:ascii="Arial" w:hAnsi="Arial" w:cs="Arial"/>
                <w:sz w:val="20"/>
                <w:szCs w:val="20"/>
              </w:rPr>
            </w:pPr>
            <w:hyperlink r:id="rId17">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 (for single ranges)</w:t>
            </w:r>
          </w:p>
          <w:p w14:paraId="309EE835" w14:textId="77777777" w:rsidR="005A2EDF" w:rsidRPr="00F055DD" w:rsidRDefault="005A2EDF" w:rsidP="0047611C">
            <w:pPr>
              <w:rPr>
                <w:rFonts w:ascii="Arial" w:hAnsi="Arial" w:cs="Arial"/>
                <w:sz w:val="20"/>
                <w:szCs w:val="20"/>
              </w:rPr>
            </w:pPr>
            <w:r w:rsidRPr="00F055DD">
              <w:rPr>
                <w:rFonts w:ascii="Arial" w:hAnsi="Arial" w:cs="Arial"/>
                <w:sz w:val="20"/>
                <w:szCs w:val="20"/>
              </w:rPr>
              <w:t>or</w:t>
            </w:r>
          </w:p>
          <w:p w14:paraId="5B3EF858"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distance range +</w:t>
            </w:r>
          </w:p>
          <w:p w14:paraId="19CA1F90" w14:textId="77777777" w:rsidR="005A2EDF" w:rsidRPr="00F055DD" w:rsidRDefault="005A2EDF" w:rsidP="0047611C">
            <w:pPr>
              <w:rPr>
                <w:rFonts w:ascii="Arial" w:hAnsi="Arial" w:cs="Arial"/>
                <w:sz w:val="20"/>
                <w:szCs w:val="20"/>
              </w:rPr>
            </w:pPr>
            <w:hyperlink r:id="rId18">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 (for all ranges)</w:t>
            </w:r>
          </w:p>
        </w:tc>
      </w:tr>
      <w:tr w:rsidR="005A2EDF" w:rsidRPr="00F055DD" w14:paraId="07715109" w14:textId="77777777" w:rsidTr="005A2EDF">
        <w:tc>
          <w:tcPr>
            <w:tcW w:w="704" w:type="dxa"/>
          </w:tcPr>
          <w:p w14:paraId="28AF82A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3</w:t>
            </w:r>
          </w:p>
        </w:tc>
        <w:tc>
          <w:tcPr>
            <w:tcW w:w="3827" w:type="dxa"/>
          </w:tcPr>
          <w:p w14:paraId="703536A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 of</w:t>
            </w:r>
            <w:r w:rsidRPr="00F055DD">
              <w:rPr>
                <w:rFonts w:ascii="Arial" w:hAnsi="Arial" w:cs="Arial"/>
                <w:sz w:val="20"/>
                <w:szCs w:val="20"/>
              </w:rPr>
              <w:br/>
              <w:t>Continuous near work</w:t>
            </w:r>
          </w:p>
        </w:tc>
        <w:tc>
          <w:tcPr>
            <w:tcW w:w="4439" w:type="dxa"/>
          </w:tcPr>
          <w:p w14:paraId="447DD47F" w14:textId="77777777" w:rsidR="005A2EDF" w:rsidRPr="00F055DD" w:rsidRDefault="005A2EDF" w:rsidP="0047611C">
            <w:pPr>
              <w:rPr>
                <w:rFonts w:ascii="Arial" w:hAnsi="Arial" w:cs="Arial"/>
                <w:sz w:val="20"/>
                <w:szCs w:val="20"/>
              </w:rPr>
            </w:pPr>
            <w:hyperlink r:id="rId19">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2A4DD857" w14:textId="77777777" w:rsidR="005A2EDF" w:rsidRPr="00F055DD" w:rsidRDefault="005A2EDF" w:rsidP="0047611C">
            <w:pPr>
              <w:rPr>
                <w:rFonts w:ascii="Arial" w:hAnsi="Arial" w:cs="Arial"/>
                <w:sz w:val="20"/>
                <w:szCs w:val="20"/>
              </w:rPr>
            </w:pPr>
            <w:hyperlink r:id="rId20">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74708AAB" w14:textId="77777777" w:rsidTr="005A2EDF">
        <w:tc>
          <w:tcPr>
            <w:tcW w:w="704" w:type="dxa"/>
          </w:tcPr>
          <w:p w14:paraId="213E6810"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4</w:t>
            </w:r>
          </w:p>
        </w:tc>
        <w:tc>
          <w:tcPr>
            <w:tcW w:w="3827" w:type="dxa"/>
          </w:tcPr>
          <w:p w14:paraId="722B0494"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w:t>
            </w:r>
            <w:r w:rsidRPr="00F055DD">
              <w:rPr>
                <w:rFonts w:ascii="Arial" w:hAnsi="Arial" w:cs="Arial"/>
                <w:sz w:val="20"/>
                <w:szCs w:val="20"/>
              </w:rPr>
              <w:br/>
              <w:t>duration,</w:t>
            </w:r>
            <w:r w:rsidRPr="00F055DD">
              <w:rPr>
                <w:rFonts w:ascii="Arial" w:hAnsi="Arial" w:cs="Arial"/>
                <w:sz w:val="20"/>
                <w:szCs w:val="20"/>
              </w:rPr>
              <w:br/>
              <w:t>and distances of</w:t>
            </w:r>
            <w:r w:rsidRPr="00F055DD">
              <w:rPr>
                <w:rFonts w:ascii="Arial" w:hAnsi="Arial" w:cs="Arial"/>
                <w:sz w:val="20"/>
                <w:szCs w:val="20"/>
              </w:rPr>
              <w:br/>
            </w:r>
            <w:r w:rsidRPr="00F055DD">
              <w:rPr>
                <w:rFonts w:ascii="Arial" w:hAnsi="Arial" w:cs="Arial"/>
                <w:i/>
                <w:iCs/>
                <w:sz w:val="20"/>
                <w:szCs w:val="20"/>
              </w:rPr>
              <w:t>Near Work episodes</w:t>
            </w:r>
          </w:p>
        </w:tc>
        <w:tc>
          <w:tcPr>
            <w:tcW w:w="4439" w:type="dxa"/>
          </w:tcPr>
          <w:p w14:paraId="775B88A4" w14:textId="77777777" w:rsidR="005A2EDF" w:rsidRPr="00F055DD" w:rsidRDefault="005A2EDF" w:rsidP="0047611C">
            <w:pPr>
              <w:rPr>
                <w:rFonts w:ascii="Arial" w:hAnsi="Arial" w:cs="Arial"/>
                <w:sz w:val="20"/>
                <w:szCs w:val="20"/>
              </w:rPr>
            </w:pPr>
            <w:hyperlink r:id="rId21">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0D95E48E" w14:textId="77777777" w:rsidR="005A2EDF" w:rsidRPr="00F055DD" w:rsidRDefault="005A2EDF" w:rsidP="0047611C">
            <w:pPr>
              <w:rPr>
                <w:rFonts w:ascii="Arial" w:hAnsi="Arial" w:cs="Arial"/>
                <w:sz w:val="20"/>
                <w:szCs w:val="20"/>
              </w:rPr>
            </w:pPr>
            <w:hyperlink r:id="rId22">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metric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4A6DE17E" w14:textId="77777777" w:rsidR="005A2EDF" w:rsidRPr="00F055DD" w:rsidRDefault="005A2EDF" w:rsidP="0047611C">
            <w:pPr>
              <w:rPr>
                <w:rFonts w:ascii="Arial" w:hAnsi="Arial" w:cs="Arial"/>
                <w:sz w:val="20"/>
                <w:szCs w:val="20"/>
              </w:rPr>
            </w:pPr>
            <w:hyperlink r:id="rId23">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45563702" w14:textId="77777777" w:rsidTr="005A2EDF">
        <w:tc>
          <w:tcPr>
            <w:tcW w:w="704" w:type="dxa"/>
          </w:tcPr>
          <w:p w14:paraId="1C84B18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5</w:t>
            </w:r>
          </w:p>
        </w:tc>
        <w:tc>
          <w:tcPr>
            <w:tcW w:w="3827" w:type="dxa"/>
          </w:tcPr>
          <w:p w14:paraId="299BD8D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Frequency and duration of </w:t>
            </w:r>
            <w:r w:rsidRPr="00F055DD">
              <w:rPr>
                <w:rFonts w:ascii="Arial" w:hAnsi="Arial" w:cs="Arial"/>
                <w:i/>
                <w:iCs/>
                <w:sz w:val="20"/>
                <w:szCs w:val="20"/>
              </w:rPr>
              <w:t>Visual breaks</w:t>
            </w:r>
          </w:p>
        </w:tc>
        <w:tc>
          <w:tcPr>
            <w:tcW w:w="4439" w:type="dxa"/>
          </w:tcPr>
          <w:p w14:paraId="5ADB9F67" w14:textId="77777777" w:rsidR="005A2EDF" w:rsidRPr="00F055DD" w:rsidRDefault="005A2EDF" w:rsidP="0047611C">
            <w:pPr>
              <w:rPr>
                <w:rFonts w:ascii="Arial" w:hAnsi="Arial" w:cs="Arial"/>
                <w:sz w:val="20"/>
                <w:szCs w:val="20"/>
              </w:rPr>
            </w:pPr>
            <w:hyperlink r:id="rId24">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clusters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367F1BB1" w14:textId="77777777" w:rsidR="005A2EDF" w:rsidRPr="00F055DD" w:rsidRDefault="005A2EDF" w:rsidP="0047611C">
            <w:pPr>
              <w:rPr>
                <w:rFonts w:ascii="Arial" w:hAnsi="Arial" w:cs="Arial"/>
                <w:sz w:val="20"/>
                <w:szCs w:val="20"/>
              </w:rPr>
            </w:pPr>
            <w:r w:rsidRPr="00F055DD">
              <w:rPr>
                <w:rFonts w:ascii="Arial" w:hAnsi="Arial" w:cs="Arial"/>
                <w:sz w:val="20"/>
                <w:szCs w:val="20"/>
              </w:rPr>
              <w:t>filter</w:t>
            </w:r>
          </w:p>
        </w:tc>
      </w:tr>
      <w:tr w:rsidR="005A2EDF" w:rsidRPr="00F055DD" w14:paraId="020A92AA" w14:textId="77777777" w:rsidTr="00C86C21">
        <w:tblPrEx>
          <w:tblLook w:val="0020" w:firstRow="1" w:lastRow="0" w:firstColumn="0" w:lastColumn="0" w:noHBand="0" w:noVBand="0"/>
        </w:tblPrEx>
        <w:tc>
          <w:tcPr>
            <w:tcW w:w="8970" w:type="dxa"/>
            <w:gridSpan w:val="3"/>
          </w:tcPr>
          <w:p w14:paraId="17891C2C"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w:t>
            </w:r>
          </w:p>
        </w:tc>
      </w:tr>
      <w:tr w:rsidR="005A2EDF" w:rsidRPr="00F055DD" w14:paraId="24342B47" w14:textId="77777777" w:rsidTr="005A2EDF">
        <w:tc>
          <w:tcPr>
            <w:tcW w:w="704" w:type="dxa"/>
          </w:tcPr>
          <w:p w14:paraId="6AA92C9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6</w:t>
            </w:r>
          </w:p>
        </w:tc>
        <w:tc>
          <w:tcPr>
            <w:tcW w:w="3827" w:type="dxa"/>
          </w:tcPr>
          <w:p w14:paraId="77209CD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 exposure (in lux)</w:t>
            </w:r>
          </w:p>
        </w:tc>
        <w:tc>
          <w:tcPr>
            <w:tcW w:w="4439" w:type="dxa"/>
          </w:tcPr>
          <w:p w14:paraId="392D9183" w14:textId="77777777" w:rsidR="005A2EDF" w:rsidRPr="00F055DD" w:rsidRDefault="005A2EDF" w:rsidP="0047611C">
            <w:pPr>
              <w:pStyle w:val="Compact"/>
              <w:rPr>
                <w:rFonts w:ascii="Arial" w:hAnsi="Arial" w:cs="Arial"/>
                <w:sz w:val="20"/>
                <w:szCs w:val="20"/>
              </w:rPr>
            </w:pPr>
            <w:hyperlink r:id="rId25">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5902C55E" w14:textId="77777777" w:rsidTr="005A2EDF">
        <w:tc>
          <w:tcPr>
            <w:tcW w:w="704" w:type="dxa"/>
          </w:tcPr>
          <w:p w14:paraId="006D10B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7</w:t>
            </w:r>
          </w:p>
        </w:tc>
        <w:tc>
          <w:tcPr>
            <w:tcW w:w="3827" w:type="dxa"/>
          </w:tcPr>
          <w:p w14:paraId="7327391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Duration per </w:t>
            </w:r>
            <w:r w:rsidRPr="00F055DD">
              <w:rPr>
                <w:rFonts w:ascii="Arial" w:hAnsi="Arial" w:cs="Arial"/>
                <w:i/>
                <w:iCs/>
                <w:sz w:val="20"/>
                <w:szCs w:val="20"/>
              </w:rPr>
              <w:t>Outdoor range</w:t>
            </w:r>
          </w:p>
        </w:tc>
        <w:tc>
          <w:tcPr>
            <w:tcW w:w="4439" w:type="dxa"/>
          </w:tcPr>
          <w:p w14:paraId="42C5DD74"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Outdoor range +</w:t>
            </w:r>
          </w:p>
          <w:p w14:paraId="3BCD9610" w14:textId="77777777" w:rsidR="005A2EDF" w:rsidRPr="00F055DD" w:rsidRDefault="005A2EDF" w:rsidP="0047611C">
            <w:pPr>
              <w:rPr>
                <w:rFonts w:ascii="Arial" w:hAnsi="Arial" w:cs="Arial"/>
                <w:sz w:val="20"/>
                <w:szCs w:val="20"/>
              </w:rPr>
            </w:pPr>
            <w:hyperlink r:id="rId26">
              <w:proofErr w:type="gramStart"/>
              <w:r w:rsidRPr="00F055DD">
                <w:rPr>
                  <w:rStyle w:val="Hyperlink"/>
                  <w:rFonts w:ascii="Arial" w:hAnsi="Arial" w:cs="Arial"/>
                  <w:sz w:val="20"/>
                  <w:szCs w:val="20"/>
                </w:rPr>
                <w:t>durations(</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37D317F9" w14:textId="77777777" w:rsidTr="005A2EDF">
        <w:tc>
          <w:tcPr>
            <w:tcW w:w="704" w:type="dxa"/>
          </w:tcPr>
          <w:p w14:paraId="5A5A940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8</w:t>
            </w:r>
          </w:p>
        </w:tc>
        <w:tc>
          <w:tcPr>
            <w:tcW w:w="3827" w:type="dxa"/>
          </w:tcPr>
          <w:p w14:paraId="5FED5AB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The number of times light level changes from indoor (&lt;1000 lx) to outdoor (&gt;1000 lx)</w:t>
            </w:r>
          </w:p>
        </w:tc>
        <w:tc>
          <w:tcPr>
            <w:tcW w:w="4439" w:type="dxa"/>
          </w:tcPr>
          <w:p w14:paraId="2FBEACC0" w14:textId="77777777" w:rsidR="005A2EDF" w:rsidRPr="00F055DD" w:rsidRDefault="005A2EDF" w:rsidP="0047611C">
            <w:pPr>
              <w:rPr>
                <w:rFonts w:ascii="Arial" w:hAnsi="Arial" w:cs="Arial"/>
                <w:sz w:val="20"/>
                <w:szCs w:val="20"/>
              </w:rPr>
            </w:pPr>
            <w:hyperlink r:id="rId27">
              <w:proofErr w:type="spellStart"/>
              <w:r w:rsidRPr="00F055DD">
                <w:rPr>
                  <w:rStyle w:val="Hyperlink"/>
                  <w:rFonts w:ascii="Arial" w:hAnsi="Arial" w:cs="Arial"/>
                  <w:sz w:val="20"/>
                  <w:szCs w:val="20"/>
                </w:rPr>
                <w:t>extract_</w:t>
              </w:r>
              <w:proofErr w:type="gramStart"/>
              <w:r w:rsidRPr="00F055DD">
                <w:rPr>
                  <w:rStyle w:val="Hyperlink"/>
                  <w:rFonts w:ascii="Arial" w:hAnsi="Arial" w:cs="Arial"/>
                  <w:sz w:val="20"/>
                  <w:szCs w:val="20"/>
                </w:rPr>
                <w:t>states</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40F5FC0B" w14:textId="77777777" w:rsidR="005A2EDF" w:rsidRPr="00F055DD" w:rsidRDefault="005A2EDF" w:rsidP="0047611C">
            <w:pPr>
              <w:rPr>
                <w:rFonts w:ascii="Arial" w:hAnsi="Arial" w:cs="Arial"/>
                <w:sz w:val="20"/>
                <w:szCs w:val="20"/>
              </w:rPr>
            </w:pPr>
            <w:hyperlink r:id="rId28">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44EC5C30" w14:textId="77777777" w:rsidTr="005A2EDF">
        <w:tc>
          <w:tcPr>
            <w:tcW w:w="704" w:type="dxa"/>
          </w:tcPr>
          <w:p w14:paraId="384B8D7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9</w:t>
            </w:r>
          </w:p>
        </w:tc>
        <w:tc>
          <w:tcPr>
            <w:tcW w:w="3827" w:type="dxa"/>
          </w:tcPr>
          <w:p w14:paraId="457ED82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Longest period above 1000 lx</w:t>
            </w:r>
          </w:p>
        </w:tc>
        <w:tc>
          <w:tcPr>
            <w:tcW w:w="4439" w:type="dxa"/>
          </w:tcPr>
          <w:p w14:paraId="2E3867A1" w14:textId="77777777" w:rsidR="005A2EDF" w:rsidRPr="00F055DD" w:rsidRDefault="005A2EDF" w:rsidP="0047611C">
            <w:pPr>
              <w:pStyle w:val="Compact"/>
              <w:rPr>
                <w:rFonts w:ascii="Arial" w:hAnsi="Arial" w:cs="Arial"/>
                <w:sz w:val="20"/>
                <w:szCs w:val="20"/>
              </w:rPr>
            </w:pPr>
            <w:hyperlink r:id="rId29">
              <w:proofErr w:type="spellStart"/>
              <w:r w:rsidRPr="00F055DD">
                <w:rPr>
                  <w:rStyle w:val="Hyperlink"/>
                  <w:rFonts w:ascii="Arial" w:hAnsi="Arial" w:cs="Arial"/>
                  <w:sz w:val="20"/>
                  <w:szCs w:val="20"/>
                </w:rPr>
                <w:t>period_above_</w:t>
              </w:r>
              <w:proofErr w:type="gramStart"/>
              <w:r w:rsidRPr="00F055DD">
                <w:rPr>
                  <w:rStyle w:val="Hyperlink"/>
                  <w:rFonts w:ascii="Arial" w:hAnsi="Arial" w:cs="Arial"/>
                  <w:sz w:val="20"/>
                  <w:szCs w:val="20"/>
                </w:rPr>
                <w:t>threshold</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2A5CA92B" w14:textId="77777777" w:rsidTr="00C86C21">
        <w:tblPrEx>
          <w:tblLook w:val="0020" w:firstRow="1" w:lastRow="0" w:firstColumn="0" w:lastColumn="0" w:noHBand="0" w:noVBand="0"/>
        </w:tblPrEx>
        <w:tc>
          <w:tcPr>
            <w:tcW w:w="8970" w:type="dxa"/>
            <w:gridSpan w:val="3"/>
          </w:tcPr>
          <w:p w14:paraId="3A9968F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Spectrum</w:t>
            </w:r>
          </w:p>
        </w:tc>
      </w:tr>
      <w:tr w:rsidR="005A2EDF" w:rsidRPr="00F055DD" w14:paraId="4D2100C1" w14:textId="77777777" w:rsidTr="005A2EDF">
        <w:tc>
          <w:tcPr>
            <w:tcW w:w="704" w:type="dxa"/>
          </w:tcPr>
          <w:p w14:paraId="3FD29D81"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10</w:t>
            </w:r>
          </w:p>
        </w:tc>
        <w:tc>
          <w:tcPr>
            <w:tcW w:w="3827" w:type="dxa"/>
          </w:tcPr>
          <w:p w14:paraId="0DF13143"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Ratio of short vs. long wavelength light</w:t>
            </w:r>
          </w:p>
        </w:tc>
        <w:tc>
          <w:tcPr>
            <w:tcW w:w="4439" w:type="dxa"/>
          </w:tcPr>
          <w:p w14:paraId="78FB912E" w14:textId="77777777" w:rsidR="005A2EDF" w:rsidRPr="00F055DD" w:rsidRDefault="005A2EDF" w:rsidP="0047611C">
            <w:pPr>
              <w:rPr>
                <w:rFonts w:ascii="Arial" w:hAnsi="Arial" w:cs="Arial"/>
                <w:sz w:val="20"/>
                <w:szCs w:val="20"/>
              </w:rPr>
            </w:pPr>
            <w:hyperlink r:id="rId30">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65FD9A9A" w14:textId="77777777" w:rsidR="005A2EDF" w:rsidRPr="00F055DD" w:rsidRDefault="005A2EDF" w:rsidP="0047611C">
            <w:pPr>
              <w:rPr>
                <w:rFonts w:ascii="Arial" w:hAnsi="Arial" w:cs="Arial"/>
                <w:sz w:val="20"/>
                <w:szCs w:val="20"/>
              </w:rPr>
            </w:pPr>
            <w:hyperlink r:id="rId31">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F839C5" w:rsidRPr="00F055DD" w14:paraId="0B0C857C" w14:textId="77777777" w:rsidTr="005A2EDF">
        <w:tc>
          <w:tcPr>
            <w:tcW w:w="704" w:type="dxa"/>
          </w:tcPr>
          <w:p w14:paraId="6671728D" w14:textId="0A634C02" w:rsidR="00F839C5" w:rsidRPr="00F055DD" w:rsidRDefault="00F839C5" w:rsidP="0047611C">
            <w:pPr>
              <w:pStyle w:val="Compact"/>
              <w:rPr>
                <w:rFonts w:ascii="Arial" w:hAnsi="Arial" w:cs="Arial"/>
                <w:sz w:val="20"/>
                <w:szCs w:val="20"/>
              </w:rPr>
            </w:pPr>
            <w:r>
              <w:rPr>
                <w:rFonts w:ascii="Arial" w:hAnsi="Arial" w:cs="Arial"/>
                <w:sz w:val="20"/>
                <w:szCs w:val="20"/>
              </w:rPr>
              <w:t>11</w:t>
            </w:r>
          </w:p>
        </w:tc>
        <w:tc>
          <w:tcPr>
            <w:tcW w:w="3827" w:type="dxa"/>
          </w:tcPr>
          <w:p w14:paraId="29447E64" w14:textId="125FB15D" w:rsidR="00F839C5" w:rsidRPr="00F055DD" w:rsidRDefault="00F839C5" w:rsidP="0047611C">
            <w:pPr>
              <w:pStyle w:val="Compact"/>
              <w:rPr>
                <w:rFonts w:ascii="Arial" w:hAnsi="Arial" w:cs="Arial"/>
                <w:sz w:val="20"/>
                <w:szCs w:val="20"/>
              </w:rPr>
            </w:pPr>
            <w:proofErr w:type="spellStart"/>
            <w:r w:rsidRPr="00F839C5">
              <w:rPr>
                <w:rFonts w:ascii="Arial" w:hAnsi="Arial" w:cs="Arial"/>
                <w:sz w:val="20"/>
                <w:szCs w:val="20"/>
              </w:rPr>
              <w:t>Melanopic</w:t>
            </w:r>
            <w:proofErr w:type="spellEnd"/>
            <w:r w:rsidRPr="00F839C5">
              <w:rPr>
                <w:rFonts w:ascii="Arial" w:hAnsi="Arial" w:cs="Arial"/>
                <w:sz w:val="20"/>
                <w:szCs w:val="20"/>
              </w:rPr>
              <w:t xml:space="preserve"> daylight efficacy ratio (MDER)</w:t>
            </w:r>
          </w:p>
        </w:tc>
        <w:tc>
          <w:tcPr>
            <w:tcW w:w="4439" w:type="dxa"/>
          </w:tcPr>
          <w:p w14:paraId="6644B3D9" w14:textId="77777777" w:rsidR="00F839C5" w:rsidRPr="00F055DD" w:rsidRDefault="00F839C5" w:rsidP="00F839C5">
            <w:pPr>
              <w:rPr>
                <w:rFonts w:ascii="Arial" w:hAnsi="Arial" w:cs="Arial"/>
                <w:sz w:val="20"/>
                <w:szCs w:val="20"/>
              </w:rPr>
            </w:pPr>
            <w:hyperlink r:id="rId32">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43B17CC6" w14:textId="74B47062" w:rsidR="00F839C5" w:rsidRDefault="00F839C5" w:rsidP="00F839C5">
            <w:hyperlink r:id="rId33">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r w:rsidR="005A2EDF" w:rsidRPr="00F055DD" w14:paraId="6B22C622" w14:textId="77777777" w:rsidTr="005A2EDF">
        <w:tc>
          <w:tcPr>
            <w:tcW w:w="704" w:type="dxa"/>
          </w:tcPr>
          <w:p w14:paraId="0626BACB" w14:textId="4B722B70" w:rsidR="005A2EDF" w:rsidRPr="00F055DD" w:rsidRDefault="00F839C5" w:rsidP="0047611C">
            <w:pPr>
              <w:pStyle w:val="Compact"/>
              <w:rPr>
                <w:rFonts w:ascii="Arial" w:hAnsi="Arial" w:cs="Arial"/>
                <w:sz w:val="20"/>
                <w:szCs w:val="20"/>
              </w:rPr>
            </w:pPr>
            <w:r w:rsidRPr="00F055DD">
              <w:rPr>
                <w:rFonts w:ascii="Arial" w:hAnsi="Arial" w:cs="Arial"/>
                <w:sz w:val="20"/>
                <w:szCs w:val="20"/>
              </w:rPr>
              <w:t>1</w:t>
            </w:r>
            <w:r>
              <w:rPr>
                <w:rFonts w:ascii="Arial" w:hAnsi="Arial" w:cs="Arial"/>
                <w:sz w:val="20"/>
                <w:szCs w:val="20"/>
              </w:rPr>
              <w:t>2</w:t>
            </w:r>
          </w:p>
        </w:tc>
        <w:tc>
          <w:tcPr>
            <w:tcW w:w="3827" w:type="dxa"/>
          </w:tcPr>
          <w:p w14:paraId="16D8A696"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Short-wavelength light at certain times of day</w:t>
            </w:r>
          </w:p>
        </w:tc>
        <w:tc>
          <w:tcPr>
            <w:tcW w:w="4439" w:type="dxa"/>
          </w:tcPr>
          <w:p w14:paraId="107B7BBF" w14:textId="77777777" w:rsidR="005A2EDF" w:rsidRPr="00F055DD" w:rsidRDefault="005A2EDF" w:rsidP="0047611C">
            <w:pPr>
              <w:rPr>
                <w:rFonts w:ascii="Arial" w:hAnsi="Arial" w:cs="Arial"/>
                <w:sz w:val="20"/>
                <w:szCs w:val="20"/>
              </w:rPr>
            </w:pPr>
            <w:hyperlink r:id="rId34">
              <w:proofErr w:type="spellStart"/>
              <w:r w:rsidRPr="00F055DD">
                <w:rPr>
                  <w:rStyle w:val="Hyperlink"/>
                  <w:rFonts w:ascii="Arial" w:hAnsi="Arial" w:cs="Arial"/>
                  <w:sz w:val="20"/>
                  <w:szCs w:val="20"/>
                </w:rPr>
                <w:t>spectral_</w:t>
              </w:r>
              <w:proofErr w:type="gramStart"/>
              <w:r w:rsidRPr="00F055DD">
                <w:rPr>
                  <w:rStyle w:val="Hyperlink"/>
                  <w:rFonts w:ascii="Arial" w:hAnsi="Arial" w:cs="Arial"/>
                  <w:sz w:val="20"/>
                  <w:szCs w:val="20"/>
                </w:rPr>
                <w:t>integration</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 +</w:t>
            </w:r>
          </w:p>
          <w:p w14:paraId="6C470B27" w14:textId="77777777" w:rsidR="005A2EDF" w:rsidRPr="00F055DD" w:rsidRDefault="005A2EDF" w:rsidP="0047611C">
            <w:pPr>
              <w:rPr>
                <w:rFonts w:ascii="Arial" w:hAnsi="Arial" w:cs="Arial"/>
                <w:sz w:val="20"/>
                <w:szCs w:val="20"/>
              </w:rPr>
            </w:pPr>
            <w:hyperlink r:id="rId35">
              <w:proofErr w:type="spellStart"/>
              <w:r w:rsidRPr="00F055DD">
                <w:rPr>
                  <w:rStyle w:val="Hyperlink"/>
                  <w:rFonts w:ascii="Arial" w:hAnsi="Arial" w:cs="Arial"/>
                  <w:sz w:val="20"/>
                  <w:szCs w:val="20"/>
                </w:rPr>
                <w:t>filter_Time</w:t>
              </w:r>
              <w:proofErr w:type="spellEnd"/>
              <w:r w:rsidRPr="00F055DD">
                <w:rPr>
                  <w:rStyle w:val="Hyperlink"/>
                  <w:rFonts w:ascii="Arial" w:hAnsi="Arial" w:cs="Arial"/>
                  <w:sz w:val="20"/>
                  <w:szCs w:val="20"/>
                </w:rPr>
                <w:t>()</w:t>
              </w:r>
            </w:hyperlink>
            <w:r w:rsidRPr="00F055DD">
              <w:rPr>
                <w:rFonts w:ascii="Arial" w:hAnsi="Arial" w:cs="Arial"/>
                <w:sz w:val="20"/>
                <w:szCs w:val="20"/>
              </w:rPr>
              <w:t>* (for defined times) or</w:t>
            </w:r>
            <w:r w:rsidRPr="00F055DD">
              <w:rPr>
                <w:rFonts w:ascii="Arial" w:hAnsi="Arial" w:cs="Arial"/>
                <w:sz w:val="20"/>
                <w:szCs w:val="20"/>
              </w:rPr>
              <w:br/>
            </w:r>
            <w:hyperlink r:id="rId36">
              <w:proofErr w:type="spellStart"/>
              <w:r w:rsidRPr="00F055DD">
                <w:rPr>
                  <w:rStyle w:val="Hyperlink"/>
                  <w:rFonts w:ascii="Arial" w:hAnsi="Arial" w:cs="Arial"/>
                  <w:sz w:val="20"/>
                  <w:szCs w:val="20"/>
                </w:rPr>
                <w:t>cut_Datetime</w:t>
              </w:r>
              <w:proofErr w:type="spellEnd"/>
              <w:r w:rsidRPr="00F055DD">
                <w:rPr>
                  <w:rStyle w:val="Hyperlink"/>
                  <w:rFonts w:ascii="Arial" w:hAnsi="Arial" w:cs="Arial"/>
                  <w:sz w:val="20"/>
                  <w:szCs w:val="20"/>
                </w:rPr>
                <w:t>()</w:t>
              </w:r>
            </w:hyperlink>
            <w:r w:rsidRPr="00F055DD">
              <w:rPr>
                <w:rFonts w:ascii="Arial" w:hAnsi="Arial" w:cs="Arial"/>
                <w:sz w:val="20"/>
                <w:szCs w:val="20"/>
              </w:rPr>
              <w:t>* (for regular time intervals) or</w:t>
            </w:r>
            <w:r w:rsidRPr="00F055DD">
              <w:rPr>
                <w:rFonts w:ascii="Arial" w:hAnsi="Arial" w:cs="Arial"/>
                <w:sz w:val="20"/>
                <w:szCs w:val="20"/>
              </w:rPr>
              <w:br/>
            </w:r>
            <w:hyperlink r:id="rId37">
              <w:proofErr w:type="spellStart"/>
              <w:r w:rsidRPr="00F055DD">
                <w:rPr>
                  <w:rStyle w:val="Hyperlink"/>
                  <w:rFonts w:ascii="Arial" w:hAnsi="Arial" w:cs="Arial"/>
                  <w:sz w:val="20"/>
                  <w:szCs w:val="20"/>
                </w:rPr>
                <w:t>add_photoperiod</w:t>
              </w:r>
              <w:proofErr w:type="spellEnd"/>
              <w:r w:rsidRPr="00F055DD">
                <w:rPr>
                  <w:rStyle w:val="Hyperlink"/>
                  <w:rFonts w:ascii="Arial" w:hAnsi="Arial" w:cs="Arial"/>
                  <w:sz w:val="20"/>
                  <w:szCs w:val="20"/>
                </w:rPr>
                <w:t>()</w:t>
              </w:r>
            </w:hyperlink>
            <w:r w:rsidRPr="00F055DD">
              <w:rPr>
                <w:rFonts w:ascii="Arial" w:hAnsi="Arial" w:cs="Arial"/>
                <w:sz w:val="20"/>
                <w:szCs w:val="20"/>
              </w:rPr>
              <w:t>* (for solar times) +</w:t>
            </w:r>
          </w:p>
          <w:p w14:paraId="7C83BCEB"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time state +</w:t>
            </w:r>
          </w:p>
          <w:p w14:paraId="64F376D5" w14:textId="77777777" w:rsidR="005A2EDF" w:rsidRPr="00F055DD" w:rsidRDefault="005A2EDF" w:rsidP="0047611C">
            <w:pPr>
              <w:rPr>
                <w:rFonts w:ascii="Arial" w:hAnsi="Arial" w:cs="Arial"/>
                <w:sz w:val="20"/>
                <w:szCs w:val="20"/>
              </w:rPr>
            </w:pPr>
            <w:hyperlink r:id="rId38">
              <w:proofErr w:type="spellStart"/>
              <w:r w:rsidRPr="00F055DD">
                <w:rPr>
                  <w:rStyle w:val="Hyperlink"/>
                  <w:rFonts w:ascii="Arial" w:hAnsi="Arial" w:cs="Arial"/>
                  <w:sz w:val="20"/>
                  <w:szCs w:val="20"/>
                </w:rPr>
                <w:t>summarize_</w:t>
              </w:r>
              <w:proofErr w:type="gramStart"/>
              <w:r w:rsidRPr="00F055DD">
                <w:rPr>
                  <w:rStyle w:val="Hyperlink"/>
                  <w:rFonts w:ascii="Arial" w:hAnsi="Arial" w:cs="Arial"/>
                  <w:sz w:val="20"/>
                  <w:szCs w:val="20"/>
                </w:rPr>
                <w:t>numeric</w:t>
              </w:r>
              <w:proofErr w:type="spellEnd"/>
              <w:r w:rsidRPr="00F055DD">
                <w:rPr>
                  <w:rStyle w:val="Hyperlink"/>
                  <w:rFonts w:ascii="Arial" w:hAnsi="Arial" w:cs="Arial"/>
                  <w:sz w:val="20"/>
                  <w:szCs w:val="20"/>
                </w:rPr>
                <w:t>(</w:t>
              </w:r>
              <w:proofErr w:type="gramEnd"/>
              <w:r w:rsidRPr="00F055DD">
                <w:rPr>
                  <w:rStyle w:val="Hyperlink"/>
                  <w:rFonts w:ascii="Arial" w:hAnsi="Arial" w:cs="Arial"/>
                  <w:sz w:val="20"/>
                  <w:szCs w:val="20"/>
                </w:rPr>
                <w:t>)</w:t>
              </w:r>
            </w:hyperlink>
            <w:r w:rsidRPr="00F055DD">
              <w:rPr>
                <w:rFonts w:ascii="Arial" w:hAnsi="Arial" w:cs="Arial"/>
                <w:sz w:val="20"/>
                <w:szCs w:val="20"/>
              </w:rPr>
              <w:t>*</w:t>
            </w:r>
          </w:p>
        </w:tc>
      </w:tr>
    </w:tbl>
    <w:p w14:paraId="754C2171" w14:textId="77777777" w:rsidR="005A2EDF" w:rsidRDefault="005A2EDF" w:rsidP="005A2EDF">
      <w:r>
        <w:rPr>
          <w:rStyle w:val="Funotenzeichen"/>
        </w:rPr>
        <w:footnoteRef/>
      </w:r>
      <w:r>
        <w:t xml:space="preserve"> Functions from </w:t>
      </w:r>
      <w:proofErr w:type="spellStart"/>
      <w:r w:rsidRPr="00C33A9B">
        <w:rPr>
          <w:rStyle w:val="SchwacherVerweis"/>
        </w:rPr>
        <w:t>LightLogR</w:t>
      </w:r>
      <w:proofErr w:type="spellEnd"/>
      <w:r>
        <w:t xml:space="preserve"> are presented with an *. Non-asterisk functions refer to </w:t>
      </w:r>
      <w:proofErr w:type="spellStart"/>
      <w:r>
        <w:t>tidyverse</w:t>
      </w:r>
      <w:proofErr w:type="spellEnd"/>
      <w:r>
        <w:t xml:space="preserve"> functions.</w:t>
      </w:r>
    </w:p>
    <w:p w14:paraId="04ABF240" w14:textId="75F93AE2" w:rsidR="005A2EDF" w:rsidRPr="00B05E74" w:rsidRDefault="005A2EDF" w:rsidP="005A2EDF">
      <w:pPr>
        <w:rPr>
          <w:rStyle w:val="Hervorhebung"/>
        </w:rPr>
      </w:pPr>
      <w:r w:rsidRPr="00B05E74">
        <w:rPr>
          <w:rStyle w:val="Hervorhebung"/>
        </w:rPr>
        <w:t xml:space="preserve">Table 1: Overview of metrics. In all cases, the averages for weekday, weekend, and the mean daily value are calculated. Definitions are shown in </w:t>
      </w:r>
      <w:r w:rsidR="00383602">
        <w:rPr>
          <w:rStyle w:val="Hervorhebung"/>
          <w:b/>
          <w:bCs/>
        </w:rPr>
        <w:t>Table 2</w:t>
      </w:r>
      <w:r w:rsidRPr="00B05E74">
        <w:rPr>
          <w:rStyle w:val="Hervorhebung"/>
        </w:rPr>
        <w:t>.</w:t>
      </w:r>
    </w:p>
    <w:p w14:paraId="73879E02" w14:textId="77777777" w:rsidR="00D80458" w:rsidRDefault="00D80458" w:rsidP="00EF17F7"/>
    <w:p w14:paraId="55D4CB79" w14:textId="27F8C3C5" w:rsidR="007C0A0D" w:rsidRPr="00DF50B6" w:rsidRDefault="00383602" w:rsidP="00DF50B6">
      <w:r w:rsidRPr="00C86C21">
        <w:lastRenderedPageBreak/>
        <w:t>Table 2</w:t>
      </w:r>
      <w:r w:rsidR="007C0A0D" w:rsidRPr="00DF50B6">
        <w:t xml:space="preserve"> provides definitions for the terms used in </w:t>
      </w:r>
      <w:r w:rsidRPr="00C86C21">
        <w:rPr>
          <w:b/>
          <w:bCs/>
        </w:rPr>
        <w:t>Table 1</w:t>
      </w:r>
      <w:r w:rsidR="007C0A0D" w:rsidRPr="00C86C21">
        <w:rPr>
          <w:rFonts w:ascii="Arial" w:hAnsi="Arial" w:cs="Arial"/>
          <w:b/>
          <w:bCs/>
        </w:rPr>
        <w:t>.</w:t>
      </w:r>
      <w:r w:rsidR="007C0A0D" w:rsidRPr="00DF50B6">
        <w:t xml:space="preserve"> Note that specific definitions may vary depending on the research question or device capabilities.</w:t>
      </w:r>
    </w:p>
    <w:tbl>
      <w:tblPr>
        <w:tblStyle w:val="Tabellenraster"/>
        <w:tblW w:w="5000" w:type="pct"/>
        <w:tblLayout w:type="fixed"/>
        <w:tblLook w:val="04A0" w:firstRow="1" w:lastRow="0" w:firstColumn="1" w:lastColumn="0" w:noHBand="0" w:noVBand="1"/>
      </w:tblPr>
      <w:tblGrid>
        <w:gridCol w:w="2689"/>
        <w:gridCol w:w="6322"/>
      </w:tblGrid>
      <w:tr w:rsidR="005A2EDF" w:rsidRPr="00F055DD" w14:paraId="5A3370B6" w14:textId="77777777" w:rsidTr="005A2EDF">
        <w:tc>
          <w:tcPr>
            <w:tcW w:w="2689" w:type="dxa"/>
          </w:tcPr>
          <w:p w14:paraId="36ABEC5D" w14:textId="77777777" w:rsidR="005A2EDF" w:rsidRPr="00F055DD" w:rsidRDefault="005A2EDF" w:rsidP="0047611C">
            <w:pPr>
              <w:rPr>
                <w:b/>
                <w:bCs/>
                <w:sz w:val="20"/>
                <w:szCs w:val="20"/>
              </w:rPr>
            </w:pPr>
            <w:r w:rsidRPr="00F055DD">
              <w:rPr>
                <w:b/>
                <w:bCs/>
                <w:sz w:val="20"/>
                <w:szCs w:val="20"/>
              </w:rPr>
              <w:t>Term / metric</w:t>
            </w:r>
          </w:p>
        </w:tc>
        <w:tc>
          <w:tcPr>
            <w:tcW w:w="6322" w:type="dxa"/>
          </w:tcPr>
          <w:p w14:paraId="7C977A15" w14:textId="77777777" w:rsidR="005A2EDF" w:rsidRPr="00F055DD" w:rsidRDefault="005A2EDF" w:rsidP="0047611C">
            <w:pPr>
              <w:rPr>
                <w:b/>
                <w:bCs/>
                <w:sz w:val="20"/>
                <w:szCs w:val="20"/>
              </w:rPr>
            </w:pPr>
            <w:r w:rsidRPr="00F055DD">
              <w:rPr>
                <w:b/>
                <w:bCs/>
                <w:sz w:val="20"/>
                <w:szCs w:val="20"/>
              </w:rPr>
              <w:t>Description / pseudo formula</w:t>
            </w:r>
          </w:p>
        </w:tc>
      </w:tr>
      <w:tr w:rsidR="005A2EDF" w:rsidRPr="00F055DD" w14:paraId="560A3780" w14:textId="77777777" w:rsidTr="005A2EDF">
        <w:tc>
          <w:tcPr>
            <w:tcW w:w="2689" w:type="dxa"/>
          </w:tcPr>
          <w:p w14:paraId="0277E457" w14:textId="77777777" w:rsidR="005A2EDF" w:rsidRPr="00F055DD" w:rsidRDefault="005A2EDF" w:rsidP="0047611C">
            <w:pPr>
              <w:rPr>
                <w:sz w:val="20"/>
                <w:szCs w:val="20"/>
              </w:rPr>
            </w:pPr>
            <w:r w:rsidRPr="00F055DD">
              <w:rPr>
                <w:sz w:val="20"/>
                <w:szCs w:val="20"/>
              </w:rPr>
              <w:t>Total wear time</w:t>
            </w:r>
          </w:p>
        </w:tc>
        <w:tc>
          <w:tcPr>
            <w:tcW w:w="6322" w:type="dxa"/>
          </w:tcPr>
          <w:p w14:paraId="4C7F9880" w14:textId="77777777" w:rsidR="005A2EDF" w:rsidRPr="00F055DD" w:rsidRDefault="005A2EDF" w:rsidP="0047611C">
            <w:pPr>
              <w:rPr>
                <w:sz w:val="20"/>
                <w:szCs w:val="20"/>
              </w:rPr>
            </w:pPr>
            <m:oMathPara>
              <m:oMath>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 </m:t>
                </m:r>
                <m:r>
                  <w:rPr>
                    <w:rFonts w:ascii="Cambria Math" w:hAnsi="Cambria Math"/>
                    <w:sz w:val="20"/>
                    <w:szCs w:val="20"/>
                  </w:rPr>
                  <m:t>t</m:t>
                </m:r>
                <m:r>
                  <m:rPr>
                    <m:nor/>
                  </m:rPr>
                  <w:rPr>
                    <w:sz w:val="20"/>
                    <w:szCs w:val="20"/>
                  </w:rPr>
                  <m:t>: valid observations</m:t>
                </m:r>
              </m:oMath>
            </m:oMathPara>
          </w:p>
        </w:tc>
      </w:tr>
      <w:tr w:rsidR="005A2EDF" w:rsidRPr="00F055DD" w14:paraId="5B9D79CE" w14:textId="77777777" w:rsidTr="005A2EDF">
        <w:tc>
          <w:tcPr>
            <w:tcW w:w="2689" w:type="dxa"/>
          </w:tcPr>
          <w:p w14:paraId="6100018A" w14:textId="77777777" w:rsidR="005A2EDF" w:rsidRPr="00F055DD" w:rsidRDefault="005A2EDF" w:rsidP="0047611C">
            <w:pPr>
              <w:rPr>
                <w:sz w:val="20"/>
                <w:szCs w:val="20"/>
              </w:rPr>
            </w:pPr>
            <w:r w:rsidRPr="00F055DD">
              <w:rPr>
                <w:sz w:val="20"/>
                <w:szCs w:val="20"/>
              </w:rPr>
              <w:t>Mean daily</w:t>
            </w:r>
          </w:p>
        </w:tc>
        <w:tc>
          <w:tcPr>
            <w:tcW w:w="6322" w:type="dxa"/>
          </w:tcPr>
          <w:p w14:paraId="5847F561" w14:textId="77777777" w:rsidR="005A2EDF" w:rsidRPr="00F055DD" w:rsidRDefault="00000000" w:rsidP="0047611C">
            <w:pPr>
              <w:rPr>
                <w:sz w:val="20"/>
                <w:szCs w:val="20"/>
              </w:rPr>
            </w:pPr>
            <m:oMathPara>
              <m:oMath>
                <m:f>
                  <m:fPr>
                    <m:ctrlPr>
                      <w:rPr>
                        <w:rFonts w:ascii="Cambria Math" w:hAnsi="Cambria Math"/>
                        <w:sz w:val="20"/>
                        <w:szCs w:val="20"/>
                      </w:rPr>
                    </m:ctrlPr>
                  </m:fPr>
                  <m:num>
                    <m:r>
                      <w:rPr>
                        <w:rFonts w:ascii="Cambria Math" w:hAnsi="Cambria Math"/>
                        <w:sz w:val="20"/>
                        <w:szCs w:val="20"/>
                      </w:rPr>
                      <m:t>5</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weekday</m:t>
                        </m:r>
                      </m:e>
                    </m:acc>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weekend</m:t>
                        </m:r>
                      </m:e>
                    </m:acc>
                  </m:num>
                  <m:den>
                    <m:r>
                      <w:rPr>
                        <w:rFonts w:ascii="Cambria Math" w:hAnsi="Cambria Math"/>
                        <w:sz w:val="20"/>
                        <w:szCs w:val="20"/>
                      </w:rPr>
                      <m:t>7</m:t>
                    </m:r>
                  </m:den>
                </m:f>
              </m:oMath>
            </m:oMathPara>
          </w:p>
        </w:tc>
      </w:tr>
      <w:tr w:rsidR="005A2EDF" w:rsidRPr="00F055DD" w14:paraId="3F5EAACB" w14:textId="77777777" w:rsidTr="005A2EDF">
        <w:tc>
          <w:tcPr>
            <w:tcW w:w="2689" w:type="dxa"/>
          </w:tcPr>
          <w:p w14:paraId="4356BF6F" w14:textId="77777777" w:rsidR="005A2EDF" w:rsidRPr="00F055DD" w:rsidRDefault="005A2EDF" w:rsidP="0047611C">
            <w:pPr>
              <w:rPr>
                <w:sz w:val="20"/>
                <w:szCs w:val="20"/>
              </w:rPr>
            </w:pPr>
            <w:r w:rsidRPr="00F055DD">
              <w:rPr>
                <w:sz w:val="20"/>
                <w:szCs w:val="20"/>
              </w:rPr>
              <w:t>Near work</w:t>
            </w:r>
          </w:p>
        </w:tc>
        <w:tc>
          <w:tcPr>
            <w:tcW w:w="6322" w:type="dxa"/>
          </w:tcPr>
          <w:p w14:paraId="71FAD8DE" w14:textId="0D7B15F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5B67BAFD" w14:textId="77777777" w:rsidTr="005A2EDF">
        <w:tc>
          <w:tcPr>
            <w:tcW w:w="2689" w:type="dxa"/>
          </w:tcPr>
          <w:p w14:paraId="2DCB0809" w14:textId="77777777" w:rsidR="005A2EDF" w:rsidRPr="00F055DD" w:rsidRDefault="005A2EDF" w:rsidP="0047611C">
            <w:pPr>
              <w:rPr>
                <w:sz w:val="20"/>
                <w:szCs w:val="20"/>
              </w:rPr>
            </w:pPr>
            <w:r w:rsidRPr="00F055DD">
              <w:rPr>
                <w:sz w:val="20"/>
                <w:szCs w:val="20"/>
              </w:rPr>
              <w:t>Intermediate Work</w:t>
            </w:r>
          </w:p>
        </w:tc>
        <w:tc>
          <w:tcPr>
            <w:tcW w:w="6322" w:type="dxa"/>
          </w:tcPr>
          <w:p w14:paraId="61001663"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100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4C3DB44F" w14:textId="77777777" w:rsidTr="005A2EDF">
        <w:tc>
          <w:tcPr>
            <w:tcW w:w="2689" w:type="dxa"/>
          </w:tcPr>
          <w:p w14:paraId="357D72BF" w14:textId="49D7BF28" w:rsidR="005A2EDF" w:rsidRPr="00F055DD" w:rsidRDefault="005A2EDF" w:rsidP="0047611C">
            <w:pPr>
              <w:rPr>
                <w:sz w:val="20"/>
                <w:szCs w:val="20"/>
              </w:rPr>
            </w:pPr>
            <w:r w:rsidRPr="00F055DD">
              <w:rPr>
                <w:sz w:val="20"/>
                <w:szCs w:val="20"/>
              </w:rPr>
              <w:t>Total work</w:t>
            </w:r>
            <w:ins w:id="12" w:author="Johannes Zauner" w:date="2026-04-01T16:04:00Z" w16du:dateUtc="2026-04-01T14:04:00Z">
              <w:r w:rsidR="00FA471A" w:rsidRPr="00F055DD">
                <w:rPr>
                  <w:sz w:val="20"/>
                  <w:szCs w:val="20"/>
                  <w:vertAlign w:val="superscript"/>
                </w:rPr>
                <w:t>1</w:t>
              </w:r>
            </w:ins>
          </w:p>
        </w:tc>
        <w:tc>
          <w:tcPr>
            <w:tcW w:w="6322" w:type="dxa"/>
          </w:tcPr>
          <w:p w14:paraId="28A7E66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120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0E64EAB6" w14:textId="77777777" w:rsidTr="005A2EDF">
        <w:tc>
          <w:tcPr>
            <w:tcW w:w="2689" w:type="dxa"/>
          </w:tcPr>
          <w:p w14:paraId="763B26D1" w14:textId="77777777" w:rsidR="005A2EDF" w:rsidRPr="00F055DD" w:rsidRDefault="005A2EDF" w:rsidP="0047611C">
            <w:pPr>
              <w:rPr>
                <w:sz w:val="20"/>
                <w:szCs w:val="20"/>
              </w:rPr>
            </w:pPr>
            <w:r w:rsidRPr="00F055DD">
              <w:rPr>
                <w:sz w:val="20"/>
                <w:szCs w:val="20"/>
              </w:rPr>
              <w:t>Distance range</w:t>
            </w:r>
          </w:p>
        </w:tc>
        <w:tc>
          <w:tcPr>
            <w:tcW w:w="6322" w:type="dxa"/>
          </w:tcPr>
          <w:p w14:paraId="564D244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oMath>
            </m:oMathPara>
          </w:p>
          <w:p w14:paraId="68747C8C" w14:textId="46065D73"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20</m:t>
                    </m:r>
                  </m:e>
                </m:d>
                <m:r>
                  <w:rPr>
                    <w:rFonts w:ascii="Cambria Math" w:hAnsi="Cambria Math"/>
                    <w:sz w:val="20"/>
                    <w:szCs w:val="20"/>
                  </w:rPr>
                  <m:t xml:space="preserve">cm, </m:t>
                </m:r>
                <m:r>
                  <m:rPr>
                    <m:nor/>
                  </m:rPr>
                  <w:rPr>
                    <w:sz w:val="20"/>
                    <w:szCs w:val="20"/>
                  </w:rPr>
                  <m:t>Extremely near</m:t>
                </m:r>
              </m:oMath>
            </m:oMathPara>
          </w:p>
          <w:p w14:paraId="57DAE3C5"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30</m:t>
                    </m:r>
                  </m:e>
                </m:d>
                <m:r>
                  <w:rPr>
                    <w:rFonts w:ascii="Cambria Math" w:hAnsi="Cambria Math"/>
                    <w:sz w:val="20"/>
                    <w:szCs w:val="20"/>
                  </w:rPr>
                  <m:t xml:space="preserve">cm, </m:t>
                </m:r>
                <m:r>
                  <m:rPr>
                    <m:nor/>
                  </m:rPr>
                  <w:rPr>
                    <w:sz w:val="20"/>
                    <w:szCs w:val="20"/>
                  </w:rPr>
                  <m:t>Very near</m:t>
                </m:r>
              </m:oMath>
            </m:oMathPara>
          </w:p>
          <w:p w14:paraId="0360DF67"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30</m:t>
                    </m:r>
                    <m:r>
                      <m:rPr>
                        <m:sty m:val="p"/>
                      </m:rPr>
                      <w:rPr>
                        <w:rFonts w:ascii="Cambria Math" w:hAnsi="Cambria Math"/>
                        <w:sz w:val="20"/>
                        <w:szCs w:val="20"/>
                      </w:rPr>
                      <m:t>,</m:t>
                    </m:r>
                    <m:r>
                      <w:rPr>
                        <w:rFonts w:ascii="Cambria Math" w:hAnsi="Cambria Math"/>
                        <w:sz w:val="20"/>
                        <w:szCs w:val="20"/>
                      </w:rPr>
                      <m:t>40</m:t>
                    </m:r>
                  </m:e>
                </m:d>
                <m:r>
                  <w:rPr>
                    <w:rFonts w:ascii="Cambria Math" w:hAnsi="Cambria Math"/>
                    <w:sz w:val="20"/>
                    <w:szCs w:val="20"/>
                  </w:rPr>
                  <m:t xml:space="preserve">cm, </m:t>
                </m:r>
                <m:r>
                  <m:rPr>
                    <m:nor/>
                  </m:rPr>
                  <w:rPr>
                    <w:sz w:val="20"/>
                    <w:szCs w:val="20"/>
                  </w:rPr>
                  <m:t>Fairly near</m:t>
                </m:r>
              </m:oMath>
            </m:oMathPara>
          </w:p>
          <w:p w14:paraId="366715EF"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m:rPr>
                        <m:sty m:val="p"/>
                      </m:rPr>
                      <w:rPr>
                        <w:rFonts w:ascii="Cambria Math" w:hAnsi="Cambria Math"/>
                        <w:sz w:val="20"/>
                        <w:szCs w:val="20"/>
                      </w:rPr>
                      <m:t>40,50</m:t>
                    </m:r>
                  </m:e>
                </m:d>
                <m:r>
                  <w:rPr>
                    <w:rFonts w:ascii="Cambria Math" w:hAnsi="Cambria Math"/>
                    <w:sz w:val="20"/>
                    <w:szCs w:val="20"/>
                  </w:rPr>
                  <m:t>cm</m:t>
                </m:r>
                <m:r>
                  <m:rPr>
                    <m:sty m:val="p"/>
                  </m:rPr>
                  <w:rPr>
                    <w:rFonts w:ascii="Cambria Math" w:hAnsi="Cambria Math"/>
                    <w:sz w:val="20"/>
                    <w:szCs w:val="20"/>
                  </w:rPr>
                  <m:t xml:space="preserve">, </m:t>
                </m:r>
                <m:r>
                  <m:rPr>
                    <m:nor/>
                  </m:rPr>
                  <w:rPr>
                    <w:sz w:val="20"/>
                    <w:szCs w:val="20"/>
                  </w:rPr>
                  <m:t>Near</m:t>
                </m:r>
              </m:oMath>
            </m:oMathPara>
          </w:p>
          <w:p w14:paraId="2BC14F69"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50</m:t>
                    </m:r>
                    <m:r>
                      <m:rPr>
                        <m:sty m:val="p"/>
                      </m:rPr>
                      <w:rPr>
                        <w:rFonts w:ascii="Cambria Math" w:hAnsi="Cambria Math"/>
                        <w:sz w:val="20"/>
                        <w:szCs w:val="20"/>
                      </w:rPr>
                      <m:t>,</m:t>
                    </m:r>
                    <m:r>
                      <w:rPr>
                        <w:rFonts w:ascii="Cambria Math" w:hAnsi="Cambria Math"/>
                        <w:sz w:val="20"/>
                        <w:szCs w:val="20"/>
                      </w:rPr>
                      <m:t>60</m:t>
                    </m:r>
                  </m:e>
                </m:d>
                <m:r>
                  <w:rPr>
                    <w:rFonts w:ascii="Cambria Math" w:hAnsi="Cambria Math"/>
                    <w:sz w:val="20"/>
                    <w:szCs w:val="20"/>
                  </w:rPr>
                  <m:t xml:space="preserve">cm, </m:t>
                </m:r>
                <m:r>
                  <m:rPr>
                    <m:nor/>
                  </m:rPr>
                  <w:rPr>
                    <w:sz w:val="20"/>
                    <w:szCs w:val="20"/>
                  </w:rPr>
                  <m:t>Moderately near</m:t>
                </m:r>
              </m:oMath>
            </m:oMathPara>
          </w:p>
          <w:p w14:paraId="321043F7"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70</m:t>
                    </m:r>
                  </m:e>
                </m:d>
                <m:r>
                  <w:rPr>
                    <w:rFonts w:ascii="Cambria Math" w:hAnsi="Cambria Math"/>
                    <w:sz w:val="20"/>
                    <w:szCs w:val="20"/>
                  </w:rPr>
                  <m:t xml:space="preserve">cm, </m:t>
                </m:r>
                <m:r>
                  <m:rPr>
                    <m:nor/>
                  </m:rPr>
                  <w:rPr>
                    <w:sz w:val="20"/>
                    <w:szCs w:val="20"/>
                  </w:rPr>
                  <m:t>Near intermediate</m:t>
                </m:r>
              </m:oMath>
            </m:oMathPara>
          </w:p>
          <w:p w14:paraId="350C25E2"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70</m:t>
                    </m:r>
                    <m:r>
                      <m:rPr>
                        <m:sty m:val="p"/>
                      </m:rPr>
                      <w:rPr>
                        <w:rFonts w:ascii="Cambria Math" w:hAnsi="Cambria Math"/>
                        <w:sz w:val="20"/>
                        <w:szCs w:val="20"/>
                      </w:rPr>
                      <m:t>,</m:t>
                    </m:r>
                    <m:r>
                      <w:rPr>
                        <w:rFonts w:ascii="Cambria Math" w:hAnsi="Cambria Math"/>
                        <w:sz w:val="20"/>
                        <w:szCs w:val="20"/>
                      </w:rPr>
                      <m:t>80</m:t>
                    </m:r>
                  </m:e>
                </m:d>
                <m:r>
                  <w:rPr>
                    <w:rFonts w:ascii="Cambria Math" w:hAnsi="Cambria Math"/>
                    <w:sz w:val="20"/>
                    <w:szCs w:val="20"/>
                  </w:rPr>
                  <m:t xml:space="preserve">cm, </m:t>
                </m:r>
                <m:r>
                  <m:rPr>
                    <m:nor/>
                  </m:rPr>
                  <w:rPr>
                    <w:sz w:val="20"/>
                    <w:szCs w:val="20"/>
                  </w:rPr>
                  <m:t>Intermediate</m:t>
                </m:r>
              </m:oMath>
            </m:oMathPara>
          </w:p>
          <w:p w14:paraId="2E16300F"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80</m:t>
                    </m:r>
                    <m:r>
                      <m:rPr>
                        <m:sty m:val="p"/>
                      </m:rPr>
                      <w:rPr>
                        <w:rFonts w:ascii="Cambria Math" w:hAnsi="Cambria Math"/>
                        <w:sz w:val="20"/>
                        <w:szCs w:val="20"/>
                      </w:rPr>
                      <m:t>,</m:t>
                    </m:r>
                    <m:r>
                      <w:rPr>
                        <w:rFonts w:ascii="Cambria Math" w:hAnsi="Cambria Math"/>
                        <w:sz w:val="20"/>
                        <w:szCs w:val="20"/>
                      </w:rPr>
                      <m:t>90</m:t>
                    </m:r>
                  </m:e>
                </m:d>
                <m:r>
                  <w:rPr>
                    <w:rFonts w:ascii="Cambria Math" w:hAnsi="Cambria Math"/>
                    <w:sz w:val="20"/>
                    <w:szCs w:val="20"/>
                  </w:rPr>
                  <m:t xml:space="preserve">cm, </m:t>
                </m:r>
                <m:r>
                  <m:rPr>
                    <m:nor/>
                  </m:rPr>
                  <w:rPr>
                    <w:sz w:val="20"/>
                    <w:szCs w:val="20"/>
                  </w:rPr>
                  <m:t>Moderately intermediate</m:t>
                </m:r>
              </m:oMath>
            </m:oMathPara>
          </w:p>
          <w:p w14:paraId="243E8AF0"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90</m:t>
                    </m:r>
                    <m:r>
                      <m:rPr>
                        <m:sty m:val="p"/>
                      </m:rPr>
                      <w:rPr>
                        <w:rFonts w:ascii="Cambria Math" w:hAnsi="Cambria Math"/>
                        <w:sz w:val="20"/>
                        <w:szCs w:val="20"/>
                      </w:rPr>
                      <m:t>,</m:t>
                    </m:r>
                    <m:r>
                      <w:rPr>
                        <w:rFonts w:ascii="Cambria Math" w:hAnsi="Cambria Math"/>
                        <w:sz w:val="20"/>
                        <w:szCs w:val="20"/>
                      </w:rPr>
                      <m:t>100</m:t>
                    </m:r>
                  </m:e>
                </m:d>
                <m:r>
                  <w:rPr>
                    <w:rFonts w:ascii="Cambria Math" w:hAnsi="Cambria Math"/>
                    <w:sz w:val="20"/>
                    <w:szCs w:val="20"/>
                  </w:rPr>
                  <m:t xml:space="preserve">cm, </m:t>
                </m:r>
                <m:r>
                  <m:rPr>
                    <m:nor/>
                  </m:rPr>
                  <w:rPr>
                    <w:sz w:val="20"/>
                    <w:szCs w:val="20"/>
                  </w:rPr>
                  <m:t>Far intermediate</m:t>
                </m:r>
              </m:oMath>
            </m:oMathPara>
          </w:p>
        </w:tc>
      </w:tr>
      <w:tr w:rsidR="005A2EDF" w:rsidRPr="00F055DD" w14:paraId="2B292675" w14:textId="77777777" w:rsidTr="005A2EDF">
        <w:tc>
          <w:tcPr>
            <w:tcW w:w="2689" w:type="dxa"/>
          </w:tcPr>
          <w:p w14:paraId="508D1392" w14:textId="77777777" w:rsidR="005A2EDF" w:rsidRPr="00F055DD" w:rsidRDefault="005A2EDF" w:rsidP="0047611C">
            <w:pPr>
              <w:rPr>
                <w:sz w:val="20"/>
                <w:szCs w:val="20"/>
              </w:rPr>
            </w:pPr>
            <w:r w:rsidRPr="00F055DD">
              <w:rPr>
                <w:sz w:val="20"/>
                <w:szCs w:val="20"/>
              </w:rPr>
              <w:t>Continuous near work</w:t>
            </w:r>
          </w:p>
        </w:tc>
        <w:tc>
          <w:tcPr>
            <w:tcW w:w="6322" w:type="dxa"/>
          </w:tcPr>
          <w:p w14:paraId="4F349E81"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m:t>
                </m:r>
                <m:r>
                  <m:rPr>
                    <m:nor/>
                  </m:rPr>
                  <w:rPr>
                    <w:sz w:val="20"/>
                    <w:szCs w:val="20"/>
                  </w:rPr>
                  <w:br/>
                </m:r>
              </m:oMath>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30B1AC3B" w14:textId="6F314A2E"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w:del w:id="13" w:author="Johannes Zauner" w:date="2026-04-01T16:03:00Z" w16du:dateUtc="2026-04-01T14:03:00Z">
                    <m:rPr>
                      <m:sty m:val="p"/>
                    </m:rPr>
                    <w:rPr>
                      <w:rFonts w:ascii="Cambria Math" w:hAnsi="Cambria Math"/>
                      <w:sz w:val="20"/>
                      <w:szCs w:val="20"/>
                    </w:rPr>
                    <m:t>30</m:t>
                  </w:del>
                </m:r>
                <m:r>
                  <w:ins w:id="14" w:author="Johannes Zauner" w:date="2026-04-01T16:03:00Z" w16du:dateUtc="2026-04-01T14:03:00Z">
                    <m:rPr>
                      <m:sty m:val="p"/>
                    </m:rPr>
                    <w:rPr>
                      <w:rFonts w:ascii="Cambria Math" w:hAnsi="Cambria Math"/>
                      <w:sz w:val="20"/>
                      <w:szCs w:val="20"/>
                    </w:rPr>
                    <m:t>15</m:t>
                  </w:ins>
                </m:r>
                <m:r>
                  <w:rPr>
                    <w:rFonts w:ascii="Cambria Math" w:hAnsi="Cambria Math"/>
                    <w:sz w:val="20"/>
                    <w:szCs w:val="20"/>
                  </w:rPr>
                  <m:t>minutes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interruptions</m:t>
                    </m:r>
                  </m:sub>
                </m:sSub>
                <m:r>
                  <m:rPr>
                    <m:sty m:val="p"/>
                  </m:rPr>
                  <w:rPr>
                    <w:rFonts w:ascii="Cambria Math" w:hAnsi="Cambria Math"/>
                    <w:sz w:val="20"/>
                    <w:szCs w:val="20"/>
                  </w:rPr>
                  <m:t>≤</m:t>
                </m:r>
                <m:r>
                  <w:del w:id="15" w:author="Johannes Zauner" w:date="2026-04-01T16:03:00Z" w16du:dateUtc="2026-04-01T14:03:00Z">
                    <m:rPr>
                      <m:sty m:val="p"/>
                    </m:rPr>
                    <w:rPr>
                      <w:rFonts w:ascii="Cambria Math" w:hAnsi="Cambria Math"/>
                      <w:sz w:val="20"/>
                      <w:szCs w:val="20"/>
                    </w:rPr>
                    <m:t>1</m:t>
                  </w:del>
                </m:r>
                <m:r>
                  <w:ins w:id="16" w:author="Johannes Zauner" w:date="2026-04-01T16:03:00Z" w16du:dateUtc="2026-04-01T14:03:00Z">
                    <m:rPr>
                      <m:sty m:val="p"/>
                    </m:rPr>
                    <w:rPr>
                      <w:rFonts w:ascii="Cambria Math" w:hAnsi="Cambria Math"/>
                      <w:sz w:val="20"/>
                      <w:szCs w:val="20"/>
                    </w:rPr>
                    <m:t>30 seconds</m:t>
                  </w:ins>
                </m:r>
                <m:r>
                  <w:del w:id="17" w:author="Johannes Zauner" w:date="2026-04-01T16:03:00Z" w16du:dateUtc="2026-04-01T14:03:00Z">
                    <w:rPr>
                      <w:rFonts w:ascii="Cambria Math" w:hAnsi="Cambria Math"/>
                      <w:sz w:val="20"/>
                      <w:szCs w:val="20"/>
                    </w:rPr>
                    <m:t>minute</m:t>
                  </w:del>
                </m:r>
              </m:oMath>
            </m:oMathPara>
          </w:p>
        </w:tc>
      </w:tr>
      <w:tr w:rsidR="005A2EDF" w:rsidRPr="00F055DD" w14:paraId="5EF47E52" w14:textId="77777777" w:rsidTr="005A2EDF">
        <w:tc>
          <w:tcPr>
            <w:tcW w:w="2689" w:type="dxa"/>
          </w:tcPr>
          <w:p w14:paraId="64B513DE" w14:textId="77777777" w:rsidR="005A2EDF" w:rsidRPr="00F055DD" w:rsidRDefault="005A2EDF" w:rsidP="0047611C">
            <w:pPr>
              <w:rPr>
                <w:sz w:val="20"/>
                <w:szCs w:val="20"/>
              </w:rPr>
            </w:pPr>
            <w:r w:rsidRPr="00F055DD">
              <w:rPr>
                <w:sz w:val="20"/>
                <w:szCs w:val="20"/>
              </w:rPr>
              <w:t>Near work episodes</w:t>
            </w:r>
          </w:p>
        </w:tc>
        <w:tc>
          <w:tcPr>
            <w:tcW w:w="6322" w:type="dxa"/>
          </w:tcPr>
          <w:p w14:paraId="11C822CA"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45EB4B8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6EBCE044"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interruptions</m:t>
                    </m:r>
                  </m:sub>
                </m:sSub>
                <m:r>
                  <m:rPr>
                    <m:sty m:val="p"/>
                  </m:rPr>
                  <w:rPr>
                    <w:rFonts w:ascii="Cambria Math" w:hAnsi="Cambria Math"/>
                    <w:sz w:val="20"/>
                    <w:szCs w:val="20"/>
                  </w:rPr>
                  <m:t>≤20</m:t>
                </m:r>
                <m:r>
                  <w:rPr>
                    <w:rFonts w:ascii="Cambria Math" w:hAnsi="Cambria Math"/>
                    <w:sz w:val="20"/>
                    <w:szCs w:val="20"/>
                  </w:rPr>
                  <m:t>seconds</m:t>
                </m:r>
              </m:oMath>
            </m:oMathPara>
          </w:p>
        </w:tc>
      </w:tr>
      <w:tr w:rsidR="005A2EDF" w:rsidRPr="00F055DD" w14:paraId="4DBA07BC" w14:textId="77777777" w:rsidTr="005A2EDF">
        <w:tc>
          <w:tcPr>
            <w:tcW w:w="2689" w:type="dxa"/>
          </w:tcPr>
          <w:p w14:paraId="649F0619" w14:textId="77777777" w:rsidR="005A2EDF" w:rsidRPr="00F055DD" w:rsidRDefault="005A2EDF" w:rsidP="0047611C">
            <w:pPr>
              <w:rPr>
                <w:sz w:val="20"/>
                <w:szCs w:val="20"/>
              </w:rPr>
            </w:pPr>
            <w:r w:rsidRPr="00F055DD">
              <w:rPr>
                <w:sz w:val="20"/>
                <w:szCs w:val="20"/>
              </w:rPr>
              <w:t>Ratio of daily near work</w:t>
            </w:r>
          </w:p>
        </w:tc>
        <w:tc>
          <w:tcPr>
            <w:tcW w:w="6322" w:type="dxa"/>
          </w:tcPr>
          <w:p w14:paraId="43B9E604" w14:textId="77777777" w:rsidR="005A2EDF" w:rsidRPr="00F055DD" w:rsidRDefault="00000000" w:rsidP="0047611C">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T</m:t>
                        </m:r>
                      </m:e>
                      <m:sub>
                        <m:r>
                          <m:rPr>
                            <m:nor/>
                          </m:rPr>
                          <w:rPr>
                            <w:sz w:val="20"/>
                            <w:szCs w:val="20"/>
                          </w:rPr>
                          <m:t>near work</m:t>
                        </m:r>
                      </m:sub>
                    </m:sSub>
                  </m:num>
                  <m:den>
                    <m:sSub>
                      <m:sSubPr>
                        <m:ctrlPr>
                          <w:rPr>
                            <w:rFonts w:ascii="Cambria Math" w:hAnsi="Cambria Math"/>
                            <w:sz w:val="20"/>
                            <w:szCs w:val="20"/>
                          </w:rPr>
                        </m:ctrlPr>
                      </m:sSubPr>
                      <m:e>
                        <m:r>
                          <w:rPr>
                            <w:rFonts w:ascii="Cambria Math" w:hAnsi="Cambria Math"/>
                            <w:sz w:val="20"/>
                            <w:szCs w:val="20"/>
                          </w:rPr>
                          <m:t>T</m:t>
                        </m:r>
                      </m:e>
                      <m:sub>
                        <m:r>
                          <m:rPr>
                            <m:nor/>
                          </m:rPr>
                          <w:rPr>
                            <w:sz w:val="20"/>
                            <w:szCs w:val="20"/>
                          </w:rPr>
                          <m:t>total wear</m:t>
                        </m:r>
                      </m:sub>
                    </m:sSub>
                  </m:den>
                </m:f>
              </m:oMath>
            </m:oMathPara>
          </w:p>
        </w:tc>
      </w:tr>
      <w:tr w:rsidR="005A2EDF" w:rsidRPr="00F055DD" w14:paraId="181D1F49" w14:textId="77777777" w:rsidTr="005A2EDF">
        <w:tc>
          <w:tcPr>
            <w:tcW w:w="2689" w:type="dxa"/>
          </w:tcPr>
          <w:p w14:paraId="74C7A0CB" w14:textId="77777777" w:rsidR="005A2EDF" w:rsidRPr="00F055DD" w:rsidRDefault="005A2EDF" w:rsidP="0047611C">
            <w:pPr>
              <w:rPr>
                <w:sz w:val="20"/>
                <w:szCs w:val="20"/>
              </w:rPr>
            </w:pPr>
            <w:r w:rsidRPr="00F055DD">
              <w:rPr>
                <w:sz w:val="20"/>
                <w:szCs w:val="20"/>
              </w:rPr>
              <w:t>Visual break</w:t>
            </w:r>
          </w:p>
        </w:tc>
        <w:tc>
          <w:tcPr>
            <w:tcW w:w="6322" w:type="dxa"/>
          </w:tcPr>
          <w:p w14:paraId="2970825C"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5C45CB9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≥100c</m:t>
                </m:r>
                <m:r>
                  <w:rPr>
                    <w:rFonts w:ascii="Cambria Math" w:hAnsi="Cambria Math"/>
                    <w:sz w:val="20"/>
                    <w:szCs w:val="20"/>
                  </w:rPr>
                  <m:t>m</m:t>
                </m:r>
                <m:r>
                  <m:rPr>
                    <m:sty m:val="p"/>
                  </m:rPr>
                  <w:rPr>
                    <w:rFonts w:ascii="Cambria Math" w:hAnsi="Cambria Math"/>
                    <w:sz w:val="20"/>
                    <w:szCs w:val="20"/>
                  </w:rPr>
                  <m:t>,</m:t>
                </m:r>
              </m:oMath>
            </m:oMathPara>
          </w:p>
          <w:p w14:paraId="7C9FC387"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seconds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 xml:space="preserve">t-1 </m:t>
                    </m:r>
                    <m:d>
                      <m:dPr>
                        <m:ctrlPr>
                          <w:rPr>
                            <w:rFonts w:ascii="Cambria Math" w:hAnsi="Cambria Math"/>
                            <w:i/>
                            <w:sz w:val="20"/>
                            <w:szCs w:val="20"/>
                          </w:rPr>
                        </m:ctrlPr>
                      </m:dPr>
                      <m:e>
                        <m:r>
                          <m:rPr>
                            <m:nor/>
                          </m:rPr>
                          <w:rPr>
                            <w:sz w:val="20"/>
                            <w:szCs w:val="20"/>
                          </w:rPr>
                          <m:t>working distance</m:t>
                        </m:r>
                        <m:r>
                          <w:rPr>
                            <w:rFonts w:ascii="Cambria Math" w:hAnsi="Cambria Math"/>
                            <w:sz w:val="20"/>
                            <w:szCs w:val="20"/>
                          </w:rPr>
                          <m:t>&lt;100cm</m:t>
                        </m:r>
                      </m:e>
                    </m:d>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minutes</m:t>
                </m:r>
              </m:oMath>
            </m:oMathPara>
          </w:p>
        </w:tc>
      </w:tr>
      <w:tr w:rsidR="005A2EDF" w:rsidRPr="00F055DD" w14:paraId="44B8DE2E" w14:textId="77777777" w:rsidTr="005A2EDF">
        <w:tc>
          <w:tcPr>
            <w:tcW w:w="2689" w:type="dxa"/>
          </w:tcPr>
          <w:p w14:paraId="3045F622" w14:textId="77777777" w:rsidR="005A2EDF" w:rsidRPr="00F055DD" w:rsidRDefault="005A2EDF" w:rsidP="0047611C">
            <w:pPr>
              <w:rPr>
                <w:sz w:val="20"/>
                <w:szCs w:val="20"/>
              </w:rPr>
            </w:pPr>
            <w:r w:rsidRPr="00F055DD">
              <w:rPr>
                <w:sz w:val="20"/>
                <w:szCs w:val="20"/>
              </w:rPr>
              <w:t>Outdoor range</w:t>
            </w:r>
          </w:p>
        </w:tc>
        <w:tc>
          <w:tcPr>
            <w:tcW w:w="6322" w:type="dxa"/>
          </w:tcPr>
          <w:p w14:paraId="07003C30" w14:textId="77777777" w:rsidR="005A2EDF" w:rsidRPr="00F055DD" w:rsidRDefault="005A2EDF" w:rsidP="0047611C">
            <w:pPr>
              <w:rPr>
                <w:sz w:val="20"/>
                <w:szCs w:val="20"/>
              </w:rPr>
            </w:pPr>
            <m:oMathPara>
              <m:oMath>
                <m:r>
                  <m:rPr>
                    <m:nor/>
                  </m:rPr>
                  <w:rPr>
                    <w:sz w:val="20"/>
                    <w:szCs w:val="20"/>
                  </w:rPr>
                  <m:t>illuminance</m:t>
                </m:r>
                <m:r>
                  <m:rPr>
                    <m:sty m:val="p"/>
                  </m:rPr>
                  <w:rPr>
                    <w:rFonts w:ascii="Cambria Math" w:hAnsi="Cambria Math"/>
                    <w:sz w:val="20"/>
                    <w:szCs w:val="20"/>
                  </w:rPr>
                  <m:t>,</m:t>
                </m:r>
              </m:oMath>
            </m:oMathPara>
          </w:p>
          <w:p w14:paraId="2F11BC01"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1000</m:t>
                    </m:r>
                    <m:r>
                      <m:rPr>
                        <m:sty m:val="p"/>
                      </m:rPr>
                      <w:rPr>
                        <w:rFonts w:ascii="Cambria Math" w:hAnsi="Cambria Math"/>
                        <w:sz w:val="20"/>
                        <w:szCs w:val="20"/>
                      </w:rPr>
                      <m:t>,</m:t>
                    </m:r>
                    <m:r>
                      <w:rPr>
                        <w:rFonts w:ascii="Cambria Math" w:hAnsi="Cambria Math"/>
                        <w:sz w:val="20"/>
                        <w:szCs w:val="20"/>
                      </w:rPr>
                      <m:t>2000</m:t>
                    </m:r>
                  </m:e>
                </m:d>
                <m:r>
                  <w:rPr>
                    <w:rFonts w:ascii="Cambria Math" w:hAnsi="Cambria Math"/>
                    <w:sz w:val="20"/>
                    <w:szCs w:val="20"/>
                  </w:rPr>
                  <m:t xml:space="preserve">lx, </m:t>
                </m:r>
                <m:r>
                  <m:rPr>
                    <m:nor/>
                  </m:rPr>
                  <w:rPr>
                    <w:sz w:val="20"/>
                    <w:szCs w:val="20"/>
                  </w:rPr>
                  <m:t>Outdoor bright</m:t>
                </m:r>
              </m:oMath>
            </m:oMathPara>
          </w:p>
          <w:p w14:paraId="56663F8A"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2000</m:t>
                    </m:r>
                    <m:r>
                      <m:rPr>
                        <m:sty m:val="p"/>
                      </m:rPr>
                      <w:rPr>
                        <w:rFonts w:ascii="Cambria Math" w:hAnsi="Cambria Math"/>
                        <w:sz w:val="20"/>
                        <w:szCs w:val="20"/>
                      </w:rPr>
                      <m:t>,</m:t>
                    </m:r>
                    <m:r>
                      <w:rPr>
                        <w:rFonts w:ascii="Cambria Math" w:hAnsi="Cambria Math"/>
                        <w:sz w:val="20"/>
                        <w:szCs w:val="20"/>
                      </w:rPr>
                      <m:t>3000</m:t>
                    </m:r>
                  </m:e>
                </m:d>
                <m:r>
                  <w:rPr>
                    <w:rFonts w:ascii="Cambria Math" w:hAnsi="Cambria Math"/>
                    <w:sz w:val="20"/>
                    <w:szCs w:val="20"/>
                  </w:rPr>
                  <m:t xml:space="preserve">lx, </m:t>
                </m:r>
                <m:r>
                  <m:rPr>
                    <m:nor/>
                  </m:rPr>
                  <w:rPr>
                    <w:sz w:val="20"/>
                    <w:szCs w:val="20"/>
                  </w:rPr>
                  <m:t>Outdoor very bright</m:t>
                </m:r>
              </m:oMath>
            </m:oMathPara>
          </w:p>
          <w:p w14:paraId="2BA06E6C"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3000</m:t>
                    </m:r>
                    <m:r>
                      <m:rPr>
                        <m:sty m:val="p"/>
                      </m:rPr>
                      <w:rPr>
                        <w:rFonts w:ascii="Cambria Math" w:hAnsi="Cambria Math"/>
                        <w:sz w:val="20"/>
                        <w:szCs w:val="20"/>
                      </w:rPr>
                      <m:t>,</m:t>
                    </m:r>
                    <m:r>
                      <m:rPr>
                        <m:sty m:val="p"/>
                      </m:rPr>
                      <w:rPr>
                        <w:rFonts w:ascii="Cambria Math" w:hAnsi="Cambria Math"/>
                        <w:color w:val="373A3C"/>
                        <w:sz w:val="20"/>
                        <w:szCs w:val="20"/>
                        <w:shd w:val="clear" w:color="auto" w:fill="FFFFFF"/>
                      </w:rPr>
                      <m:t>∞</m:t>
                    </m:r>
                  </m:e>
                </m:d>
                <m:r>
                  <w:rPr>
                    <w:rFonts w:ascii="Cambria Math" w:hAnsi="Cambria Math"/>
                    <w:sz w:val="20"/>
                    <w:szCs w:val="20"/>
                  </w:rPr>
                  <m:t xml:space="preserve">lx, </m:t>
                </m:r>
                <m:r>
                  <m:rPr>
                    <m:nor/>
                  </m:rPr>
                  <w:rPr>
                    <w:sz w:val="20"/>
                    <w:szCs w:val="20"/>
                  </w:rPr>
                  <m:t>Outdoor extremely bright</m:t>
                </m:r>
              </m:oMath>
            </m:oMathPara>
          </w:p>
        </w:tc>
      </w:tr>
      <w:tr w:rsidR="005A2EDF" w:rsidRPr="00F055DD" w14:paraId="2DDC85F6" w14:textId="77777777" w:rsidTr="005A2EDF">
        <w:tc>
          <w:tcPr>
            <w:tcW w:w="2689" w:type="dxa"/>
          </w:tcPr>
          <w:p w14:paraId="0330665A" w14:textId="629AF000" w:rsidR="005A2EDF" w:rsidRPr="00F055DD" w:rsidRDefault="005A2EDF" w:rsidP="0047611C">
            <w:pPr>
              <w:rPr>
                <w:sz w:val="20"/>
                <w:szCs w:val="20"/>
              </w:rPr>
            </w:pPr>
            <w:r w:rsidRPr="00F055DD">
              <w:rPr>
                <w:sz w:val="20"/>
                <w:szCs w:val="20"/>
              </w:rPr>
              <w:t xml:space="preserve">Light </w:t>
            </w:r>
            <w:del w:id="18" w:author="Johannes Zauner" w:date="2026-04-01T16:04:00Z" w16du:dateUtc="2026-04-01T14:04:00Z">
              <w:r w:rsidRPr="00F055DD" w:rsidDel="00FA471A">
                <w:rPr>
                  <w:sz w:val="20"/>
                  <w:szCs w:val="20"/>
                </w:rPr>
                <w:delText>exposure</w:delText>
              </w:r>
              <w:r w:rsidRPr="00F055DD" w:rsidDel="00FA471A">
                <w:rPr>
                  <w:sz w:val="20"/>
                  <w:szCs w:val="20"/>
                  <w:vertAlign w:val="superscript"/>
                </w:rPr>
                <w:delText>1</w:delText>
              </w:r>
            </w:del>
            <w:ins w:id="19" w:author="Johannes Zauner" w:date="2026-04-01T16:04:00Z" w16du:dateUtc="2026-04-01T14:04:00Z">
              <w:r w:rsidR="00FA471A" w:rsidRPr="00F055DD">
                <w:rPr>
                  <w:sz w:val="20"/>
                  <w:szCs w:val="20"/>
                </w:rPr>
                <w:t>exposure</w:t>
              </w:r>
              <w:r w:rsidR="00FA471A">
                <w:rPr>
                  <w:sz w:val="20"/>
                  <w:szCs w:val="20"/>
                  <w:vertAlign w:val="superscript"/>
                </w:rPr>
                <w:t>2</w:t>
              </w:r>
            </w:ins>
          </w:p>
        </w:tc>
        <w:tc>
          <w:tcPr>
            <w:tcW w:w="6322" w:type="dxa"/>
          </w:tcPr>
          <w:p w14:paraId="72D343CA" w14:textId="77777777" w:rsidR="005A2EDF" w:rsidRPr="00F055DD" w:rsidRDefault="00000000" w:rsidP="0047611C">
            <w:pPr>
              <w:rPr>
                <w:sz w:val="20"/>
                <w:szCs w:val="20"/>
              </w:rPr>
            </w:pPr>
            <m:oMathPara>
              <m:oMath>
                <m:acc>
                  <m:accPr>
                    <m:chr m:val="‾"/>
                    <m:ctrlPr>
                      <w:rPr>
                        <w:rFonts w:ascii="Cambria Math" w:hAnsi="Cambria Math"/>
                        <w:sz w:val="20"/>
                        <w:szCs w:val="20"/>
                      </w:rPr>
                    </m:ctrlPr>
                  </m:accPr>
                  <m:e>
                    <m:r>
                      <w:rPr>
                        <w:rFonts w:ascii="Cambria Math" w:hAnsi="Cambria Math"/>
                        <w:sz w:val="20"/>
                        <w:szCs w:val="20"/>
                      </w:rPr>
                      <m:t>Illuminance</m:t>
                    </m:r>
                  </m:e>
                </m:acc>
              </m:oMath>
            </m:oMathPara>
          </w:p>
        </w:tc>
      </w:tr>
      <w:tr w:rsidR="005A2EDF" w:rsidRPr="00F055DD" w14:paraId="65D594DE" w14:textId="77777777" w:rsidTr="005A2EDF">
        <w:tc>
          <w:tcPr>
            <w:tcW w:w="2689" w:type="dxa"/>
          </w:tcPr>
          <w:p w14:paraId="000BF63A" w14:textId="77777777" w:rsidR="005A2EDF" w:rsidRPr="00F055DD" w:rsidRDefault="005A2EDF" w:rsidP="0047611C">
            <w:pPr>
              <w:rPr>
                <w:sz w:val="20"/>
                <w:szCs w:val="20"/>
              </w:rPr>
            </w:pPr>
            <w:r w:rsidRPr="00F055DD">
              <w:rPr>
                <w:sz w:val="20"/>
                <w:szCs w:val="20"/>
              </w:rPr>
              <w:t>Spectral bands</w:t>
            </w:r>
          </w:p>
        </w:tc>
        <w:tc>
          <w:tcPr>
            <w:tcW w:w="6322" w:type="dxa"/>
          </w:tcPr>
          <w:p w14:paraId="65F1C9F6" w14:textId="77777777" w:rsidR="005A2EDF" w:rsidRPr="00F055DD" w:rsidRDefault="005A2EDF" w:rsidP="0047611C">
            <w:pPr>
              <w:rPr>
                <w:sz w:val="20"/>
                <w:szCs w:val="20"/>
              </w:rPr>
            </w:pPr>
            <m:oMathPara>
              <m:oMath>
                <m:r>
                  <m:rPr>
                    <m:nor/>
                  </m:rPr>
                  <w:rPr>
                    <w:sz w:val="20"/>
                    <w:szCs w:val="20"/>
                  </w:rPr>
                  <m:t>spectral irradiance</m:t>
                </m:r>
                <m:r>
                  <m:rPr>
                    <m:sty m:val="p"/>
                  </m:rPr>
                  <w:rPr>
                    <w:rFonts w:ascii="Cambria Math" w:hAnsi="Cambria Math"/>
                    <w:sz w:val="20"/>
                    <w:szCs w:val="20"/>
                  </w:rPr>
                  <m:t>,</m:t>
                </m:r>
              </m:oMath>
            </m:oMathPara>
          </w:p>
          <w:p w14:paraId="07DDD9BC" w14:textId="77777777" w:rsidR="005A2EDF" w:rsidRPr="00F055DD" w:rsidRDefault="005A2EDF" w:rsidP="0047611C">
            <w:pPr>
              <w:rPr>
                <w:sz w:val="20"/>
                <w:szCs w:val="20"/>
              </w:rPr>
            </w:pPr>
            <m:oMathPara>
              <m:oMathParaPr>
                <m:jc m:val="center"/>
              </m:oMathParaPr>
              <m:oMath>
                <m:r>
                  <m:rPr>
                    <m:sty m:val="p"/>
                  </m:rPr>
                  <w:rPr>
                    <w:rFonts w:ascii="Cambria Math" w:hAnsi="Cambria Math"/>
                    <w:sz w:val="20"/>
                    <w:szCs w:val="20"/>
                  </w:rPr>
                  <m:t>[400,500]</m:t>
                </m:r>
                <m:r>
                  <w:rPr>
                    <w:rFonts w:ascii="Cambria Math" w:hAnsi="Cambria Math"/>
                    <w:sz w:val="20"/>
                    <w:szCs w:val="20"/>
                  </w:rPr>
                  <m:t xml:space="preserve">nm, </m:t>
                </m:r>
                <m:r>
                  <m:rPr>
                    <m:nor/>
                  </m:rPr>
                  <w:rPr>
                    <w:sz w:val="20"/>
                    <w:szCs w:val="20"/>
                  </w:rPr>
                  <m:t>short wavelength light</m:t>
                </m:r>
              </m:oMath>
            </m:oMathPara>
          </w:p>
          <w:p w14:paraId="64F6A99B" w14:textId="77777777" w:rsidR="005A2EDF" w:rsidRPr="00F055DD" w:rsidRDefault="005A2EDF" w:rsidP="0047611C">
            <w:pPr>
              <w:rPr>
                <w:sz w:val="20"/>
                <w:szCs w:val="20"/>
              </w:rPr>
            </w:pPr>
            <m:oMathPara>
              <m:oMath>
                <m:r>
                  <m:rPr>
                    <m:sty m:val="p"/>
                  </m:rPr>
                  <w:rPr>
                    <w:rFonts w:ascii="Cambria Math" w:hAnsi="Cambria Math"/>
                    <w:sz w:val="20"/>
                    <w:szCs w:val="20"/>
                  </w:rPr>
                  <m:t>[600, 700]</m:t>
                </m:r>
                <m:r>
                  <w:rPr>
                    <w:rFonts w:ascii="Cambria Math" w:hAnsi="Cambria Math"/>
                    <w:sz w:val="20"/>
                    <w:szCs w:val="20"/>
                  </w:rPr>
                  <m:t xml:space="preserve">nm, </m:t>
                </m:r>
                <m:r>
                  <m:rPr>
                    <m:nor/>
                  </m:rPr>
                  <w:rPr>
                    <w:sz w:val="20"/>
                    <w:szCs w:val="20"/>
                  </w:rPr>
                  <m:t>long wavelength light</m:t>
                </m:r>
              </m:oMath>
            </m:oMathPara>
          </w:p>
        </w:tc>
      </w:tr>
      <w:tr w:rsidR="005A2EDF" w:rsidRPr="00F055DD" w14:paraId="009C345F" w14:textId="77777777" w:rsidTr="005A2EDF">
        <w:tc>
          <w:tcPr>
            <w:tcW w:w="2689" w:type="dxa"/>
          </w:tcPr>
          <w:p w14:paraId="4DBD08A0" w14:textId="77777777" w:rsidR="005A2EDF" w:rsidRPr="00F055DD" w:rsidRDefault="005A2EDF" w:rsidP="0047611C">
            <w:pPr>
              <w:rPr>
                <w:sz w:val="20"/>
                <w:szCs w:val="20"/>
              </w:rPr>
            </w:pPr>
            <w:r w:rsidRPr="00F055DD">
              <w:rPr>
                <w:sz w:val="20"/>
                <w:szCs w:val="20"/>
              </w:rPr>
              <w:lastRenderedPageBreak/>
              <w:t>Ratio of short vs. long wavelength light</w:t>
            </w:r>
          </w:p>
        </w:tc>
        <w:tc>
          <w:tcPr>
            <w:tcW w:w="6322" w:type="dxa"/>
          </w:tcPr>
          <w:p w14:paraId="6800C541" w14:textId="77777777" w:rsidR="005A2EDF" w:rsidRPr="00F055DD" w:rsidRDefault="00000000" w:rsidP="0047611C">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,short wavelength</m:t>
                        </m:r>
                      </m:sub>
                    </m:sSub>
                  </m:num>
                  <m:den>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,long wavelength</m:t>
                        </m:r>
                      </m:sub>
                    </m:sSub>
                  </m:den>
                </m:f>
              </m:oMath>
            </m:oMathPara>
          </w:p>
        </w:tc>
      </w:tr>
    </w:tbl>
    <w:p w14:paraId="59B1BC6B" w14:textId="7CD72E6A" w:rsidR="005A2EDF" w:rsidRDefault="005A2EDF" w:rsidP="005A2EDF">
      <w:pPr>
        <w:rPr>
          <w:ins w:id="20" w:author="Johannes Zauner" w:date="2026-04-01T16:04:00Z" w16du:dateUtc="2026-04-01T14:04:00Z"/>
        </w:rPr>
      </w:pPr>
      <w:r>
        <w:rPr>
          <w:rStyle w:val="Funotenzeichen"/>
        </w:rPr>
        <w:footnoteRef/>
      </w:r>
      <w:r>
        <w:t xml:space="preserve"> </w:t>
      </w:r>
      <w:ins w:id="21" w:author="Johannes Zauner" w:date="2026-04-01T16:05:00Z" w16du:dateUtc="2026-04-01T14:05:00Z">
        <w:r w:rsidR="00FA471A">
          <w:t xml:space="preserve">The upper threshold refers to the </w:t>
        </w:r>
      </w:ins>
      <w:proofErr w:type="spellStart"/>
      <w:ins w:id="22" w:author="Johannes Zauner" w:date="2026-04-01T16:06:00Z" w16du:dateUtc="2026-04-01T14:06:00Z">
        <w:r w:rsidR="00D85458" w:rsidRPr="00DF50B6">
          <w:t>Clouclip</w:t>
        </w:r>
        <w:r w:rsidR="006A6D20">
          <w:t>’</w:t>
        </w:r>
        <w:r w:rsidR="00292F8E">
          <w:t>s</w:t>
        </w:r>
      </w:ins>
      <w:proofErr w:type="spellEnd"/>
      <w:ins w:id="23" w:author="Johannes Zauner" w:date="2026-04-01T16:05:00Z" w16du:dateUtc="2026-04-01T14:05:00Z">
        <w:r w:rsidR="00FA471A">
          <w:t xml:space="preserve"> maximum distance measurement and is not theoretically based</w:t>
        </w:r>
      </w:ins>
      <w:del w:id="24" w:author="Johannes Zauner" w:date="2026-04-01T16:05:00Z" w16du:dateUtc="2026-04-01T14:05:00Z">
        <w:r w:rsidDel="00FA471A">
          <w:delText>This deviates from the common definition of luminous exposure, which is the sum of illuminance measurements scaled to hourly observation intervals</w:delText>
        </w:r>
      </w:del>
    </w:p>
    <w:p w14:paraId="3EF6F252" w14:textId="1799E274" w:rsidR="00FA471A" w:rsidRDefault="00FA471A" w:rsidP="00FA471A">
      <w:pPr>
        <w:rPr>
          <w:ins w:id="25" w:author="Johannes Zauner" w:date="2026-04-01T16:04:00Z" w16du:dateUtc="2026-04-01T14:04:00Z"/>
        </w:rPr>
      </w:pPr>
      <w:ins w:id="26" w:author="Johannes Zauner" w:date="2026-04-01T16:04:00Z" w16du:dateUtc="2026-04-01T14:04:00Z">
        <w:r>
          <w:rPr>
            <w:rStyle w:val="Funotenzeichen"/>
          </w:rPr>
          <w:t>2</w:t>
        </w:r>
        <w:r>
          <w:t xml:space="preserve"> This deviates from the common definition of luminous exposure, which is the sum of illuminance measurements scaled to hourly observation intervals</w:t>
        </w:r>
      </w:ins>
    </w:p>
    <w:p w14:paraId="435C4ACE" w14:textId="77777777" w:rsidR="00FA471A" w:rsidRDefault="00FA471A" w:rsidP="005A2EDF"/>
    <w:p w14:paraId="6C92C1DB" w14:textId="7D481F48" w:rsidR="00D80458" w:rsidRDefault="00383602" w:rsidP="00EF17F7">
      <w:r>
        <w:rPr>
          <w:rStyle w:val="Hervorhebung"/>
        </w:rPr>
        <w:t>Table 2</w:t>
      </w:r>
      <w:r w:rsidR="005A2EDF" w:rsidRPr="00B05E74">
        <w:rPr>
          <w:rStyle w:val="Hervorhebung"/>
        </w:rPr>
        <w:t>: Definitions of terms and metrics</w:t>
      </w:r>
    </w:p>
    <w:p w14:paraId="21961598" w14:textId="6052C5C0" w:rsidR="007C0A0D" w:rsidRPr="00C673E9" w:rsidRDefault="007C0A0D" w:rsidP="007C0A0D">
      <w:pPr>
        <w:pStyle w:val="Textkrper"/>
        <w:rPr>
          <w:rFonts w:ascii="Arial" w:hAnsi="Arial" w:cs="Arial"/>
        </w:rPr>
      </w:pPr>
      <w:r w:rsidRPr="00C673E9">
        <w:rPr>
          <w:rFonts w:ascii="Arial" w:hAnsi="Arial" w:cs="Arial"/>
        </w:rPr>
        <w:t xml:space="preserve">It should be noted that although daylight levels can far exceed the thresholds defined in </w:t>
      </w:r>
      <w:r w:rsidR="00383602" w:rsidRPr="00C86C21">
        <w:rPr>
          <w:b/>
          <w:bCs/>
        </w:rPr>
        <w:t>Table 2</w:t>
      </w:r>
      <w:r w:rsidRPr="00C673E9">
        <w:rPr>
          <w:rFonts w:ascii="Arial" w:hAnsi="Arial" w:cs="Arial"/>
        </w:rPr>
        <w:t xml:space="preserve"> - and may reach or even exceed 10^5 lux - empirical daylight levels measured at eye level are much lower, typically around 10^3 lux, especially when considering aggregated time-series data over minutes to hours.</w:t>
      </w:r>
    </w:p>
    <w:p w14:paraId="15C722BE" w14:textId="77777777" w:rsidR="007C0A0D" w:rsidRPr="00DF50B6" w:rsidRDefault="007C0A0D" w:rsidP="007C0A0D">
      <w:pPr>
        <w:pStyle w:val="berschrift3"/>
      </w:pPr>
      <w:bookmarkStart w:id="27" w:name="devices"/>
      <w:bookmarkEnd w:id="11"/>
      <w:r w:rsidRPr="00DF50B6">
        <w:t>Devices</w:t>
      </w:r>
    </w:p>
    <w:p w14:paraId="138C812F" w14:textId="77777777" w:rsidR="007C0A0D" w:rsidRPr="00DF50B6" w:rsidRDefault="007C0A0D" w:rsidP="00DF50B6">
      <w:r w:rsidRPr="00DF50B6">
        <w:t>Data from two wearable devices are used in this analysis:</w:t>
      </w:r>
    </w:p>
    <w:p w14:paraId="1044975B" w14:textId="5697577B" w:rsidR="007C0A0D" w:rsidRPr="00DF50B6" w:rsidRDefault="007C0A0D" w:rsidP="00DF50B6">
      <w:pPr>
        <w:pStyle w:val="Listenabsatz"/>
        <w:numPr>
          <w:ilvl w:val="0"/>
          <w:numId w:val="57"/>
        </w:numPr>
      </w:pPr>
      <w:proofErr w:type="spellStart"/>
      <w:r w:rsidRPr="00DF50B6">
        <w:rPr>
          <w:rStyle w:val="SchwacherVerweis"/>
        </w:rPr>
        <w:t>Clouclip</w:t>
      </w:r>
      <w:proofErr w:type="spellEnd"/>
      <w:r w:rsidRPr="00DF50B6">
        <w:t xml:space="preserve">: A wearable device that measures viewing distance and ambient light </w:t>
      </w:r>
      <w:r w:rsidRPr="00C673E9">
        <w:rPr>
          <w:rFonts w:ascii="Arial" w:hAnsi="Arial" w:cs="Arial"/>
        </w:rPr>
        <w:t xml:space="preserve">simultaneously </w:t>
      </w:r>
      <w:r w:rsidRPr="00DF50B6">
        <w:t>[Glasson Technology Co., Ltd, Hangzhou, China; Wen et al. (2021); Wen et al. (2020)</w:t>
      </w:r>
      <w:ins w:id="28" w:author="Johannes Zauner" w:date="2026-04-01T16:06:00Z" w16du:dateUtc="2026-04-01T14:06:00Z">
        <w:r w:rsidR="009C1AFD">
          <w:t xml:space="preserve">; </w:t>
        </w:r>
        <w:r w:rsidR="009C1AFD">
          <w:t xml:space="preserve">Bhandari and Ostrin </w:t>
        </w:r>
        <w:r w:rsidR="009C1AFD">
          <w:t>(2020)</w:t>
        </w:r>
      </w:ins>
      <w:r w:rsidRPr="00DF50B6">
        <w:t xml:space="preserve">]. The </w:t>
      </w:r>
      <w:proofErr w:type="spellStart"/>
      <w:r w:rsidRPr="00DF50B6">
        <w:t>Clouclip</w:t>
      </w:r>
      <w:proofErr w:type="spellEnd"/>
      <w:r w:rsidRPr="00DF50B6">
        <w:t xml:space="preserve"> provides a simple data output with only </w:t>
      </w:r>
      <w:r w:rsidRPr="00C673E9">
        <w:rPr>
          <w:rFonts w:ascii="Arial" w:hAnsi="Arial" w:cs="Arial"/>
        </w:rPr>
        <w:t>distance</w:t>
      </w:r>
      <w:r w:rsidRPr="00DF50B6">
        <w:t xml:space="preserve"> (working distance, in centimeters) and </w:t>
      </w:r>
      <w:r w:rsidRPr="00C673E9">
        <w:rPr>
          <w:rFonts w:ascii="Arial" w:hAnsi="Arial" w:cs="Arial"/>
        </w:rPr>
        <w:t>illuminance</w:t>
      </w:r>
      <w:r w:rsidRPr="00DF50B6">
        <w:t xml:space="preserve"> (ambient light, in lux). Data in our example were recorded at 5-second intervals. Approximately one week of data (~120,960 observations) is about </w:t>
      </w:r>
      <w:ins w:id="29" w:author="Johannes Zauner" w:date="2026-04-01T16:06:00Z" w16du:dateUtc="2026-04-01T14:06:00Z">
        <w:r w:rsidR="00D85458">
          <w:t xml:space="preserve">2-4 MB in size. For the </w:t>
        </w:r>
        <w:proofErr w:type="spellStart"/>
        <w:r w:rsidR="00D85458" w:rsidRPr="00DF50B6">
          <w:t>Clouclip</w:t>
        </w:r>
        <w:proofErr w:type="spellEnd"/>
        <w:r w:rsidR="00D85458">
          <w:t xml:space="preserve"> </w:t>
        </w:r>
        <w:r w:rsidR="00D85458">
          <w:t xml:space="preserve">device, the dataset we will be using comes from a data collection during COVID-19 (November 2020). More information on the context of data collection </w:t>
        </w:r>
      </w:ins>
      <w:ins w:id="30" w:author="Johannes Zauner" w:date="2026-04-01T16:07:00Z" w16du:dateUtc="2026-04-01T14:07:00Z">
        <w:r w:rsidR="00C03DFB">
          <w:t>can</w:t>
        </w:r>
      </w:ins>
      <w:ins w:id="31" w:author="Johannes Zauner" w:date="2026-04-01T16:06:00Z" w16du:dateUtc="2026-04-01T14:06:00Z">
        <w:r w:rsidR="00D85458">
          <w:t xml:space="preserve"> be found in (Bhandari </w:t>
        </w:r>
      </w:ins>
      <w:ins w:id="32" w:author="Johannes Zauner" w:date="2026-04-01T16:07:00Z" w16du:dateUtc="2026-04-01T14:07:00Z">
        <w:r w:rsidR="00C03DFB">
          <w:t>and Ostrin,</w:t>
        </w:r>
      </w:ins>
      <w:ins w:id="33" w:author="Johannes Zauner" w:date="2026-04-01T16:06:00Z" w16du:dateUtc="2026-04-01T14:06:00Z">
        <w:r w:rsidR="00D85458">
          <w:t xml:space="preserve"> 2022).</w:t>
        </w:r>
      </w:ins>
      <w:del w:id="34" w:author="Johannes Zauner" w:date="2026-04-01T16:06:00Z" w16du:dateUtc="2026-04-01T14:06:00Z">
        <w:r w:rsidRPr="00DF50B6" w:rsidDel="00D85458">
          <w:delText>1.6 MB in size.</w:delText>
        </w:r>
      </w:del>
    </w:p>
    <w:p w14:paraId="326F4923" w14:textId="48135323" w:rsidR="007C0A0D" w:rsidRPr="00DF50B6" w:rsidRDefault="007C0A0D" w:rsidP="00DF50B6">
      <w:pPr>
        <w:pStyle w:val="Listenabsatz"/>
        <w:numPr>
          <w:ilvl w:val="0"/>
          <w:numId w:val="57"/>
        </w:numPr>
      </w:pPr>
      <w:r w:rsidRPr="00DF50B6">
        <w:rPr>
          <w:rStyle w:val="SchwacherVerweis"/>
        </w:rPr>
        <w:t>Visual Environment Evaluation Tool</w:t>
      </w:r>
      <w:r w:rsidRPr="00DF50B6">
        <w:t xml:space="preserve"> (VEET): A head-mounted multi-modal device that logs multiple data streams [</w:t>
      </w:r>
      <w:r w:rsidRPr="00C673E9">
        <w:rPr>
          <w:rFonts w:ascii="Arial" w:hAnsi="Arial" w:cs="Arial"/>
        </w:rPr>
        <w:t>Reality Labs Research,</w:t>
      </w:r>
      <w:r w:rsidRPr="00DF50B6">
        <w:t xml:space="preserve"> Menlo Park, CA, USA; Sah, Narra, and Ostrin (2025); Sullivan et al. (2024)].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t>
      </w:r>
      <w:r w:rsidRPr="00DF50B6">
        <w:lastRenderedPageBreak/>
        <w:t>week).</w:t>
      </w:r>
      <w:ins w:id="35" w:author="Johannes Zauner" w:date="2026-04-01T16:07:00Z" w16du:dateUtc="2026-04-01T14:07:00Z">
        <w:r w:rsidR="00C03DFB">
          <w:t xml:space="preserve"> </w:t>
        </w:r>
        <w:r w:rsidR="00C03DFB">
          <w:t xml:space="preserve">For the </w:t>
        </w:r>
        <w:r w:rsidR="00C03DFB" w:rsidRPr="00DF50B6">
          <w:t>VEET</w:t>
        </w:r>
        <w:r w:rsidR="00C03DFB">
          <w:t xml:space="preserve"> device, the dataset comes from a pilot data collection of a researcher under naturalistic conditions.</w:t>
        </w:r>
      </w:ins>
    </w:p>
    <w:p w14:paraId="72559DB3" w14:textId="77777777" w:rsidR="007C0A0D" w:rsidRPr="00DF50B6" w:rsidRDefault="007C0A0D" w:rsidP="007C0A0D">
      <w:pPr>
        <w:pStyle w:val="berschrift3"/>
      </w:pPr>
      <w:bookmarkStart w:id="36" w:name="data-processing-summary"/>
      <w:bookmarkEnd w:id="27"/>
      <w:r w:rsidRPr="00DF50B6">
        <w:t>Data processing summary</w:t>
      </w:r>
    </w:p>
    <w:p w14:paraId="598FE1FF" w14:textId="1F130012" w:rsidR="007C0A0D" w:rsidRDefault="007C0A0D" w:rsidP="00DF50B6">
      <w:r w:rsidRPr="00DF50B6">
        <w:t xml:space="preserve">The </w:t>
      </w:r>
      <w:hyperlink w:anchor="results">
        <w:r w:rsidRPr="00C673E9">
          <w:rPr>
            <w:rStyle w:val="Hyperlink"/>
            <w:rFonts w:ascii="Arial" w:hAnsi="Arial" w:cs="Arial"/>
          </w:rPr>
          <w:t>Results</w:t>
        </w:r>
      </w:hyperlink>
      <w:r w:rsidRPr="00DF50B6">
        <w:t xml:space="preserve"> section uses imported and pre-processed data from the two devices to calculate metrics. </w:t>
      </w:r>
      <w:hyperlink r:id="rId39">
        <w:r w:rsidRPr="00C673E9">
          <w:rPr>
            <w:rStyle w:val="Hyperlink"/>
            <w:rFonts w:ascii="Arial" w:hAnsi="Arial" w:cs="Arial"/>
          </w:rPr>
          <w:t>Supplement 1</w:t>
        </w:r>
      </w:hyperlink>
      <w:r w:rsidRPr="00DF50B6">
        <w:t xml:space="preserve"> c</w:t>
      </w:r>
      <w:r w:rsidR="00DC45C4" w:rsidRPr="00DC45C4">
        <w:t>ontains the annotated code and description for the steps involved, which are summarized as follows, and as shown in </w:t>
      </w:r>
      <w:hyperlink r:id="rId40" w:anchor="fig-fc_supplement" w:history="1">
        <w:r w:rsidR="00DC45C4" w:rsidRPr="00DC45C4">
          <w:rPr>
            <w:rStyle w:val="Hyperlink"/>
          </w:rPr>
          <w:t>Figure 1</w:t>
        </w:r>
      </w:hyperlink>
      <w:r w:rsidR="00DC45C4" w:rsidRPr="00DC45C4">
        <w:t>. Please refer to the supplement for details</w:t>
      </w:r>
      <w:r w:rsidR="00DC45C4">
        <w:t>.</w:t>
      </w:r>
    </w:p>
    <w:p w14:paraId="657422C8" w14:textId="6A7C0A27" w:rsidR="005B4FEE" w:rsidRDefault="001B4363" w:rsidP="00DF50B6">
      <w:ins w:id="37" w:author="Johannes Zauner" w:date="2026-04-01T16:07:00Z" w16du:dateUtc="2026-04-01T14:07:00Z">
        <w:r>
          <w:rPr>
            <w:noProof/>
          </w:rPr>
          <w:drawing>
            <wp:inline distT="0" distB="0" distL="0" distR="0" wp14:anchorId="339E7979" wp14:editId="61B5820B">
              <wp:extent cx="5728335" cy="2957195"/>
              <wp:effectExtent l="0" t="0" r="0" b="1905"/>
              <wp:docPr id="4717150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5094" name="Grafik 47171509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8335" cy="2957195"/>
                      </a:xfrm>
                      <a:prstGeom prst="rect">
                        <a:avLst/>
                      </a:prstGeom>
                    </pic:spPr>
                  </pic:pic>
                </a:graphicData>
              </a:graphic>
            </wp:inline>
          </w:drawing>
        </w:r>
      </w:ins>
      <w:del w:id="38" w:author="Johannes Zauner" w:date="2026-04-01T16:07:00Z" w16du:dateUtc="2026-04-01T14:07:00Z">
        <w:r w:rsidR="005B4FEE" w:rsidDel="001B4363">
          <w:rPr>
            <w:noProof/>
          </w:rPr>
          <w:drawing>
            <wp:inline distT="0" distB="0" distL="0" distR="0" wp14:anchorId="5574BF2E" wp14:editId="4FEA8E10">
              <wp:extent cx="5728335" cy="2663190"/>
              <wp:effectExtent l="0" t="0" r="0" b="3810"/>
              <wp:docPr id="2141701439" name="Grafik 1" descr="Ein Bild, das Diagramm, Text, Plan,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1439" name="Grafik 1" descr="Ein Bild, das Diagramm, Text, Plan, Reihe enthält.&#10;&#10;KI-generierte Inhalte können fehlerhaft sein."/>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8335" cy="2663190"/>
                      </a:xfrm>
                      <a:prstGeom prst="rect">
                        <a:avLst/>
                      </a:prstGeom>
                    </pic:spPr>
                  </pic:pic>
                </a:graphicData>
              </a:graphic>
            </wp:inline>
          </w:drawing>
        </w:r>
      </w:del>
    </w:p>
    <w:p w14:paraId="345E8F64" w14:textId="77FEFDAE" w:rsidR="005B4FEE" w:rsidRPr="00C86C21" w:rsidRDefault="005B4FEE" w:rsidP="00DF50B6">
      <w:pPr>
        <w:rPr>
          <w:i/>
          <w:iCs/>
        </w:rPr>
      </w:pPr>
      <w:r w:rsidRPr="00C86C21">
        <w:rPr>
          <w:i/>
          <w:iCs/>
        </w:rPr>
        <w:t>Figure </w:t>
      </w:r>
      <w:r>
        <w:rPr>
          <w:i/>
          <w:iCs/>
        </w:rPr>
        <w:t>1</w:t>
      </w:r>
      <w:r w:rsidRPr="00C86C21">
        <w:rPr>
          <w:i/>
          <w:iCs/>
        </w:rPr>
        <w:t xml:space="preserve">: </w:t>
      </w:r>
      <w:r>
        <w:rPr>
          <w:i/>
          <w:iCs/>
        </w:rPr>
        <w:t>Pre-processing steps in the supplement document</w:t>
      </w:r>
    </w:p>
    <w:p w14:paraId="7FDDEB25" w14:textId="36F67108" w:rsidR="007C0A0D" w:rsidRPr="00C673E9" w:rsidRDefault="007C0A0D" w:rsidP="007C0A0D">
      <w:pPr>
        <w:pStyle w:val="Textkrper"/>
        <w:rPr>
          <w:rFonts w:ascii="Arial" w:hAnsi="Arial" w:cs="Arial"/>
        </w:rPr>
      </w:pPr>
      <w:r w:rsidRPr="00DF50B6">
        <w:rPr>
          <w:b/>
        </w:rPr>
        <w:t>Data import:</w:t>
      </w:r>
      <w:r w:rsidRPr="00DF50B6">
        <w:t xml:space="preserve"> We imported raw data from the </w:t>
      </w:r>
      <w:proofErr w:type="spellStart"/>
      <w:r w:rsidRPr="00DF50B6">
        <w:rPr>
          <w:rStyle w:val="SchwacherVerweis"/>
        </w:rPr>
        <w:t>Clouclip</w:t>
      </w:r>
      <w:proofErr w:type="spellEnd"/>
      <w:r w:rsidRPr="00DF50B6">
        <w:t xml:space="preserve"> and </w:t>
      </w:r>
      <w:r w:rsidRPr="00DF50B6">
        <w:rPr>
          <w:rStyle w:val="SchwacherVerweis"/>
        </w:rPr>
        <w:t>VEET</w:t>
      </w:r>
      <w:r w:rsidRPr="00DF50B6">
        <w:t xml:space="preserve"> devices using </w:t>
      </w:r>
      <w:proofErr w:type="spellStart"/>
      <w:r w:rsidRPr="00DF50B6">
        <w:t>LightLogR’s</w:t>
      </w:r>
      <w:proofErr w:type="spellEnd"/>
      <w:r w:rsidRPr="00DF50B6">
        <w:t xml:space="preserve"> built-in import functions, which automatically handle device-specific formats and idiosyncrasies.</w:t>
      </w:r>
    </w:p>
    <w:p w14:paraId="7F92DFC7" w14:textId="2BE42FF1" w:rsidR="007C0A0D" w:rsidRPr="00636EE9" w:rsidRDefault="007C0A0D" w:rsidP="00DF50B6">
      <w:r w:rsidRPr="00DF50B6">
        <w:t xml:space="preserve">The </w:t>
      </w:r>
      <w:proofErr w:type="spellStart"/>
      <w:r w:rsidRPr="00DF50B6">
        <w:rPr>
          <w:rStyle w:val="SchwacherVerweis"/>
        </w:rPr>
        <w:t>Clouclip</w:t>
      </w:r>
      <w:proofErr w:type="spellEnd"/>
      <w:r w:rsidRPr="00DF50B6">
        <w:t xml:space="preserve"> export file (provided as a tab-delimited text file) contains timestamped records of distance (cm) and illuminance (lux). </w:t>
      </w:r>
      <w:proofErr w:type="spellStart"/>
      <w:r w:rsidRPr="00DF50B6">
        <w:t>LightLogR’s</w:t>
      </w:r>
      <w:proofErr w:type="spellEnd"/>
      <w:r w:rsidRPr="00DF50B6">
        <w:t xml:space="preserve"> </w:t>
      </w:r>
      <w:proofErr w:type="spellStart"/>
      <w:r w:rsidRPr="00DF50B6">
        <w:rPr>
          <w:rStyle w:val="SchwacherVerweis"/>
        </w:rPr>
        <w:t>import$Clouclip</w:t>
      </w:r>
      <w:proofErr w:type="spellEnd"/>
      <w:r w:rsidRPr="00DF50B6">
        <w:t xml:space="preserve"> function reads this file, after specifying the device’s recording </w:t>
      </w:r>
      <w:proofErr w:type="spellStart"/>
      <w:r w:rsidRPr="00DF50B6">
        <w:t>timezone</w:t>
      </w:r>
      <w:proofErr w:type="spellEnd"/>
      <w:r w:rsidRPr="00DF50B6">
        <w:t xml:space="preserve">, and converts device-specific sentinel codes into proper missing values. For instance, the </w:t>
      </w:r>
      <w:proofErr w:type="spellStart"/>
      <w:r w:rsidRPr="00DF50B6">
        <w:t>Clouclip</w:t>
      </w:r>
      <w:proofErr w:type="spellEnd"/>
      <w:r w:rsidRPr="00DF50B6">
        <w:t xml:space="preserve"> uses special numeric codes to indicate when it is in “sleep mode” or when a reading is out of the sensor’s range, rather than recording a normal value. </w:t>
      </w:r>
      <w:proofErr w:type="spellStart"/>
      <w:r w:rsidRPr="00DF50B6">
        <w:t>LightLogR</w:t>
      </w:r>
      <w:proofErr w:type="spellEnd"/>
      <w:r w:rsidRPr="00DF50B6">
        <w:t xml:space="preserve"> identifies </w:t>
      </w:r>
      <w:r w:rsidRPr="00636EE9">
        <w:rPr>
          <w:rStyle w:val="SchwacherVerweis"/>
        </w:rPr>
        <w:t>-1</w:t>
      </w:r>
      <w:r w:rsidRPr="00636EE9">
        <w:t xml:space="preserve"> (for both distance and </w:t>
      </w:r>
      <w:r w:rsidRPr="00C673E9">
        <w:rPr>
          <w:rFonts w:ascii="Arial" w:hAnsi="Arial" w:cs="Arial"/>
        </w:rPr>
        <w:t>lux</w:t>
      </w:r>
      <w:r w:rsidRPr="00636EE9">
        <w:t xml:space="preserve">) as indicating the device’s sleep mode and </w:t>
      </w:r>
      <w:r w:rsidRPr="00636EE9">
        <w:rPr>
          <w:rStyle w:val="SchwacherVerweis"/>
        </w:rPr>
        <w:t>204</w:t>
      </w:r>
      <w:r w:rsidRPr="00636EE9">
        <w:t xml:space="preserve"> (for distance) as indicating the object was beyond the measurable range, </w:t>
      </w:r>
      <w:r w:rsidRPr="00636EE9">
        <w:lastRenderedPageBreak/>
        <w:t xml:space="preserve">replacing these with </w:t>
      </w:r>
      <w:r w:rsidRPr="00636EE9">
        <w:rPr>
          <w:rStyle w:val="SchwacherVerweis"/>
        </w:rPr>
        <w:t>NA</w:t>
      </w:r>
      <w:r w:rsidRPr="00636EE9">
        <w:t xml:space="preserve"> and logging their status in separate columns. The import routine also provides an initial summary of the dataset, including start and end times and any irregular sampling intervals or gaps.</w:t>
      </w:r>
      <w:ins w:id="39" w:author="Johannes Zauner" w:date="2026-04-01T16:08:00Z" w16du:dateUtc="2026-04-01T14:08:00Z">
        <w:r w:rsidR="0082691B" w:rsidRPr="0082691B">
          <w:t xml:space="preserve"> </w:t>
        </w:r>
        <w:r w:rsidR="0082691B">
          <w:t>The dataset contained substantial values above the sensible range of 120 cm distance measurement (Bhandari and Ostrin</w:t>
        </w:r>
        <w:r w:rsidR="0082691B">
          <w:t>,</w:t>
        </w:r>
        <w:r w:rsidR="0082691B">
          <w:t xml:space="preserve"> 2020), which is why these measurements were set to </w:t>
        </w:r>
        <w:r w:rsidR="0082691B">
          <w:rPr>
            <w:rStyle w:val="VerbatimChar"/>
          </w:rPr>
          <w:t>NA</w:t>
        </w:r>
        <w:r w:rsidR="0082691B">
          <w:t>, with an identifier of these cases i</w:t>
        </w:r>
        <w:r w:rsidR="00030C2A">
          <w:t>n</w:t>
        </w:r>
      </w:ins>
      <w:ins w:id="40" w:author="Johannes Zauner" w:date="2026-04-01T16:09:00Z" w16du:dateUtc="2026-04-01T14:09:00Z">
        <w:r w:rsidR="00030C2A">
          <w:t xml:space="preserve"> the</w:t>
        </w:r>
      </w:ins>
      <w:ins w:id="41" w:author="Johannes Zauner" w:date="2026-04-01T16:08:00Z" w16du:dateUtc="2026-04-01T14:08:00Z">
        <w:r w:rsidR="00030C2A">
          <w:t xml:space="preserve"> </w:t>
        </w:r>
        <w:proofErr w:type="spellStart"/>
        <w:r w:rsidR="00030C2A">
          <w:rPr>
            <w:i/>
            <w:iCs/>
          </w:rPr>
          <w:t>Dis_status</w:t>
        </w:r>
      </w:ins>
      <w:proofErr w:type="spellEnd"/>
      <w:ins w:id="42" w:author="Johannes Zauner" w:date="2026-04-01T16:09:00Z" w16du:dateUtc="2026-04-01T14:09:00Z">
        <w:r w:rsidR="00030C2A">
          <w:t xml:space="preserve"> column</w:t>
        </w:r>
      </w:ins>
      <w:ins w:id="43" w:author="Johannes Zauner" w:date="2026-04-01T16:08:00Z" w16du:dateUtc="2026-04-01T14:08:00Z">
        <w:r w:rsidR="0082691B">
          <w:t>.</w:t>
        </w:r>
      </w:ins>
    </w:p>
    <w:p w14:paraId="409FC05E" w14:textId="12CE677D" w:rsidR="007C0A0D" w:rsidRPr="00636EE9" w:rsidRDefault="007C0A0D" w:rsidP="00DF50B6">
      <w:r w:rsidRPr="00636EE9">
        <w:t xml:space="preserve">For the </w:t>
      </w:r>
      <w:r w:rsidRPr="00636EE9">
        <w:rPr>
          <w:rStyle w:val="SchwacherVerweis"/>
        </w:rPr>
        <w:t>VEET</w:t>
      </w:r>
      <w:r w:rsidRPr="00636EE9">
        <w:t xml:space="preserve"> device, data were provided as CSV logs (zipped on </w:t>
      </w:r>
      <w:proofErr w:type="spellStart"/>
      <w:r w:rsidRPr="00636EE9">
        <w:t>Github</w:t>
      </w:r>
      <w:proofErr w:type="spellEnd"/>
      <w:r w:rsidRPr="00636EE9">
        <w:t xml:space="preserve">, due to size). We focused on the ambient light sensor modality first. Using </w:t>
      </w:r>
      <w:proofErr w:type="spellStart"/>
      <w:r w:rsidRPr="00636EE9">
        <w:rPr>
          <w:rStyle w:val="SchwacherVerweis"/>
        </w:rPr>
        <w:t>import$</w:t>
      </w:r>
      <w:proofErr w:type="gramStart"/>
      <w:r w:rsidRPr="00636EE9">
        <w:rPr>
          <w:rStyle w:val="SchwacherVerweis"/>
        </w:rPr>
        <w:t>VEET</w:t>
      </w:r>
      <w:proofErr w:type="spellEnd"/>
      <w:r w:rsidRPr="00636EE9">
        <w:rPr>
          <w:rStyle w:val="SchwacherVerweis"/>
        </w:rPr>
        <w:t>(</w:t>
      </w:r>
      <w:proofErr w:type="gramEnd"/>
      <w:r w:rsidRPr="00636EE9">
        <w:rPr>
          <w:rStyle w:val="SchwacherVerweis"/>
        </w:rPr>
        <w:t>..., modality = "ALS")</w:t>
      </w:r>
      <w:r w:rsidRPr="00636EE9">
        <w:t>, we extracted the illuminance (</w:t>
      </w:r>
      <w:r w:rsidRPr="00636EE9">
        <w:rPr>
          <w:rStyle w:val="SchwacherVerweis"/>
        </w:rPr>
        <w:t>Lux</w:t>
      </w:r>
      <w:r w:rsidRPr="00636EE9">
        <w:t xml:space="preserve">) data stream and its timestamps. The raw VEET data similarly </w:t>
      </w:r>
      <w:r w:rsidRPr="00C673E9">
        <w:rPr>
          <w:rFonts w:ascii="Arial" w:hAnsi="Arial" w:cs="Arial"/>
        </w:rPr>
        <w:t>contains</w:t>
      </w:r>
      <w:r w:rsidRPr="00636EE9">
        <w:t xml:space="preserve"> irregular intervals </w:t>
      </w:r>
      <w:r w:rsidRPr="00C673E9">
        <w:rPr>
          <w:rFonts w:ascii="Arial" w:hAnsi="Arial" w:cs="Arial"/>
        </w:rPr>
        <w:t>and can contain</w:t>
      </w:r>
      <w:r w:rsidRPr="00636EE9">
        <w:t xml:space="preserve"> missing periods (e.g., if the device stopped recording or was reset); the import summary flags these issues.</w:t>
      </w:r>
    </w:p>
    <w:p w14:paraId="4BA39F5A" w14:textId="13FF1747" w:rsidR="007C0A0D" w:rsidRPr="00C673E9" w:rsidRDefault="007C0A0D" w:rsidP="007C0A0D">
      <w:pPr>
        <w:pStyle w:val="Textkrper"/>
        <w:rPr>
          <w:rFonts w:ascii="Arial" w:hAnsi="Arial" w:cs="Arial"/>
        </w:rPr>
      </w:pPr>
      <w:r w:rsidRPr="00C673E9">
        <w:rPr>
          <w:rFonts w:ascii="Arial" w:hAnsi="Arial" w:cs="Arial"/>
        </w:rPr>
        <w:t xml:space="preserve">Besides the </w:t>
      </w:r>
      <w:proofErr w:type="spellStart"/>
      <w:r w:rsidRPr="00C673E9">
        <w:rPr>
          <w:rStyle w:val="VerbatimChar"/>
          <w:rFonts w:ascii="Arial" w:hAnsi="Arial" w:cs="Arial"/>
        </w:rPr>
        <w:t>Clouclip</w:t>
      </w:r>
      <w:proofErr w:type="spellEnd"/>
      <w:r w:rsidRPr="00C673E9">
        <w:rPr>
          <w:rFonts w:ascii="Arial" w:hAnsi="Arial" w:cs="Arial"/>
        </w:rPr>
        <w:t xml:space="preserve"> and </w:t>
      </w:r>
      <w:r w:rsidRPr="00C673E9">
        <w:rPr>
          <w:rStyle w:val="VerbatimChar"/>
          <w:rFonts w:ascii="Arial" w:hAnsi="Arial" w:cs="Arial"/>
        </w:rPr>
        <w:t>VEET</w:t>
      </w:r>
      <w:r w:rsidRPr="00C673E9">
        <w:rPr>
          <w:rFonts w:ascii="Arial" w:hAnsi="Arial" w:cs="Arial"/>
        </w:rPr>
        <w:t xml:space="preserve">, </w:t>
      </w:r>
      <w:proofErr w:type="spellStart"/>
      <w:r w:rsidRPr="00C673E9">
        <w:rPr>
          <w:rFonts w:ascii="Arial" w:hAnsi="Arial" w:cs="Arial"/>
        </w:rPr>
        <w:t>LightLogR</w:t>
      </w:r>
      <w:proofErr w:type="spellEnd"/>
      <w:r w:rsidRPr="00C673E9">
        <w:rPr>
          <w:rFonts w:ascii="Arial" w:hAnsi="Arial" w:cs="Arial"/>
        </w:rPr>
        <w:t xml:space="preserve"> 0.10.0 contains import functions for 18 more wearable devices. The package further supports </w:t>
      </w:r>
      <w:del w:id="44" w:author="Johannes Zauner" w:date="2026-04-01T16:09:00Z" w16du:dateUtc="2026-04-01T14:09:00Z">
        <w:r w:rsidRPr="00C673E9" w:rsidDel="00B73385">
          <w:rPr>
            <w:rFonts w:ascii="Arial" w:hAnsi="Arial" w:cs="Arial"/>
          </w:rPr>
          <w:delText xml:space="preserve">versions </w:delText>
        </w:r>
      </w:del>
      <w:ins w:id="45" w:author="Johannes Zauner" w:date="2026-04-01T16:09:00Z" w16du:dateUtc="2026-04-01T14:09:00Z">
        <w:r w:rsidR="00B73385">
          <w:rPr>
            <w:rFonts w:ascii="Arial" w:hAnsi="Arial" w:cs="Arial"/>
          </w:rPr>
          <w:t>versioning</w:t>
        </w:r>
        <w:r w:rsidR="00B73385" w:rsidRPr="00C673E9">
          <w:rPr>
            <w:rFonts w:ascii="Arial" w:hAnsi="Arial" w:cs="Arial"/>
          </w:rPr>
          <w:t xml:space="preserve"> </w:t>
        </w:r>
      </w:ins>
      <w:r w:rsidRPr="00C673E9">
        <w:rPr>
          <w:rFonts w:ascii="Arial" w:hAnsi="Arial" w:cs="Arial"/>
        </w:rPr>
        <w:t xml:space="preserve">due to evolving data formats, and includes documentation for both </w:t>
      </w:r>
      <w:hyperlink r:id="rId43">
        <w:r w:rsidRPr="00C673E9">
          <w:rPr>
            <w:rStyle w:val="Hyperlink"/>
            <w:rFonts w:ascii="Arial" w:hAnsi="Arial" w:cs="Arial"/>
          </w:rPr>
          <w:t>code-based</w:t>
        </w:r>
      </w:hyperlink>
      <w:r w:rsidRPr="00C673E9">
        <w:rPr>
          <w:rFonts w:ascii="Arial" w:hAnsi="Arial" w:cs="Arial"/>
        </w:rPr>
        <w:t xml:space="preserve"> and </w:t>
      </w:r>
      <w:hyperlink r:id="rId44" w:anchor="from-which-devices-can-i-import-data">
        <w:r w:rsidRPr="00C673E9">
          <w:rPr>
            <w:rStyle w:val="Hyperlink"/>
            <w:rFonts w:ascii="Arial" w:hAnsi="Arial" w:cs="Arial"/>
          </w:rPr>
          <w:t>code-less</w:t>
        </w:r>
      </w:hyperlink>
      <w:r w:rsidRPr="00C673E9">
        <w:rPr>
          <w:rFonts w:ascii="Arial" w:hAnsi="Arial" w:cs="Arial"/>
        </w:rPr>
        <w:t xml:space="preserve"> additions of new device import-functions.</w:t>
      </w:r>
    </w:p>
    <w:p w14:paraId="5F252B4A" w14:textId="51FABF77" w:rsidR="007C0A0D" w:rsidRPr="00636EE9" w:rsidRDefault="007C0A0D" w:rsidP="00636EE9">
      <w:r w:rsidRPr="00636EE9">
        <w:rPr>
          <w:b/>
        </w:rPr>
        <w:t>Irregular intervals</w:t>
      </w:r>
      <w:r w:rsidRPr="00C673E9">
        <w:rPr>
          <w:rFonts w:ascii="Arial" w:hAnsi="Arial" w:cs="Arial"/>
          <w:b/>
          <w:bCs/>
        </w:rPr>
        <w:t>,</w:t>
      </w:r>
      <w:r w:rsidRPr="00636EE9">
        <w:rPr>
          <w:b/>
        </w:rPr>
        <w:t xml:space="preserve"> gaps</w:t>
      </w:r>
      <w:r w:rsidRPr="00C673E9">
        <w:rPr>
          <w:rFonts w:ascii="Arial" w:hAnsi="Arial" w:cs="Arial"/>
          <w:b/>
          <w:bCs/>
        </w:rPr>
        <w:t>, non-wear times</w:t>
      </w:r>
      <w:r w:rsidRPr="00636EE9">
        <w:rPr>
          <w:b/>
        </w:rPr>
        <w:t>:</w:t>
      </w:r>
      <w:r w:rsidRPr="00636EE9">
        <w:t xml:space="preserve"> Both datasets showed irregular timing and missing data, i.e., gaps. Irregular data means that some observations did not align </w:t>
      </w:r>
      <w:r w:rsidRPr="00C673E9">
        <w:rPr>
          <w:rFonts w:ascii="Arial" w:hAnsi="Arial" w:cs="Arial"/>
        </w:rPr>
        <w:t>to</w:t>
      </w:r>
      <w:r w:rsidRPr="00636EE9">
        <w:t xml:space="preserve"> the nominal sampling interval (e.g., slight timing drift or pauses in recording). For the </w:t>
      </w:r>
      <w:proofErr w:type="spellStart"/>
      <w:r w:rsidRPr="00636EE9">
        <w:rPr>
          <w:rStyle w:val="SchwacherVerweis"/>
        </w:rPr>
        <w:t>Clouclip</w:t>
      </w:r>
      <w:proofErr w:type="spellEnd"/>
      <w:r w:rsidRPr="00636EE9">
        <w:t xml:space="preserve"> 5-second data, we detected irregular timestamps </w:t>
      </w:r>
      <w:del w:id="46" w:author="Johannes Zauner" w:date="2026-04-01T16:09:00Z" w16du:dateUtc="2026-04-01T14:09:00Z">
        <w:r w:rsidRPr="00636EE9" w:rsidDel="005160D1">
          <w:delText>spanning all but the first and last day of the recording</w:delText>
        </w:r>
      </w:del>
      <w:ins w:id="47" w:author="Johannes Zauner" w:date="2026-04-01T16:09:00Z" w16du:dateUtc="2026-04-01T14:09:00Z">
        <w:r w:rsidR="005160D1">
          <w:t>on most days</w:t>
        </w:r>
      </w:ins>
      <w:r w:rsidRPr="00636EE9">
        <w:t>. Handling such irregularities is important because many downstream analyses assume a regular time series. We evaluated strategies to address this, including:</w:t>
      </w:r>
    </w:p>
    <w:p w14:paraId="2FFAAFCB" w14:textId="77777777" w:rsidR="007C0A0D" w:rsidRPr="00636EE9" w:rsidRDefault="007C0A0D" w:rsidP="00636EE9">
      <w:pPr>
        <w:pStyle w:val="Listenabsatz"/>
        <w:numPr>
          <w:ilvl w:val="0"/>
          <w:numId w:val="57"/>
        </w:numPr>
      </w:pPr>
      <w:r w:rsidRPr="00636EE9">
        <w:t>Removing an initial portion of data if irregularities occur mainly during device start-up.</w:t>
      </w:r>
    </w:p>
    <w:p w14:paraId="3F36C687" w14:textId="6911C55F" w:rsidR="007C0A0D" w:rsidRPr="00636EE9" w:rsidRDefault="007C0A0D" w:rsidP="00636EE9">
      <w:pPr>
        <w:pStyle w:val="Listenabsatz"/>
        <w:numPr>
          <w:ilvl w:val="0"/>
          <w:numId w:val="57"/>
        </w:numPr>
      </w:pPr>
      <w:r w:rsidRPr="00636EE9">
        <w:t>Rounding all timestamps to the nearest regular interval (5 s in this case).</w:t>
      </w:r>
      <w:ins w:id="48" w:author="Johannes Zauner" w:date="2026-04-01T16:09:00Z" w16du:dateUtc="2026-04-01T14:09:00Z">
        <w:r w:rsidR="00232494">
          <w:t xml:space="preserve"> </w:t>
        </w:r>
        <w:r w:rsidR="00232494">
          <w:t>This is only feasible if no duplicate timestamps are created</w:t>
        </w:r>
      </w:ins>
    </w:p>
    <w:p w14:paraId="336B0355" w14:textId="41E55E76" w:rsidR="007C0A0D" w:rsidRPr="00636EE9" w:rsidRDefault="007C0A0D" w:rsidP="00232494">
      <w:pPr>
        <w:numPr>
          <w:ilvl w:val="0"/>
          <w:numId w:val="57"/>
        </w:numPr>
        <w:spacing w:after="200" w:line="240" w:lineRule="auto"/>
        <w:pPrChange w:id="49" w:author="Johannes Zauner" w:date="2026-04-01T16:10:00Z" w16du:dateUtc="2026-04-01T14:10:00Z">
          <w:pPr>
            <w:pStyle w:val="Listenabsatz"/>
            <w:numPr>
              <w:numId w:val="57"/>
            </w:numPr>
            <w:ind w:hanging="360"/>
          </w:pPr>
        </w:pPrChange>
      </w:pPr>
      <w:r w:rsidRPr="00636EE9">
        <w:t>Aggregating to a coarser time interval (with some loss of temporal resolution).</w:t>
      </w:r>
      <w:ins w:id="50" w:author="Johannes Zauner" w:date="2026-04-01T16:10:00Z" w16du:dateUtc="2026-04-01T14:10:00Z">
        <w:r w:rsidR="00232494" w:rsidRPr="00232494">
          <w:t xml:space="preserve"> </w:t>
        </w:r>
        <w:r w:rsidR="00232494">
          <w:t>It would also be possible to aggregate to the main interval, in case there are duplicate timestamps from rounding.</w:t>
        </w:r>
      </w:ins>
      <w:ins w:id="51" w:author="Johannes Zauner" w:date="2026-04-01T16:09:00Z" w16du:dateUtc="2026-04-01T14:09:00Z">
        <w:r w:rsidR="00232494">
          <w:t xml:space="preserve"> </w:t>
        </w:r>
      </w:ins>
    </w:p>
    <w:p w14:paraId="2B6BA900" w14:textId="3DB2EF47" w:rsidR="007C0A0D" w:rsidRPr="00636EE9" w:rsidRDefault="007C0A0D" w:rsidP="00636EE9">
      <w:r w:rsidRPr="00636EE9">
        <w:t xml:space="preserve">Based on the import summary and visual inspection of the time gaps, we chose to round the observation times to the nearest 5-second mark, as this addressed the minor offsets without significant data loss. </w:t>
      </w:r>
      <w:ins w:id="52" w:author="Johannes Zauner" w:date="2026-04-01T16:10:00Z" w16du:dateUtc="2026-04-01T14:10:00Z">
        <w:r w:rsidR="008C56EA">
          <w:t xml:space="preserve">No duplicate time stamps </w:t>
        </w:r>
        <w:proofErr w:type="spellStart"/>
        <w:proofErr w:type="gramStart"/>
        <w:r w:rsidR="008C56EA">
          <w:t>arose.</w:t>
        </w:r>
      </w:ins>
      <w:r w:rsidRPr="00636EE9">
        <w:t>After</w:t>
      </w:r>
      <w:proofErr w:type="spellEnd"/>
      <w:proofErr w:type="gramEnd"/>
      <w:r w:rsidRPr="00636EE9">
        <w:t xml:space="preserve"> </w:t>
      </w:r>
      <w:r w:rsidRPr="00636EE9">
        <w:lastRenderedPageBreak/>
        <w:t>rounding timestamps, we added an explicit date column for convenient grouping by day.</w:t>
      </w:r>
    </w:p>
    <w:p w14:paraId="5C3F25A9" w14:textId="56904AEE" w:rsidR="007C0A0D" w:rsidRPr="00636EE9" w:rsidRDefault="007C0A0D" w:rsidP="00636EE9">
      <w:r w:rsidRPr="00636EE9">
        <w:t xml:space="preserve">We then generated a summary of missing data for each day. Implicit gaps (intervals where the device should have recorded data but did not) were converted into explicit missing entries using </w:t>
      </w:r>
      <w:proofErr w:type="spellStart"/>
      <w:r w:rsidRPr="00636EE9">
        <w:t>LightLogR’s</w:t>
      </w:r>
      <w:proofErr w:type="spellEnd"/>
      <w:r w:rsidRPr="00636EE9">
        <w:t xml:space="preserve"> gap-handling functions. We also removed days that had very little data </w:t>
      </w:r>
      <w:r w:rsidRPr="00C673E9">
        <w:rPr>
          <w:rFonts w:ascii="Arial" w:hAnsi="Arial" w:cs="Arial"/>
        </w:rPr>
        <w:t>to focus on days with substantial wear time. In</w:t>
      </w:r>
      <w:r w:rsidRPr="00636EE9">
        <w:t xml:space="preserve"> our </w:t>
      </w:r>
      <w:proofErr w:type="spellStart"/>
      <w:r w:rsidRPr="00636EE9">
        <w:rPr>
          <w:rStyle w:val="SchwacherVerweis"/>
        </w:rPr>
        <w:t>Clouclip</w:t>
      </w:r>
      <w:proofErr w:type="spellEnd"/>
      <w:r w:rsidRPr="00636EE9">
        <w:t xml:space="preserve"> example, days with </w:t>
      </w:r>
      <w:del w:id="53" w:author="Johannes Zauner" w:date="2026-04-01T16:10:00Z" w16du:dateUtc="2026-04-01T14:10:00Z">
        <w:r w:rsidRPr="00636EE9" w:rsidDel="00782BA8">
          <w:delText>&lt;1 </w:delText>
        </w:r>
      </w:del>
      <w:ins w:id="54" w:author="Johannes Zauner" w:date="2026-04-01T16:10:00Z" w16du:dateUtc="2026-04-01T14:10:00Z">
        <w:r w:rsidR="00782BA8">
          <w:t xml:space="preserve">less than </w:t>
        </w:r>
        <w:r w:rsidR="00E26FDA">
          <w:t xml:space="preserve">one </w:t>
        </w:r>
      </w:ins>
      <w:r w:rsidRPr="00636EE9">
        <w:t>hour of recordings were dropped</w:t>
      </w:r>
      <w:r w:rsidRPr="00C673E9">
        <w:rPr>
          <w:rFonts w:ascii="Arial" w:hAnsi="Arial" w:cs="Arial"/>
        </w:rPr>
        <w:t xml:space="preserve">. This threshold should be adjusted based on how much complete days matter for a given analysis at hand. E.g., in circadian science, the metrics of </w:t>
      </w:r>
      <w:proofErr w:type="spellStart"/>
      <w:r w:rsidRPr="00C673E9">
        <w:rPr>
          <w:rFonts w:ascii="Arial" w:hAnsi="Arial" w:cs="Arial"/>
          <w:i/>
          <w:iCs/>
        </w:rPr>
        <w:t>interdaily</w:t>
      </w:r>
      <w:proofErr w:type="spellEnd"/>
      <w:r w:rsidRPr="00C673E9">
        <w:rPr>
          <w:rFonts w:ascii="Arial" w:hAnsi="Arial" w:cs="Arial"/>
          <w:i/>
          <w:iCs/>
        </w:rPr>
        <w:t xml:space="preserve"> stability</w:t>
      </w:r>
      <w:r w:rsidRPr="00C673E9">
        <w:rPr>
          <w:rFonts w:ascii="Arial" w:hAnsi="Arial" w:cs="Arial"/>
        </w:rPr>
        <w:t xml:space="preserve"> and </w:t>
      </w:r>
      <w:proofErr w:type="spellStart"/>
      <w:r w:rsidRPr="00C673E9">
        <w:rPr>
          <w:rFonts w:ascii="Arial" w:hAnsi="Arial" w:cs="Arial"/>
          <w:i/>
          <w:iCs/>
        </w:rPr>
        <w:t>intradaily</w:t>
      </w:r>
      <w:proofErr w:type="spellEnd"/>
      <w:r w:rsidRPr="00C673E9">
        <w:rPr>
          <w:rFonts w:ascii="Arial" w:hAnsi="Arial" w:cs="Arial"/>
          <w:i/>
          <w:iCs/>
        </w:rPr>
        <w:t xml:space="preserve"> variation</w:t>
      </w:r>
      <w:r w:rsidRPr="00C673E9">
        <w:rPr>
          <w:rFonts w:ascii="Arial" w:hAnsi="Arial" w:cs="Arial"/>
        </w:rPr>
        <w:t xml:space="preserve"> require measurements for each hour of the day</w:t>
      </w:r>
      <w:r w:rsidRPr="00636EE9">
        <w:t>.</w:t>
      </w:r>
    </w:p>
    <w:p w14:paraId="7D94BB3A" w14:textId="4E575916" w:rsidR="007C0A0D" w:rsidRPr="00636EE9" w:rsidRDefault="007C0A0D" w:rsidP="00636EE9">
      <w:r w:rsidRPr="00636EE9">
        <w:t xml:space="preserve">After these preprocessing steps, the </w:t>
      </w:r>
      <w:proofErr w:type="spellStart"/>
      <w:r w:rsidRPr="00636EE9">
        <w:rPr>
          <w:rStyle w:val="SchwacherVerweis"/>
        </w:rPr>
        <w:t>Clouclip</w:t>
      </w:r>
      <w:proofErr w:type="spellEnd"/>
      <w:r w:rsidRPr="00636EE9">
        <w:t xml:space="preserve"> dataset had no irregular timestamps remaining and contained explicit markers for all periods of missing data (e.g., times when the device was off or not worn). The distance and illuminance values were now ready for metric calculations.</w:t>
      </w:r>
      <w:r w:rsidRPr="00C673E9">
        <w:rPr>
          <w:rFonts w:ascii="Arial" w:hAnsi="Arial" w:cs="Arial"/>
        </w:rPr>
        <w:t xml:space="preserve"> Because the device was put in </w:t>
      </w:r>
      <w:r w:rsidRPr="00C673E9">
        <w:rPr>
          <w:rStyle w:val="VerbatimChar"/>
          <w:rFonts w:ascii="Arial" w:hAnsi="Arial" w:cs="Arial"/>
        </w:rPr>
        <w:t>sleep mode</w:t>
      </w:r>
      <w:r w:rsidRPr="00C673E9">
        <w:rPr>
          <w:rFonts w:ascii="Arial" w:hAnsi="Arial" w:cs="Arial"/>
        </w:rPr>
        <w:t xml:space="preserve"> when not worn, there are no measurements during non-wear times.</w:t>
      </w:r>
      <w:ins w:id="55" w:author="Johannes Zauner" w:date="2026-04-01T16:10:00Z" w16du:dateUtc="2026-04-01T14:10:00Z">
        <w:r w:rsidR="00C40BE9">
          <w:rPr>
            <w:rFonts w:ascii="Arial" w:hAnsi="Arial" w:cs="Arial"/>
          </w:rPr>
          <w:t xml:space="preserve"> </w:t>
        </w:r>
        <w:r w:rsidR="00C40BE9">
          <w:t xml:space="preserve">As we are mostly using the </w:t>
        </w:r>
        <w:proofErr w:type="spellStart"/>
        <w:r w:rsidR="00C40BE9">
          <w:rPr>
            <w:rStyle w:val="VerbatimChar"/>
          </w:rPr>
          <w:t>Clouclip</w:t>
        </w:r>
        <w:proofErr w:type="spellEnd"/>
        <w:r w:rsidR="00C40BE9">
          <w:t xml:space="preserve"> data for its distance recordings, even short periods are useful.</w:t>
        </w:r>
      </w:ins>
    </w:p>
    <w:p w14:paraId="4DDFA36B" w14:textId="2E4C0F92" w:rsidR="007C0A0D" w:rsidRPr="00636EE9" w:rsidRDefault="007C0A0D" w:rsidP="00636EE9">
      <w:r w:rsidRPr="00636EE9">
        <w:t xml:space="preserve">The </w:t>
      </w:r>
      <w:r w:rsidRPr="00636EE9">
        <w:rPr>
          <w:rStyle w:val="VerbatimChar"/>
        </w:rPr>
        <w:t>VEET</w:t>
      </w:r>
      <w:r w:rsidRPr="00636EE9">
        <w:t xml:space="preserve"> illuminance data underwent a similar cleaning procedure. To make the </w:t>
      </w:r>
      <w:r w:rsidRPr="00636EE9">
        <w:rPr>
          <w:rStyle w:val="VerbatimChar"/>
        </w:rPr>
        <w:t>VEET</w:t>
      </w:r>
      <w:r w:rsidRPr="00636EE9">
        <w:t xml:space="preserve">’s 2-second illuminance data more comparable to the </w:t>
      </w:r>
      <w:proofErr w:type="spellStart"/>
      <w:r w:rsidRPr="00636EE9">
        <w:rPr>
          <w:rStyle w:val="VerbatimChar"/>
        </w:rPr>
        <w:t>Clouclip</w:t>
      </w:r>
      <w:r w:rsidRPr="00636EE9">
        <w:t>’s</w:t>
      </w:r>
      <w:proofErr w:type="spellEnd"/>
      <w:r w:rsidRPr="00636EE9">
        <w:t xml:space="preserve"> and to reduce computational load, we aggregated the illuminance time series to 5-second intervals. </w:t>
      </w:r>
      <w:r w:rsidRPr="00C673E9">
        <w:rPr>
          <w:rFonts w:ascii="Arial" w:hAnsi="Arial" w:cs="Arial"/>
        </w:rPr>
        <w:t xml:space="preserve">Aggregation was performed with the arithmetic mean of values in a 5-second bin. </w:t>
      </w:r>
      <w:r w:rsidRPr="00636EE9">
        <w:t xml:space="preserve">We then inserted explicit missing entries for </w:t>
      </w:r>
      <w:r w:rsidRPr="00C673E9">
        <w:rPr>
          <w:rFonts w:ascii="Arial" w:hAnsi="Arial" w:cs="Arial"/>
        </w:rPr>
        <w:t>each whole day</w:t>
      </w:r>
      <w:r w:rsidRPr="00636EE9">
        <w:t xml:space="preserve"> and removed days with more than one hour of missing illuminance data. After cleaning, six days of VEET illuminance data with good coverage remained for analysis (see </w:t>
      </w:r>
      <w:hyperlink r:id="rId45">
        <w:r w:rsidRPr="00C673E9">
          <w:rPr>
            <w:rStyle w:val="Hyperlink"/>
            <w:rFonts w:ascii="Arial" w:hAnsi="Arial" w:cs="Arial"/>
          </w:rPr>
          <w:t>Supplement 1</w:t>
        </w:r>
      </w:hyperlink>
      <w:r w:rsidRPr="00636EE9">
        <w:t xml:space="preserve"> for details).</w:t>
      </w:r>
    </w:p>
    <w:p w14:paraId="178D29BF" w14:textId="66505547" w:rsidR="007C0A0D" w:rsidRPr="00636EE9" w:rsidRDefault="007C0A0D" w:rsidP="00636EE9">
      <w:r w:rsidRPr="00636EE9">
        <w:t xml:space="preserve">Finally, for spectral analysis, we imported the </w:t>
      </w:r>
      <w:r w:rsidRPr="00636EE9">
        <w:rPr>
          <w:rStyle w:val="VerbatimChar"/>
        </w:rPr>
        <w:t>VEET</w:t>
      </w:r>
      <w:r w:rsidRPr="00636EE9">
        <w:t xml:space="preserve">’s spectral sensor modality, and, for the distance analysis, the time-of-flight modality. This required additional processing: the raw spectral data consists of counts from </w:t>
      </w:r>
      <w:r w:rsidR="009C390E">
        <w:t>nine</w:t>
      </w:r>
      <w:r w:rsidRPr="00636EE9">
        <w:t xml:space="preserve"> wavelength-specific channels (approximately 415 nm through 940 nm, </w:t>
      </w:r>
      <w:r w:rsidRPr="00C673E9">
        <w:rPr>
          <w:rFonts w:ascii="Arial" w:hAnsi="Arial" w:cs="Arial"/>
        </w:rPr>
        <w:t xml:space="preserve">unequally spaced between 30 and 50 nm, </w:t>
      </w:r>
      <w:r w:rsidRPr="00636EE9">
        <w:t xml:space="preserve">plus </w:t>
      </w:r>
      <w:r w:rsidRPr="00C673E9">
        <w:rPr>
          <w:rFonts w:ascii="Arial" w:hAnsi="Arial" w:cs="Arial"/>
        </w:rPr>
        <w:t>one</w:t>
      </w:r>
      <w:r w:rsidRPr="00636EE9">
        <w:t xml:space="preserve"> broadband clear</w:t>
      </w:r>
      <w:r w:rsidRPr="00C673E9">
        <w:rPr>
          <w:rFonts w:ascii="Arial" w:hAnsi="Arial" w:cs="Arial"/>
        </w:rPr>
        <w:t xml:space="preserve"> channel covering the whole range of individual</w:t>
      </w:r>
      <w:r w:rsidRPr="00636EE9">
        <w:t xml:space="preserve"> channels</w:t>
      </w:r>
      <w:r w:rsidR="00F02130">
        <w:t>, another broadband channel for flicker detection,</w:t>
      </w:r>
      <w:r w:rsidRPr="00636EE9">
        <w:t xml:space="preserve"> and a dark channel) along with a sensor gain setting. We aggregated the spectral data to 5-minute intervals to focus on broader trends and reduce data volume. Each channel’s counts were </w:t>
      </w:r>
      <w:r w:rsidRPr="00636EE9">
        <w:lastRenderedPageBreak/>
        <w:t>normalized by the appropriate gain</w:t>
      </w:r>
      <w:r w:rsidRPr="00C673E9">
        <w:rPr>
          <w:rFonts w:ascii="Arial" w:hAnsi="Arial" w:cs="Arial"/>
        </w:rPr>
        <w:t>.</w:t>
      </w:r>
      <w:r w:rsidRPr="00636EE9">
        <w:t xml:space="preserve"> Using a calibration matrix provided by the manufacturer (specific to the spectral sensor model), we reconstructed full spectral power distributions for each 5-minute interval. </w:t>
      </w:r>
      <w:proofErr w:type="gramStart"/>
      <w:r w:rsidRPr="00636EE9">
        <w:t>The end result</w:t>
      </w:r>
      <w:proofErr w:type="gramEnd"/>
      <w:r w:rsidRPr="00636EE9">
        <w:t xml:space="preserve"> is a list-column in the dataset where each entry is the estimated spectral irradiance across wavelengths for that time interval. Detailed spectral preprocessing steps, including the calibration and normalization, are provided in the </w:t>
      </w:r>
      <w:hyperlink r:id="rId46">
        <w:r w:rsidRPr="00C673E9">
          <w:rPr>
            <w:rStyle w:val="Hyperlink"/>
            <w:rFonts w:ascii="Arial" w:hAnsi="Arial" w:cs="Arial"/>
          </w:rPr>
          <w:t>Supplement 1</w:t>
        </w:r>
      </w:hyperlink>
      <w:r w:rsidRPr="00C673E9">
        <w:rPr>
          <w:rFonts w:ascii="Arial" w:hAnsi="Arial" w:cs="Arial"/>
        </w:rPr>
        <w:t>.</w:t>
      </w:r>
      <w:r w:rsidRPr="00636EE9">
        <w:t xml:space="preserve"> After spectral reconstruction, the dataset was ready for calculating example spectrum-based metrics.</w:t>
      </w:r>
    </w:p>
    <w:p w14:paraId="1D87511E" w14:textId="03508201" w:rsidR="007C0A0D" w:rsidRPr="00636EE9" w:rsidRDefault="007C0A0D" w:rsidP="00636EE9">
      <w:r w:rsidRPr="00636EE9">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w:t>
      </w:r>
      <w:r w:rsidRPr="00C673E9">
        <w:rPr>
          <w:rFonts w:ascii="Arial" w:hAnsi="Arial" w:cs="Arial"/>
        </w:rPr>
        <w:t xml:space="preserve">For computational reasons, only the first object was kept. </w:t>
      </w:r>
      <w:r w:rsidRPr="00636EE9">
        <w:t xml:space="preserve">These data were pivoted into a long format, where each row contains the distance and confidence data for a given position in the grid and a given datetime. After pivoting and converting grid positions into a deviation angle from central view, the </w:t>
      </w:r>
      <w:r w:rsidRPr="00C673E9">
        <w:rPr>
          <w:rFonts w:ascii="Arial" w:hAnsi="Arial" w:cs="Arial"/>
        </w:rPr>
        <w:t>dataset</w:t>
      </w:r>
      <w:r w:rsidRPr="00636EE9">
        <w:t xml:space="preserve"> was ready to be used for distance analysis.</w:t>
      </w:r>
    </w:p>
    <w:p w14:paraId="6B3F9F5F" w14:textId="77777777" w:rsidR="007C0A0D" w:rsidRPr="00C673E9" w:rsidRDefault="007C0A0D" w:rsidP="007C0A0D">
      <w:pPr>
        <w:pStyle w:val="Textkrper"/>
        <w:rPr>
          <w:rFonts w:ascii="Arial" w:hAnsi="Arial" w:cs="Arial"/>
        </w:rPr>
      </w:pPr>
      <w:r w:rsidRPr="00C673E9">
        <w:rPr>
          <w:rFonts w:ascii="Arial" w:hAnsi="Arial" w:cs="Arial"/>
        </w:rPr>
        <w:t xml:space="preserve">Because the </w:t>
      </w:r>
      <w:r w:rsidRPr="00C673E9">
        <w:rPr>
          <w:rStyle w:val="VerbatimChar"/>
          <w:rFonts w:ascii="Arial" w:hAnsi="Arial" w:cs="Arial"/>
        </w:rPr>
        <w:t>VEET</w:t>
      </w:r>
      <w:r w:rsidRPr="00C673E9">
        <w:rPr>
          <w:rFonts w:ascii="Arial" w:hAnsi="Arial" w:cs="Arial"/>
        </w:rPr>
        <w:t xml:space="preserve"> 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p>
    <w:p w14:paraId="02D1F78D" w14:textId="338E2ACA" w:rsidR="007C0A0D" w:rsidRPr="00636EE9" w:rsidRDefault="007C0A0D" w:rsidP="00636EE9">
      <w:r w:rsidRPr="00636EE9">
        <w:t xml:space="preserve">This tutorial will start by importing a </w:t>
      </w:r>
      <w:proofErr w:type="spellStart"/>
      <w:r w:rsidRPr="00636EE9">
        <w:rPr>
          <w:rStyle w:val="VerbatimChar"/>
        </w:rPr>
        <w:t>Clouclip</w:t>
      </w:r>
      <w:proofErr w:type="spellEnd"/>
      <w:r w:rsidRPr="00636EE9">
        <w:t xml:space="preserve"> dataset and providing an overview of the data. The </w:t>
      </w:r>
      <w:proofErr w:type="spellStart"/>
      <w:r w:rsidRPr="00636EE9">
        <w:rPr>
          <w:rStyle w:val="VerbatimChar"/>
        </w:rPr>
        <w:t>Clouclip</w:t>
      </w:r>
      <w:proofErr w:type="spellEnd"/>
      <w:r w:rsidRPr="00636EE9">
        <w:t xml:space="preserve"> export is considerably simpler compared to the </w:t>
      </w:r>
      <w:r w:rsidRPr="00636EE9">
        <w:rPr>
          <w:rStyle w:val="VerbatimChar"/>
        </w:rPr>
        <w:t>VEET</w:t>
      </w:r>
      <w:r w:rsidRPr="00636EE9">
        <w:t xml:space="preserve"> export, only containing </w:t>
      </w:r>
      <w:r w:rsidRPr="00636EE9">
        <w:rPr>
          <w:rStyle w:val="VerbatimChar"/>
        </w:rPr>
        <w:t>Distance</w:t>
      </w:r>
      <w:r w:rsidRPr="00636EE9">
        <w:t xml:space="preserve"> and </w:t>
      </w:r>
      <w:r w:rsidRPr="00636EE9">
        <w:rPr>
          <w:rStyle w:val="VerbatimChar"/>
        </w:rPr>
        <w:t>Illuminance</w:t>
      </w:r>
      <w:r w:rsidRPr="00636EE9">
        <w:t xml:space="preserve"> measurements. The </w:t>
      </w:r>
      <w:r w:rsidRPr="00636EE9">
        <w:rPr>
          <w:rStyle w:val="VerbatimChar"/>
        </w:rPr>
        <w:t>VEET</w:t>
      </w:r>
      <w:r w:rsidRPr="00636EE9">
        <w:t xml:space="preserve"> </w:t>
      </w:r>
      <w:r w:rsidRPr="00C673E9">
        <w:rPr>
          <w:rFonts w:ascii="Arial" w:hAnsi="Arial" w:cs="Arial"/>
        </w:rPr>
        <w:t>dataset</w:t>
      </w:r>
      <w:r w:rsidRPr="00636EE9">
        <w:t xml:space="preserve"> will be </w:t>
      </w:r>
      <w:r w:rsidRPr="00C673E9">
        <w:rPr>
          <w:rFonts w:ascii="Arial" w:hAnsi="Arial" w:cs="Arial"/>
        </w:rPr>
        <w:t>imported</w:t>
      </w:r>
      <w:r w:rsidRPr="00636EE9">
        <w:t xml:space="preserve"> later </w:t>
      </w:r>
      <w:r w:rsidRPr="00C673E9">
        <w:rPr>
          <w:rFonts w:ascii="Arial" w:hAnsi="Arial" w:cs="Arial"/>
        </w:rPr>
        <w:t>for</w:t>
      </w:r>
      <w:r w:rsidRPr="00636EE9">
        <w:t xml:space="preserve"> the </w:t>
      </w:r>
      <w:r w:rsidRPr="00C673E9">
        <w:rPr>
          <w:rFonts w:ascii="Arial" w:hAnsi="Arial" w:cs="Arial"/>
        </w:rPr>
        <w:t>spectrum related metrics</w:t>
      </w:r>
      <w:r w:rsidRPr="00636EE9">
        <w:t>.</w:t>
      </w:r>
    </w:p>
    <w:p w14:paraId="4C128F40" w14:textId="601A6DFC" w:rsidR="007C0A0D" w:rsidRPr="005A6EBF" w:rsidRDefault="008C4DD3" w:rsidP="00F61D20">
      <w:pPr>
        <w:pStyle w:val="SourceCode"/>
        <w:spacing w:line="240" w:lineRule="auto"/>
        <w:rPr>
          <w:color w:val="003B4F"/>
          <w:shd w:val="clear" w:color="auto" w:fill="F1F3F5"/>
          <w:rPrChange w:id="56" w:author="Johannes Zauner" w:date="2026-04-01T16:11:00Z" w16du:dateUtc="2026-04-01T14:11:00Z">
            <w:rPr>
              <w:rFonts w:ascii="Arial" w:hAnsi="Arial" w:cs="Arial"/>
            </w:rPr>
          </w:rPrChange>
        </w:rPr>
      </w:pPr>
      <w:r w:rsidRPr="00C86C21">
        <w:rPr>
          <w:b/>
          <w:bCs/>
        </w:rPr>
        <w:t>Load libraries and preprocessed data</w:t>
      </w:r>
      <w:r>
        <w:rPr>
          <w:color w:val="4758AB"/>
          <w:shd w:val="clear" w:color="auto" w:fill="F1F3F5"/>
          <w:lang w:val="de-DE"/>
        </w:rPr>
        <w:br/>
      </w:r>
      <w:proofErr w:type="gramStart"/>
      <w:r w:rsidR="00636EE9" w:rsidRPr="00C86C21">
        <w:rPr>
          <w:rStyle w:val="FunctionTok"/>
        </w:rPr>
        <w:t>1</w:t>
      </w:r>
      <w:r w:rsidR="0056723D">
        <w:rPr>
          <w:rStyle w:val="NormalTok"/>
        </w:rPr>
        <w:t xml:space="preserve"> </w:t>
      </w:r>
      <w:r w:rsidR="00636EE9">
        <w:rPr>
          <w:rStyle w:val="CommentTok"/>
        </w:rPr>
        <w:t xml:space="preserve"> </w:t>
      </w:r>
      <w:r w:rsidR="007C0A0D" w:rsidRPr="00636EE9">
        <w:rPr>
          <w:rStyle w:val="FunctionTok"/>
        </w:rPr>
        <w:t>library</w:t>
      </w:r>
      <w:proofErr w:type="gramEnd"/>
      <w:r w:rsidR="007C0A0D" w:rsidRPr="00636EE9">
        <w:rPr>
          <w:rStyle w:val="NormalTok"/>
        </w:rPr>
        <w:t>(</w:t>
      </w:r>
      <w:proofErr w:type="spellStart"/>
      <w:r w:rsidR="007C0A0D" w:rsidRPr="00636EE9">
        <w:rPr>
          <w:rStyle w:val="NormalTok"/>
        </w:rPr>
        <w:t>LightLogR</w:t>
      </w:r>
      <w:proofErr w:type="spellEnd"/>
      <w:r w:rsidR="007C0A0D" w:rsidRPr="00636EE9">
        <w:rPr>
          <w:rStyle w:val="NormalTok"/>
        </w:rPr>
        <w:t>)</w:t>
      </w:r>
      <w:r w:rsidR="007C0A0D" w:rsidRPr="00636EE9">
        <w:br/>
      </w:r>
      <w:proofErr w:type="gramStart"/>
      <w:r w:rsidR="00636EE9">
        <w:rPr>
          <w:rStyle w:val="FunctionTok"/>
        </w:rPr>
        <w:t>2</w:t>
      </w:r>
      <w:r w:rsidR="0056723D">
        <w:rPr>
          <w:rStyle w:val="NormalTok"/>
        </w:rPr>
        <w:t xml:space="preserve"> </w:t>
      </w:r>
      <w:r w:rsidR="00636EE9">
        <w:rPr>
          <w:rStyle w:val="FunctionTok"/>
        </w:rPr>
        <w:t xml:space="preserve"> </w:t>
      </w:r>
      <w:r w:rsidR="007C0A0D" w:rsidRPr="00636EE9">
        <w:rPr>
          <w:rStyle w:val="FunctionTok"/>
        </w:rPr>
        <w:t>library</w:t>
      </w:r>
      <w:proofErr w:type="gramEnd"/>
      <w:r w:rsidR="007C0A0D" w:rsidRPr="00636EE9">
        <w:rPr>
          <w:rStyle w:val="NormalTok"/>
        </w:rPr>
        <w:t>(</w:t>
      </w:r>
      <w:proofErr w:type="spellStart"/>
      <w:r w:rsidR="007C0A0D" w:rsidRPr="00636EE9">
        <w:rPr>
          <w:rStyle w:val="NormalTok"/>
        </w:rPr>
        <w:t>tidyverse</w:t>
      </w:r>
      <w:proofErr w:type="spellEnd"/>
      <w:r w:rsidR="007C0A0D" w:rsidRPr="00636EE9">
        <w:rPr>
          <w:rStyle w:val="NormalTok"/>
        </w:rPr>
        <w:t>)</w:t>
      </w:r>
      <w:r w:rsidR="007C0A0D" w:rsidRPr="00636EE9">
        <w:br/>
      </w:r>
      <w:proofErr w:type="gramStart"/>
      <w:r w:rsidR="00636EE9">
        <w:rPr>
          <w:rStyle w:val="FunctionTok"/>
        </w:rPr>
        <w:t>3</w:t>
      </w:r>
      <w:r w:rsidR="0056723D">
        <w:rPr>
          <w:rStyle w:val="NormalTok"/>
        </w:rPr>
        <w:t xml:space="preserve"> </w:t>
      </w:r>
      <w:r w:rsidR="00636EE9">
        <w:rPr>
          <w:rStyle w:val="FunctionTok"/>
        </w:rPr>
        <w:t xml:space="preserve"> </w:t>
      </w:r>
      <w:r w:rsidR="007C0A0D" w:rsidRPr="00636EE9">
        <w:rPr>
          <w:rStyle w:val="FunctionTok"/>
        </w:rPr>
        <w:t>library</w:t>
      </w:r>
      <w:proofErr w:type="gramEnd"/>
      <w:r w:rsidR="007C0A0D" w:rsidRPr="00636EE9">
        <w:rPr>
          <w:rStyle w:val="NormalTok"/>
        </w:rPr>
        <w:t>(</w:t>
      </w:r>
      <w:proofErr w:type="spellStart"/>
      <w:r w:rsidR="007C0A0D" w:rsidRPr="00636EE9">
        <w:rPr>
          <w:rStyle w:val="NormalTok"/>
        </w:rPr>
        <w:t>gt</w:t>
      </w:r>
      <w:proofErr w:type="spellEnd"/>
      <w:r w:rsidR="007C0A0D" w:rsidRPr="00636EE9">
        <w:rPr>
          <w:rStyle w:val="NormalTok"/>
        </w:rPr>
        <w:t>)</w:t>
      </w:r>
      <w:ins w:id="57" w:author="Johannes Zauner" w:date="2026-04-01T16:11:00Z" w16du:dateUtc="2026-04-01T14:11:00Z">
        <w:r w:rsidR="005A6EBF">
          <w:rPr>
            <w:rStyle w:val="NormalTok"/>
          </w:rPr>
          <w:br/>
        </w:r>
        <w:proofErr w:type="gramStart"/>
        <w:r w:rsidR="005A6EBF">
          <w:rPr>
            <w:rStyle w:val="FunctionTok"/>
          </w:rPr>
          <w:t>4</w:t>
        </w:r>
        <w:r w:rsidR="005A6EBF">
          <w:rPr>
            <w:rStyle w:val="NormalTok"/>
          </w:rPr>
          <w:t xml:space="preserve"> </w:t>
        </w:r>
        <w:r w:rsidR="005A6EBF">
          <w:rPr>
            <w:rStyle w:val="FunctionTok"/>
          </w:rPr>
          <w:t xml:space="preserve"> </w:t>
        </w:r>
        <w:r w:rsidR="005A6EBF" w:rsidRPr="00636EE9">
          <w:rPr>
            <w:rStyle w:val="FunctionTok"/>
          </w:rPr>
          <w:t>library</w:t>
        </w:r>
        <w:proofErr w:type="gramEnd"/>
        <w:r w:rsidR="005A6EBF" w:rsidRPr="00636EE9">
          <w:rPr>
            <w:rStyle w:val="NormalTok"/>
          </w:rPr>
          <w:t>(</w:t>
        </w:r>
        <w:r w:rsidR="005A6EBF">
          <w:rPr>
            <w:rStyle w:val="NormalTok"/>
          </w:rPr>
          <w:t>patchwork</w:t>
        </w:r>
        <w:r w:rsidR="005A6EBF" w:rsidRPr="00636EE9">
          <w:rPr>
            <w:rStyle w:val="NormalTok"/>
          </w:rPr>
          <w:t>)</w:t>
        </w:r>
      </w:ins>
      <w:r w:rsidR="007C0A0D" w:rsidRPr="00C673E9">
        <w:rPr>
          <w:rFonts w:ascii="Arial" w:hAnsi="Arial" w:cs="Arial"/>
        </w:rPr>
        <w:br/>
      </w:r>
      <w:del w:id="58" w:author="Johannes Zauner" w:date="2026-04-01T16:11:00Z" w16du:dateUtc="2026-04-01T14:11:00Z">
        <w:r w:rsidR="00636EE9" w:rsidDel="005A6EBF">
          <w:rPr>
            <w:rStyle w:val="FunctionTok"/>
          </w:rPr>
          <w:delText>4</w:delText>
        </w:r>
        <w:r w:rsidR="0056723D" w:rsidDel="005A6EBF">
          <w:rPr>
            <w:rStyle w:val="NormalTok"/>
          </w:rPr>
          <w:delText xml:space="preserve"> </w:delText>
        </w:r>
        <w:r w:rsidR="00636EE9" w:rsidDel="005A6EBF">
          <w:rPr>
            <w:rStyle w:val="FunctionTok"/>
          </w:rPr>
          <w:delText xml:space="preserve"> </w:delText>
        </w:r>
      </w:del>
      <w:proofErr w:type="gramStart"/>
      <w:ins w:id="59" w:author="Johannes Zauner" w:date="2026-04-01T16:11:00Z" w16du:dateUtc="2026-04-01T14:11:00Z">
        <w:r w:rsidR="005A6EBF">
          <w:rPr>
            <w:rStyle w:val="FunctionTok"/>
          </w:rPr>
          <w:t>5</w:t>
        </w:r>
        <w:r w:rsidR="005A6EBF">
          <w:rPr>
            <w:rStyle w:val="NormalTok"/>
          </w:rPr>
          <w:t xml:space="preserve"> </w:t>
        </w:r>
        <w:r w:rsidR="005A6EBF">
          <w:rPr>
            <w:rStyle w:val="FunctionTok"/>
          </w:rPr>
          <w:t xml:space="preserve"> </w:t>
        </w:r>
      </w:ins>
      <w:r w:rsidR="007C0A0D" w:rsidRPr="00636EE9">
        <w:rPr>
          <w:rStyle w:val="FunctionTok"/>
        </w:rPr>
        <w:t>load</w:t>
      </w:r>
      <w:proofErr w:type="gramEnd"/>
      <w:r w:rsidR="007C0A0D" w:rsidRPr="00636EE9">
        <w:rPr>
          <w:rStyle w:val="NormalTok"/>
        </w:rPr>
        <w:t>(</w:t>
      </w:r>
      <w:r w:rsidR="007C0A0D" w:rsidRPr="00636EE9">
        <w:rPr>
          <w:rStyle w:val="StringTok"/>
        </w:rPr>
        <w:t>"data/cleaned/</w:t>
      </w:r>
      <w:proofErr w:type="spellStart"/>
      <w:r w:rsidR="007C0A0D" w:rsidRPr="00636EE9">
        <w:rPr>
          <w:rStyle w:val="StringTok"/>
        </w:rPr>
        <w:t>data.RData</w:t>
      </w:r>
      <w:proofErr w:type="spellEnd"/>
      <w:r w:rsidR="007C0A0D" w:rsidRPr="00636EE9">
        <w:rPr>
          <w:rStyle w:val="StringTok"/>
        </w:rPr>
        <w:t>"</w:t>
      </w:r>
      <w:r w:rsidR="007C0A0D" w:rsidRPr="00636EE9">
        <w:rPr>
          <w:rStyle w:val="NormalTok"/>
        </w:rPr>
        <w:t>)</w:t>
      </w:r>
    </w:p>
    <w:p w14:paraId="136A11F3" w14:textId="77777777" w:rsidR="00E75DA2" w:rsidRDefault="00E75DA2" w:rsidP="00CE1EC2">
      <w:pPr>
        <w:pStyle w:val="DefinitionTerm"/>
        <w:rPr>
          <w:rFonts w:ascii="Arial" w:hAnsi="Arial" w:cs="Arial"/>
        </w:rPr>
      </w:pPr>
    </w:p>
    <w:p w14:paraId="31C40FB4" w14:textId="639C6BFE" w:rsidR="00E75DA2" w:rsidRPr="00C86C21" w:rsidRDefault="00784737" w:rsidP="00C86C21">
      <w:pPr>
        <w:pStyle w:val="SourceCode"/>
        <w:spacing w:line="240" w:lineRule="auto"/>
        <w:rPr>
          <w:bCs/>
          <w:lang w:val="de-DE"/>
        </w:rPr>
      </w:pPr>
      <w:r w:rsidRPr="00784737">
        <w:rPr>
          <w:b/>
          <w:bCs/>
          <w:lang w:val="de-DE"/>
        </w:rPr>
        <w:t xml:space="preserve">Store </w:t>
      </w:r>
      <w:proofErr w:type="spellStart"/>
      <w:r w:rsidRPr="00784737">
        <w:rPr>
          <w:b/>
          <w:bCs/>
          <w:lang w:val="de-DE"/>
        </w:rPr>
        <w:t>coordinates</w:t>
      </w:r>
      <w:proofErr w:type="spellEnd"/>
      <w:r w:rsidRPr="00784737">
        <w:rPr>
          <w:b/>
          <w:bCs/>
          <w:lang w:val="de-DE"/>
        </w:rPr>
        <w:t xml:space="preserve"> </w:t>
      </w:r>
      <w:proofErr w:type="spellStart"/>
      <w:r w:rsidRPr="00784737">
        <w:rPr>
          <w:b/>
          <w:bCs/>
          <w:lang w:val="de-DE"/>
        </w:rPr>
        <w:t>of</w:t>
      </w:r>
      <w:proofErr w:type="spellEnd"/>
      <w:r w:rsidRPr="00784737">
        <w:rPr>
          <w:b/>
          <w:bCs/>
          <w:lang w:val="de-DE"/>
        </w:rPr>
        <w:t xml:space="preserve"> </w:t>
      </w:r>
      <w:proofErr w:type="spellStart"/>
      <w:r w:rsidRPr="00784737">
        <w:rPr>
          <w:b/>
          <w:bCs/>
          <w:lang w:val="de-DE"/>
        </w:rPr>
        <w:t>data</w:t>
      </w:r>
      <w:proofErr w:type="spellEnd"/>
      <w:r w:rsidRPr="00784737">
        <w:rPr>
          <w:b/>
          <w:bCs/>
          <w:lang w:val="de-DE"/>
        </w:rPr>
        <w:t xml:space="preserve"> </w:t>
      </w:r>
      <w:proofErr w:type="spellStart"/>
      <w:r w:rsidRPr="00784737">
        <w:rPr>
          <w:b/>
          <w:bCs/>
          <w:lang w:val="de-DE"/>
        </w:rPr>
        <w:t>collection</w:t>
      </w:r>
      <w:proofErr w:type="spellEnd"/>
      <w:r w:rsidR="00E75DA2">
        <w:rPr>
          <w:color w:val="4758AB"/>
          <w:shd w:val="clear" w:color="auto" w:fill="F1F3F5"/>
          <w:lang w:val="de-DE"/>
        </w:rPr>
        <w:br/>
      </w:r>
      <w:proofErr w:type="gramStart"/>
      <w:r w:rsidR="00E75DA2">
        <w:rPr>
          <w:rStyle w:val="NormalTok"/>
        </w:rPr>
        <w:t xml:space="preserve">1  </w:t>
      </w:r>
      <w:r w:rsidR="00E75DA2" w:rsidRPr="00636EE9">
        <w:rPr>
          <w:rStyle w:val="NormalTok"/>
        </w:rPr>
        <w:t>coordinates</w:t>
      </w:r>
      <w:proofErr w:type="gramEnd"/>
      <w:r w:rsidR="00E75DA2" w:rsidRPr="00636EE9">
        <w:rPr>
          <w:rStyle w:val="NormalTok"/>
        </w:rPr>
        <w:t xml:space="preserve"> </w:t>
      </w:r>
      <w:r w:rsidR="00E75DA2" w:rsidRPr="00636EE9">
        <w:rPr>
          <w:rStyle w:val="OtherTok"/>
        </w:rPr>
        <w:t>&lt;-</w:t>
      </w:r>
      <w:r w:rsidR="00E75DA2" w:rsidRPr="00636EE9">
        <w:rPr>
          <w:rStyle w:val="NormalTok"/>
        </w:rPr>
        <w:t xml:space="preserve"> </w:t>
      </w:r>
      <w:proofErr w:type="gramStart"/>
      <w:r w:rsidR="00E75DA2" w:rsidRPr="00636EE9">
        <w:rPr>
          <w:rStyle w:val="FunctionTok"/>
        </w:rPr>
        <w:t>c</w:t>
      </w:r>
      <w:r w:rsidR="00E75DA2" w:rsidRPr="00636EE9">
        <w:rPr>
          <w:rStyle w:val="NormalTok"/>
        </w:rPr>
        <w:t>(</w:t>
      </w:r>
      <w:proofErr w:type="gramEnd"/>
      <w:r w:rsidR="00E75DA2" w:rsidRPr="00636EE9">
        <w:rPr>
          <w:rStyle w:val="FloatTok"/>
        </w:rPr>
        <w:t>29.75</w:t>
      </w:r>
      <w:r w:rsidR="00E75DA2" w:rsidRPr="00636EE9">
        <w:rPr>
          <w:rStyle w:val="NormalTok"/>
        </w:rPr>
        <w:t xml:space="preserve">, </w:t>
      </w:r>
      <w:r w:rsidR="00E75DA2" w:rsidRPr="00636EE9">
        <w:rPr>
          <w:rStyle w:val="SpecialCharTok"/>
        </w:rPr>
        <w:t>-</w:t>
      </w:r>
      <w:r w:rsidR="00E75DA2" w:rsidRPr="00636EE9">
        <w:rPr>
          <w:rStyle w:val="FloatTok"/>
        </w:rPr>
        <w:t>95.36</w:t>
      </w:r>
      <w:r w:rsidR="00E75DA2" w:rsidRPr="00636EE9">
        <w:rPr>
          <w:rStyle w:val="NormalTok"/>
        </w:rPr>
        <w:t>)</w:t>
      </w:r>
    </w:p>
    <w:p w14:paraId="16FF792E" w14:textId="527D645D" w:rsidR="007C0A0D" w:rsidRPr="005A2EDF" w:rsidRDefault="007C0A0D" w:rsidP="00C86C21">
      <w:pPr>
        <w:pStyle w:val="DefinitionTerm"/>
        <w:rPr>
          <w:bCs/>
        </w:rPr>
      </w:pPr>
      <w:r w:rsidRPr="00C673E9">
        <w:rPr>
          <w:rFonts w:ascii="Arial" w:hAnsi="Arial" w:cs="Arial"/>
        </w:rPr>
        <w:lastRenderedPageBreak/>
        <w:t xml:space="preserve">Line </w:t>
      </w:r>
      <w:r w:rsidR="00E75DA2">
        <w:rPr>
          <w:rFonts w:ascii="Arial" w:hAnsi="Arial" w:cs="Arial"/>
        </w:rPr>
        <w:t>1</w:t>
      </w:r>
      <w:r w:rsidR="00CE1EC2">
        <w:rPr>
          <w:rFonts w:ascii="Arial" w:hAnsi="Arial" w:cs="Arial"/>
        </w:rPr>
        <w:t xml:space="preserve"> </w:t>
      </w:r>
      <w:r w:rsidRPr="00C86C21">
        <w:rPr>
          <w:rFonts w:cs="Arial"/>
          <w:b w:val="0"/>
          <w:bCs/>
        </w:rPr>
        <w:t>Coordinates</w:t>
      </w:r>
      <w:r w:rsidRPr="00C86C21">
        <w:rPr>
          <w:b w:val="0"/>
          <w:bCs/>
        </w:rPr>
        <w:t xml:space="preserve"> for Houston, Texas</w:t>
      </w:r>
      <w:r w:rsidRPr="00C86C21">
        <w:rPr>
          <w:rFonts w:cs="Arial"/>
          <w:b w:val="0"/>
          <w:bCs/>
        </w:rPr>
        <w:t xml:space="preserve">; </w:t>
      </w:r>
      <w:r w:rsidRPr="00C86C21">
        <w:rPr>
          <w:b w:val="0"/>
          <w:bCs/>
        </w:rPr>
        <w:t>coordinates are important to calculate and visualize photoperiods later</w:t>
      </w:r>
    </w:p>
    <w:p w14:paraId="6C98C7C2" w14:textId="77777777" w:rsidR="00636EE9" w:rsidRDefault="00636EE9">
      <w:pPr>
        <w:spacing w:line="276" w:lineRule="auto"/>
        <w:rPr>
          <w:b/>
          <w:color w:val="000000" w:themeColor="text1"/>
          <w:sz w:val="32"/>
          <w:szCs w:val="32"/>
        </w:rPr>
      </w:pPr>
      <w:bookmarkStart w:id="60" w:name="results"/>
      <w:bookmarkEnd w:id="10"/>
      <w:bookmarkEnd w:id="36"/>
      <w:r>
        <w:rPr>
          <w:color w:val="000000" w:themeColor="text1"/>
        </w:rPr>
        <w:br w:type="page"/>
      </w:r>
    </w:p>
    <w:p w14:paraId="61D8950D" w14:textId="263223EB" w:rsidR="007C0A0D" w:rsidRDefault="007C0A0D" w:rsidP="00636EE9">
      <w:pPr>
        <w:pStyle w:val="berschrift2"/>
        <w:rPr>
          <w:color w:val="000000" w:themeColor="text1"/>
        </w:rPr>
      </w:pPr>
      <w:r w:rsidRPr="00636EE9">
        <w:rPr>
          <w:color w:val="000000" w:themeColor="text1"/>
        </w:rPr>
        <w:lastRenderedPageBreak/>
        <w:t>Results</w:t>
      </w:r>
    </w:p>
    <w:p w14:paraId="671E4F61" w14:textId="2F801648" w:rsidR="005B5816" w:rsidRDefault="005B5816" w:rsidP="005B5816">
      <w:r w:rsidRPr="00C86C21">
        <w:rPr>
          <w:b/>
          <w:bCs/>
        </w:rPr>
        <w:t>Figure 2</w:t>
      </w:r>
      <w:r w:rsidRPr="005B5816">
        <w:t> shows an overview of the covered workflows in the results section.</w:t>
      </w:r>
      <w:r w:rsidRPr="005B5816" w:rsidDel="005B5816">
        <w:t xml:space="preserve"> </w:t>
      </w:r>
    </w:p>
    <w:p w14:paraId="69ACCDCD" w14:textId="26E4C1C6" w:rsidR="005B5816" w:rsidRDefault="005B5816" w:rsidP="005B5816">
      <w:r>
        <w:rPr>
          <w:noProof/>
        </w:rPr>
        <w:drawing>
          <wp:inline distT="0" distB="0" distL="0" distR="0" wp14:anchorId="30EA9489" wp14:editId="6DCAE97A">
            <wp:extent cx="5728335" cy="3382010"/>
            <wp:effectExtent l="0" t="0" r="0" b="0"/>
            <wp:docPr id="1569668584" name="Grafik 2" descr="Ein Bild, das Text, Diagramm, Quittung,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8584" name="Grafik 2" descr="Ein Bild, das Text, Diagramm, Quittung, Design enthält.&#10;&#10;KI-generierte Inhalte können fehlerhaft sein."/>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8335" cy="3382010"/>
                    </a:xfrm>
                    <a:prstGeom prst="rect">
                      <a:avLst/>
                    </a:prstGeom>
                  </pic:spPr>
                </pic:pic>
              </a:graphicData>
            </a:graphic>
          </wp:inline>
        </w:drawing>
      </w:r>
    </w:p>
    <w:p w14:paraId="4CDB0E88" w14:textId="5FE3A178" w:rsidR="007C0A0D" w:rsidRPr="00636EE9" w:rsidRDefault="005B5816" w:rsidP="005B5816">
      <w:r w:rsidRPr="001063DB">
        <w:rPr>
          <w:i/>
          <w:iCs/>
        </w:rPr>
        <w:t>Figure </w:t>
      </w:r>
      <w:r>
        <w:rPr>
          <w:i/>
          <w:iCs/>
        </w:rPr>
        <w:t>2</w:t>
      </w:r>
      <w:r w:rsidRPr="001063DB">
        <w:rPr>
          <w:i/>
          <w:iCs/>
        </w:rPr>
        <w:t xml:space="preserve">: </w:t>
      </w:r>
      <w:bookmarkStart w:id="61" w:name="distance"/>
      <w:r w:rsidRPr="005B5816">
        <w:rPr>
          <w:i/>
          <w:iCs/>
        </w:rPr>
        <w:t xml:space="preserve">Workflows that are covered in the results section. The pre-processed datasets are covered in detail in </w:t>
      </w:r>
      <w:r>
        <w:rPr>
          <w:i/>
          <w:iCs/>
        </w:rPr>
        <w:t>the supplement</w:t>
      </w:r>
    </w:p>
    <w:p w14:paraId="0AC94616" w14:textId="3AB66637" w:rsidR="007C0A0D" w:rsidRPr="00636EE9" w:rsidRDefault="007C0A0D" w:rsidP="007C0A0D">
      <w:pPr>
        <w:pStyle w:val="FirstParagraph"/>
      </w:pPr>
      <w:r w:rsidRPr="00636EE9">
        <w:t xml:space="preserve">We first examine metrics related to viewing distance, using the processed </w:t>
      </w:r>
      <w:proofErr w:type="spellStart"/>
      <w:r w:rsidRPr="00636EE9">
        <w:rPr>
          <w:rStyle w:val="VerbatimChar"/>
        </w:rPr>
        <w:t>Clouclip</w:t>
      </w:r>
      <w:proofErr w:type="spellEnd"/>
      <w:r w:rsidRPr="00636EE9">
        <w:t xml:space="preserve"> dataset. Many distance-based metrics are computed for each day and then averaged over weekdays, weekends, or across all days. To facilitate this, we define a helper function that </w:t>
      </w:r>
      <w:r w:rsidRPr="00C673E9">
        <w:rPr>
          <w:rFonts w:ascii="Arial" w:hAnsi="Arial" w:cs="Arial"/>
        </w:rPr>
        <w:t>will take daily metric values and calculate the mean values for weekdays, weekends, and the overall daily average</w:t>
      </w:r>
      <w:r w:rsidRPr="00636EE9">
        <w:t>:</w:t>
      </w:r>
    </w:p>
    <w:p w14:paraId="669262D3" w14:textId="347DCD26" w:rsidR="007C0A0D" w:rsidRPr="00C86C21" w:rsidRDefault="00AF5701" w:rsidP="00F61D20">
      <w:pPr>
        <w:pStyle w:val="SourceCode"/>
        <w:spacing w:line="240" w:lineRule="auto"/>
        <w:rPr>
          <w:b/>
          <w:bCs/>
          <w:lang w:val="de-DE"/>
        </w:rPr>
      </w:pPr>
      <w:bookmarkStart w:id="62" w:name="annotated-cell-3"/>
      <w:proofErr w:type="spellStart"/>
      <w:r w:rsidRPr="00AF5701">
        <w:rPr>
          <w:b/>
          <w:bCs/>
          <w:lang w:val="de-DE"/>
        </w:rPr>
        <w:t>Define</w:t>
      </w:r>
      <w:proofErr w:type="spellEnd"/>
      <w:r w:rsidRPr="00AF5701">
        <w:rPr>
          <w:b/>
          <w:bCs/>
          <w:lang w:val="de-DE"/>
        </w:rPr>
        <w:t xml:space="preserve"> </w:t>
      </w:r>
      <w:proofErr w:type="spellStart"/>
      <w:r w:rsidRPr="00AF5701">
        <w:rPr>
          <w:b/>
          <w:bCs/>
          <w:lang w:val="de-DE"/>
        </w:rPr>
        <w:t>helper</w:t>
      </w:r>
      <w:proofErr w:type="spellEnd"/>
      <w:r w:rsidRPr="00AF5701">
        <w:rPr>
          <w:b/>
          <w:bCs/>
          <w:lang w:val="de-DE"/>
        </w:rPr>
        <w:t xml:space="preserve"> </w:t>
      </w:r>
      <w:proofErr w:type="spellStart"/>
      <w:r w:rsidRPr="00AF5701">
        <w:rPr>
          <w:b/>
          <w:bCs/>
          <w:lang w:val="de-DE"/>
        </w:rPr>
        <w:t>function</w:t>
      </w:r>
      <w:proofErr w:type="spellEnd"/>
      <w:r w:rsidRPr="00AF5701">
        <w:rPr>
          <w:b/>
          <w:bCs/>
          <w:lang w:val="de-DE"/>
        </w:rPr>
        <w:t xml:space="preserve"> </w:t>
      </w:r>
      <w:proofErr w:type="spellStart"/>
      <w:r w:rsidRPr="00AF5701">
        <w:rPr>
          <w:b/>
          <w:bCs/>
          <w:lang w:val="de-DE"/>
        </w:rPr>
        <w:t>to_mean_</w:t>
      </w:r>
      <w:proofErr w:type="gramStart"/>
      <w:r w:rsidRPr="00AF5701">
        <w:rPr>
          <w:b/>
          <w:bCs/>
          <w:lang w:val="de-DE"/>
        </w:rPr>
        <w:t>daily</w:t>
      </w:r>
      <w:proofErr w:type="spellEnd"/>
      <w:r w:rsidRPr="00AF5701">
        <w:rPr>
          <w:b/>
          <w:bCs/>
          <w:lang w:val="de-DE"/>
        </w:rPr>
        <w:t>(</w:t>
      </w:r>
      <w:proofErr w:type="gramEnd"/>
      <w:r w:rsidRPr="00AF5701">
        <w:rPr>
          <w:b/>
          <w:bCs/>
          <w:lang w:val="de-DE"/>
        </w:rPr>
        <w:t>)</w:t>
      </w:r>
      <w:r w:rsidR="008C4DD3">
        <w:rPr>
          <w:color w:val="4758AB"/>
          <w:shd w:val="clear" w:color="auto" w:fill="F1F3F5"/>
          <w:lang w:val="de-DE"/>
        </w:rPr>
        <w:br/>
      </w:r>
      <w:proofErr w:type="gramStart"/>
      <w:r w:rsidR="00636EE9">
        <w:rPr>
          <w:rStyle w:val="NormalTok"/>
        </w:rPr>
        <w:t>1</w:t>
      </w:r>
      <w:r w:rsidR="0056723D">
        <w:rPr>
          <w:rStyle w:val="NormalTok"/>
        </w:rPr>
        <w:t xml:space="preserve"> </w:t>
      </w:r>
      <w:r w:rsidR="00636EE9">
        <w:rPr>
          <w:rStyle w:val="NormalTok"/>
        </w:rPr>
        <w:t xml:space="preserve"> </w:t>
      </w:r>
      <w:proofErr w:type="spellStart"/>
      <w:r w:rsidR="007C0A0D" w:rsidRPr="00636EE9">
        <w:rPr>
          <w:rStyle w:val="NormalTok"/>
        </w:rPr>
        <w:t>to</w:t>
      </w:r>
      <w:proofErr w:type="gramEnd"/>
      <w:r w:rsidR="007C0A0D" w:rsidRPr="00636EE9">
        <w:rPr>
          <w:rStyle w:val="NormalTok"/>
        </w:rPr>
        <w:t>_mean_daily</w:t>
      </w:r>
      <w:proofErr w:type="spellEnd"/>
      <w:r w:rsidR="007C0A0D" w:rsidRPr="00636EE9">
        <w:rPr>
          <w:rStyle w:val="NormalTok"/>
        </w:rPr>
        <w:t xml:space="preserve"> </w:t>
      </w:r>
      <w:r w:rsidR="007C0A0D" w:rsidRPr="00636EE9">
        <w:rPr>
          <w:rStyle w:val="OtherTok"/>
        </w:rPr>
        <w:t>&lt;-</w:t>
      </w:r>
      <w:r w:rsidR="007C0A0D" w:rsidRPr="00636EE9">
        <w:rPr>
          <w:rStyle w:val="NormalTok"/>
        </w:rPr>
        <w:t xml:space="preserve"> </w:t>
      </w:r>
      <w:proofErr w:type="gramStart"/>
      <w:r w:rsidR="007C0A0D" w:rsidRPr="00636EE9">
        <w:rPr>
          <w:rStyle w:val="ControlFlowTok"/>
        </w:rPr>
        <w:t>function</w:t>
      </w:r>
      <w:r w:rsidR="007C0A0D" w:rsidRPr="00636EE9">
        <w:rPr>
          <w:rStyle w:val="NormalTok"/>
        </w:rPr>
        <w:t>(</w:t>
      </w:r>
      <w:proofErr w:type="gramEnd"/>
      <w:r w:rsidR="007C0A0D" w:rsidRPr="00636EE9">
        <w:rPr>
          <w:rStyle w:val="NormalTok"/>
        </w:rPr>
        <w:t xml:space="preserve">data, </w:t>
      </w:r>
      <w:r w:rsidR="007C0A0D" w:rsidRPr="00636EE9">
        <w:rPr>
          <w:rStyle w:val="AttributeTok"/>
        </w:rPr>
        <w:t>prefix =</w:t>
      </w:r>
      <w:r w:rsidR="007C0A0D" w:rsidRPr="00636EE9">
        <w:rPr>
          <w:rStyle w:val="NormalTok"/>
        </w:rPr>
        <w:t xml:space="preserve"> </w:t>
      </w:r>
      <w:r w:rsidR="007C0A0D" w:rsidRPr="00636EE9">
        <w:rPr>
          <w:rStyle w:val="StringTok"/>
        </w:rPr>
        <w:t>"average_"</w:t>
      </w:r>
      <w:r w:rsidR="007C0A0D" w:rsidRPr="00636EE9">
        <w:rPr>
          <w:rStyle w:val="NormalTok"/>
        </w:rPr>
        <w:t>) {</w:t>
      </w:r>
      <w:r w:rsidR="007C0A0D" w:rsidRPr="00636EE9">
        <w:br/>
      </w:r>
      <w:r w:rsidR="00636EE9">
        <w:rPr>
          <w:rStyle w:val="NormalTok"/>
        </w:rPr>
        <w:t>2</w:t>
      </w:r>
      <w:r w:rsidR="0056723D">
        <w:rPr>
          <w:rStyle w:val="NormalTok"/>
        </w:rPr>
        <w:t xml:space="preserve"> </w:t>
      </w:r>
      <w:r w:rsidR="007C0A0D" w:rsidRPr="00636EE9">
        <w:rPr>
          <w:rStyle w:val="NormalTok"/>
        </w:rPr>
        <w:t xml:space="preserve">  data </w:t>
      </w:r>
      <w:r w:rsidR="007C0A0D" w:rsidRPr="00636EE9">
        <w:rPr>
          <w:rStyle w:val="SpecialCharTok"/>
        </w:rPr>
        <w:t>|&gt;</w:t>
      </w:r>
      <w:r w:rsidR="007C0A0D" w:rsidRPr="00636EE9">
        <w:rPr>
          <w:rStyle w:val="NormalTok"/>
        </w:rPr>
        <w:t xml:space="preserve"> </w:t>
      </w:r>
      <w:r w:rsidR="007C0A0D" w:rsidRPr="00636EE9">
        <w:br/>
      </w:r>
      <w:r w:rsidR="00636EE9">
        <w:rPr>
          <w:rStyle w:val="NormalTok"/>
        </w:rPr>
        <w:t>3</w:t>
      </w:r>
      <w:r w:rsidR="0056723D">
        <w:rPr>
          <w:rStyle w:val="NormalTok"/>
        </w:rPr>
        <w:t xml:space="preserve"> </w:t>
      </w:r>
      <w:r w:rsidR="00636EE9">
        <w:rPr>
          <w:rStyle w:val="NormalTok"/>
        </w:rPr>
        <w:t xml:space="preserve"> </w:t>
      </w:r>
      <w:r w:rsidR="007C0A0D" w:rsidRPr="00636EE9">
        <w:rPr>
          <w:rStyle w:val="NormalTok"/>
        </w:rPr>
        <w:t xml:space="preserve">    </w:t>
      </w:r>
      <w:proofErr w:type="gramStart"/>
      <w:r w:rsidR="007C0A0D" w:rsidRPr="00636EE9">
        <w:rPr>
          <w:rStyle w:val="FunctionTok"/>
        </w:rPr>
        <w:t>ungroup</w:t>
      </w:r>
      <w:r w:rsidR="007C0A0D" w:rsidRPr="00636EE9">
        <w:rPr>
          <w:rStyle w:val="NormalTok"/>
        </w:rPr>
        <w:t>(</w:t>
      </w:r>
      <w:proofErr w:type="gramEnd"/>
      <w:r w:rsidR="007C0A0D" w:rsidRPr="00636EE9">
        <w:rPr>
          <w:rStyle w:val="NormalTok"/>
        </w:rPr>
        <w:t xml:space="preserve">Date) </w:t>
      </w:r>
      <w:r w:rsidR="007C0A0D" w:rsidRPr="00636EE9">
        <w:rPr>
          <w:rStyle w:val="SpecialCharTok"/>
        </w:rPr>
        <w:t>|&gt;</w:t>
      </w:r>
      <w:r w:rsidR="007C0A0D" w:rsidRPr="00636EE9">
        <w:br/>
      </w:r>
      <w:r w:rsidR="00636EE9">
        <w:rPr>
          <w:rStyle w:val="NormalTok"/>
        </w:rPr>
        <w:t>4</w:t>
      </w:r>
      <w:r w:rsidR="0056723D">
        <w:rPr>
          <w:rStyle w:val="NormalTok"/>
        </w:rPr>
        <w:t xml:space="preserve"> </w:t>
      </w:r>
      <w:r w:rsidR="00636EE9">
        <w:rPr>
          <w:rStyle w:val="NormalTok"/>
        </w:rPr>
        <w:t xml:space="preserve"> </w:t>
      </w:r>
      <w:r w:rsidR="007C0A0D" w:rsidRPr="00636EE9">
        <w:rPr>
          <w:rStyle w:val="NormalTok"/>
        </w:rPr>
        <w:t xml:space="preserve">    </w:t>
      </w:r>
      <w:proofErr w:type="spellStart"/>
      <w:r w:rsidR="007C0A0D" w:rsidRPr="00636EE9">
        <w:rPr>
          <w:rStyle w:val="FunctionTok"/>
        </w:rPr>
        <w:t>mean_</w:t>
      </w:r>
      <w:proofErr w:type="gramStart"/>
      <w:r w:rsidR="007C0A0D" w:rsidRPr="00636EE9">
        <w:rPr>
          <w:rStyle w:val="FunctionTok"/>
        </w:rPr>
        <w:t>daily</w:t>
      </w:r>
      <w:proofErr w:type="spellEnd"/>
      <w:r w:rsidR="007C0A0D" w:rsidRPr="00636EE9">
        <w:rPr>
          <w:rStyle w:val="NormalTok"/>
        </w:rPr>
        <w:t>(</w:t>
      </w:r>
      <w:proofErr w:type="gramEnd"/>
      <w:r w:rsidR="007C0A0D" w:rsidRPr="00636EE9">
        <w:rPr>
          <w:rStyle w:val="AttributeTok"/>
        </w:rPr>
        <w:t>prefix =</w:t>
      </w:r>
      <w:r w:rsidR="007C0A0D" w:rsidRPr="00636EE9">
        <w:rPr>
          <w:rStyle w:val="NormalTok"/>
        </w:rPr>
        <w:t xml:space="preserve"> prefix) </w:t>
      </w:r>
      <w:r w:rsidR="007C0A0D" w:rsidRPr="00636EE9">
        <w:rPr>
          <w:rStyle w:val="SpecialCharTok"/>
        </w:rPr>
        <w:t>|&gt;</w:t>
      </w:r>
      <w:r w:rsidR="007C0A0D" w:rsidRPr="00636EE9">
        <w:br/>
      </w:r>
      <w:r w:rsidR="00636EE9">
        <w:rPr>
          <w:rStyle w:val="NormalTok"/>
        </w:rPr>
        <w:t>5</w:t>
      </w:r>
      <w:r w:rsidR="0056723D">
        <w:rPr>
          <w:rStyle w:val="NormalTok"/>
        </w:rPr>
        <w:t xml:space="preserve"> </w:t>
      </w:r>
      <w:r w:rsidR="00636EE9">
        <w:rPr>
          <w:rStyle w:val="NormalTok"/>
        </w:rPr>
        <w:t xml:space="preserve"> </w:t>
      </w:r>
      <w:r w:rsidR="007C0A0D" w:rsidRPr="00636EE9">
        <w:rPr>
          <w:rStyle w:val="NormalTok"/>
        </w:rPr>
        <w:t xml:space="preserve">    </w:t>
      </w:r>
      <w:proofErr w:type="spellStart"/>
      <w:r w:rsidR="007C0A0D" w:rsidRPr="00636EE9">
        <w:rPr>
          <w:rStyle w:val="FunctionTok"/>
        </w:rPr>
        <w:t>rename_</w:t>
      </w:r>
      <w:proofErr w:type="gramStart"/>
      <w:r w:rsidR="007C0A0D" w:rsidRPr="00636EE9">
        <w:rPr>
          <w:rStyle w:val="FunctionTok"/>
        </w:rPr>
        <w:t>with</w:t>
      </w:r>
      <w:proofErr w:type="spellEnd"/>
      <w:r w:rsidR="007C0A0D" w:rsidRPr="00636EE9">
        <w:rPr>
          <w:rStyle w:val="NormalTok"/>
        </w:rPr>
        <w:t>(</w:t>
      </w:r>
      <w:proofErr w:type="gramEnd"/>
      <w:r w:rsidR="007C0A0D" w:rsidRPr="00636EE9">
        <w:rPr>
          <w:rStyle w:val="AttributeTok"/>
        </w:rPr>
        <w:t>.</w:t>
      </w:r>
      <w:proofErr w:type="spellStart"/>
      <w:r w:rsidR="007C0A0D" w:rsidRPr="00636EE9">
        <w:rPr>
          <w:rStyle w:val="AttributeTok"/>
        </w:rPr>
        <w:t>fn</w:t>
      </w:r>
      <w:proofErr w:type="spellEnd"/>
      <w:r w:rsidR="007C0A0D" w:rsidRPr="00636EE9">
        <w:rPr>
          <w:rStyle w:val="AttributeTok"/>
        </w:rPr>
        <w:t xml:space="preserve"> =</w:t>
      </w:r>
      <w:r w:rsidR="007C0A0D" w:rsidRPr="00636EE9">
        <w:rPr>
          <w:rStyle w:val="NormalTok"/>
        </w:rPr>
        <w:t xml:space="preserve"> \(x) </w:t>
      </w:r>
      <w:proofErr w:type="spellStart"/>
      <w:r w:rsidR="007C0A0D" w:rsidRPr="00636EE9">
        <w:rPr>
          <w:rStyle w:val="FunctionTok"/>
        </w:rPr>
        <w:t>str_replace_</w:t>
      </w:r>
      <w:proofErr w:type="gramStart"/>
      <w:r w:rsidR="007C0A0D" w:rsidRPr="00636EE9">
        <w:rPr>
          <w:rStyle w:val="FunctionTok"/>
        </w:rPr>
        <w:t>all</w:t>
      </w:r>
      <w:proofErr w:type="spellEnd"/>
      <w:r w:rsidR="007C0A0D" w:rsidRPr="00636EE9">
        <w:rPr>
          <w:rStyle w:val="NormalTok"/>
        </w:rPr>
        <w:t>(</w:t>
      </w:r>
      <w:proofErr w:type="gramEnd"/>
      <w:r w:rsidR="007C0A0D" w:rsidRPr="00636EE9">
        <w:rPr>
          <w:rStyle w:val="NormalTok"/>
        </w:rPr>
        <w:t>x,</w:t>
      </w:r>
      <w:r w:rsidR="007C0A0D" w:rsidRPr="00636EE9">
        <w:rPr>
          <w:rStyle w:val="StringTok"/>
        </w:rPr>
        <w:t>"_"</w:t>
      </w:r>
      <w:r w:rsidR="007C0A0D" w:rsidRPr="00636EE9">
        <w:rPr>
          <w:rStyle w:val="NormalTok"/>
        </w:rPr>
        <w:t>,</w:t>
      </w:r>
      <w:r w:rsidR="007C0A0D" w:rsidRPr="00636EE9">
        <w:rPr>
          <w:rStyle w:val="StringTok"/>
        </w:rPr>
        <w:t>" "</w:t>
      </w:r>
      <w:r w:rsidR="007C0A0D" w:rsidRPr="00636EE9">
        <w:rPr>
          <w:rStyle w:val="NormalTok"/>
        </w:rPr>
        <w:t xml:space="preserve">)) </w:t>
      </w:r>
      <w:r w:rsidR="007C0A0D" w:rsidRPr="00636EE9">
        <w:rPr>
          <w:rStyle w:val="SpecialCharTok"/>
        </w:rPr>
        <w:t>|&gt;</w:t>
      </w:r>
      <w:r w:rsidR="007C0A0D" w:rsidRPr="00636EE9">
        <w:br/>
      </w:r>
      <w:r w:rsidR="00636EE9">
        <w:rPr>
          <w:rStyle w:val="NormalTok"/>
        </w:rPr>
        <w:t>6</w:t>
      </w:r>
      <w:r w:rsidR="0056723D">
        <w:rPr>
          <w:rStyle w:val="NormalTok"/>
        </w:rPr>
        <w:t xml:space="preserve"> </w:t>
      </w:r>
      <w:r w:rsidR="00636EE9">
        <w:rPr>
          <w:rStyle w:val="NormalTok"/>
        </w:rPr>
        <w:t xml:space="preserve"> </w:t>
      </w:r>
      <w:r w:rsidR="007C0A0D" w:rsidRPr="00636EE9">
        <w:rPr>
          <w:rStyle w:val="NormalTok"/>
        </w:rPr>
        <w:t xml:space="preserve">    </w:t>
      </w:r>
      <w:proofErr w:type="spellStart"/>
      <w:proofErr w:type="gramStart"/>
      <w:r w:rsidR="007C0A0D" w:rsidRPr="00636EE9">
        <w:rPr>
          <w:rStyle w:val="FunctionTok"/>
        </w:rPr>
        <w:t>gt</w:t>
      </w:r>
      <w:proofErr w:type="spellEnd"/>
      <w:r w:rsidR="007C0A0D" w:rsidRPr="00636EE9">
        <w:rPr>
          <w:rStyle w:val="NormalTok"/>
        </w:rPr>
        <w:t>(</w:t>
      </w:r>
      <w:proofErr w:type="gramEnd"/>
      <w:r w:rsidR="007C0A0D" w:rsidRPr="00636EE9">
        <w:rPr>
          <w:rStyle w:val="NormalTok"/>
        </w:rPr>
        <w:t>)</w:t>
      </w:r>
      <w:r w:rsidR="007C0A0D" w:rsidRPr="00C673E9">
        <w:rPr>
          <w:rFonts w:ascii="Arial" w:hAnsi="Arial" w:cs="Arial"/>
        </w:rPr>
        <w:br/>
      </w:r>
      <w:proofErr w:type="gramStart"/>
      <w:r w:rsidR="00EA2CA9">
        <w:rPr>
          <w:rStyle w:val="NormalTok"/>
        </w:rPr>
        <w:t>7</w:t>
      </w:r>
      <w:r w:rsidR="0056723D">
        <w:rPr>
          <w:rStyle w:val="NormalTok"/>
        </w:rPr>
        <w:t xml:space="preserve"> </w:t>
      </w:r>
      <w:r w:rsidR="00EA2CA9">
        <w:rPr>
          <w:rStyle w:val="NormalTok"/>
        </w:rPr>
        <w:t xml:space="preserve"> </w:t>
      </w:r>
      <w:r w:rsidR="007C0A0D" w:rsidRPr="00C673E9">
        <w:rPr>
          <w:rStyle w:val="NormalTok"/>
          <w:rFonts w:ascii="Arial" w:hAnsi="Arial" w:cs="Arial"/>
        </w:rPr>
        <w:t>}</w:t>
      </w:r>
      <w:proofErr w:type="gramEnd"/>
    </w:p>
    <w:bookmarkEnd w:id="62"/>
    <w:p w14:paraId="53175B9E" w14:textId="59340BA1" w:rsidR="007C0A0D" w:rsidRPr="005A2EDF" w:rsidRDefault="007C0A0D" w:rsidP="00C86C21">
      <w:pPr>
        <w:pStyle w:val="DefinitionTerm"/>
        <w:rPr>
          <w:bCs/>
        </w:rPr>
      </w:pPr>
      <w:r w:rsidRPr="00C673E9">
        <w:rPr>
          <w:rFonts w:ascii="Arial" w:hAnsi="Arial" w:cs="Arial"/>
        </w:rPr>
        <w:lastRenderedPageBreak/>
        <w:t>Line 3</w:t>
      </w:r>
      <w:r w:rsidR="00CE1EC2">
        <w:rPr>
          <w:rFonts w:ascii="Arial" w:hAnsi="Arial" w:cs="Arial"/>
        </w:rPr>
        <w:t xml:space="preserve"> </w:t>
      </w:r>
      <w:r w:rsidRPr="00C86C21">
        <w:rPr>
          <w:b w:val="0"/>
          <w:bCs/>
        </w:rPr>
        <w:t>Ungroup by days</w:t>
      </w:r>
    </w:p>
    <w:p w14:paraId="45B37F45" w14:textId="3CAF0B93" w:rsidR="007C0A0D" w:rsidRPr="005A2EDF" w:rsidRDefault="007C0A0D" w:rsidP="00C86C21">
      <w:pPr>
        <w:pStyle w:val="DefinitionTerm"/>
        <w:rPr>
          <w:bCs/>
        </w:rPr>
      </w:pPr>
      <w:r w:rsidRPr="00C673E9">
        <w:rPr>
          <w:rFonts w:ascii="Arial" w:hAnsi="Arial" w:cs="Arial"/>
        </w:rPr>
        <w:t>Line 4</w:t>
      </w:r>
      <w:r w:rsidR="00CE1EC2">
        <w:rPr>
          <w:rFonts w:ascii="Arial" w:hAnsi="Arial" w:cs="Arial"/>
        </w:rPr>
        <w:t xml:space="preserve"> </w:t>
      </w:r>
      <w:r w:rsidRPr="00C86C21">
        <w:rPr>
          <w:b w:val="0"/>
          <w:bCs/>
        </w:rPr>
        <w:t>Calculate the averages per grouping</w:t>
      </w:r>
    </w:p>
    <w:p w14:paraId="62E6A308" w14:textId="225BCDBC" w:rsidR="007C0A0D" w:rsidRPr="005A2EDF" w:rsidRDefault="007C0A0D" w:rsidP="00C86C21">
      <w:pPr>
        <w:pStyle w:val="DefinitionTerm"/>
        <w:rPr>
          <w:bCs/>
        </w:rPr>
      </w:pPr>
      <w:r w:rsidRPr="00C673E9">
        <w:rPr>
          <w:rFonts w:ascii="Arial" w:hAnsi="Arial" w:cs="Arial"/>
        </w:rPr>
        <w:t>Line 5</w:t>
      </w:r>
      <w:r w:rsidR="00CE1EC2">
        <w:rPr>
          <w:rFonts w:ascii="Arial" w:hAnsi="Arial" w:cs="Arial"/>
        </w:rPr>
        <w:t xml:space="preserve"> </w:t>
      </w:r>
      <w:r w:rsidRPr="00C86C21">
        <w:rPr>
          <w:b w:val="0"/>
          <w:bCs/>
        </w:rPr>
        <w:t>Remove underscores in names</w:t>
      </w:r>
    </w:p>
    <w:p w14:paraId="0FAF659B" w14:textId="55A1AABA" w:rsidR="007C0A0D" w:rsidRPr="005A2EDF" w:rsidRDefault="007C0A0D" w:rsidP="00C86C21">
      <w:pPr>
        <w:pStyle w:val="DefinitionTerm"/>
        <w:rPr>
          <w:bCs/>
        </w:rPr>
      </w:pPr>
      <w:r w:rsidRPr="00C673E9">
        <w:rPr>
          <w:rFonts w:ascii="Arial" w:hAnsi="Arial" w:cs="Arial"/>
        </w:rPr>
        <w:t>Line 6</w:t>
      </w:r>
      <w:r w:rsidR="00CE1EC2">
        <w:rPr>
          <w:rFonts w:ascii="Arial" w:hAnsi="Arial" w:cs="Arial"/>
        </w:rPr>
        <w:t xml:space="preserve"> </w:t>
      </w:r>
      <w:r w:rsidRPr="00C86C21">
        <w:rPr>
          <w:rFonts w:cs="Arial"/>
          <w:b w:val="0"/>
          <w:bCs/>
        </w:rPr>
        <w:t>Format</w:t>
      </w:r>
      <w:r w:rsidRPr="00C86C21">
        <w:rPr>
          <w:b w:val="0"/>
          <w:bCs/>
        </w:rPr>
        <w:t xml:space="preserve"> as a </w:t>
      </w:r>
      <w:proofErr w:type="spellStart"/>
      <w:r w:rsidRPr="00C86C21">
        <w:rPr>
          <w:b w:val="0"/>
          <w:bCs/>
        </w:rPr>
        <w:t>gt</w:t>
      </w:r>
      <w:proofErr w:type="spellEnd"/>
      <w:r w:rsidRPr="00C86C21">
        <w:rPr>
          <w:b w:val="0"/>
          <w:bCs/>
        </w:rPr>
        <w:t xml:space="preserve"> table for display</w:t>
      </w:r>
    </w:p>
    <w:p w14:paraId="73BA03F9" w14:textId="77777777" w:rsidR="003527B9" w:rsidRDefault="003527B9" w:rsidP="007C0A0D">
      <w:pPr>
        <w:pStyle w:val="berschrift4"/>
      </w:pPr>
      <w:bookmarkStart w:id="63" w:name="total-wear-time-daily"/>
    </w:p>
    <w:p w14:paraId="56D99CC3" w14:textId="20BFA8C3" w:rsidR="007C0A0D" w:rsidRPr="00C673E9" w:rsidRDefault="007C0A0D" w:rsidP="007C0A0D">
      <w:pPr>
        <w:pStyle w:val="berschrift4"/>
      </w:pPr>
      <w:r w:rsidRPr="00C673E9">
        <w:t>Total wear time daily</w:t>
      </w:r>
    </w:p>
    <w:p w14:paraId="755FBA2E" w14:textId="04F3635B" w:rsidR="007C0A0D" w:rsidRPr="003527B9" w:rsidRDefault="007C0A0D" w:rsidP="007C0A0D">
      <w:pPr>
        <w:pStyle w:val="FirstParagraph"/>
      </w:pPr>
      <w:r w:rsidRPr="003527B9">
        <w:rPr>
          <w:i/>
        </w:rPr>
        <w:t>Total wear time daily</w:t>
      </w:r>
      <w:r w:rsidRPr="003527B9">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 </w:t>
      </w:r>
      <w:r w:rsidR="00282E6A" w:rsidRPr="00C86C21">
        <w:rPr>
          <w:b/>
          <w:bCs/>
        </w:rPr>
        <w:t>Table 3</w:t>
      </w:r>
      <w:r w:rsidRPr="00C673E9">
        <w:rPr>
          <w:rFonts w:ascii="Arial" w:hAnsi="Arial" w:cs="Arial"/>
        </w:rPr>
        <w:t>.</w:t>
      </w:r>
    </w:p>
    <w:p w14:paraId="747672A4" w14:textId="0035DE63" w:rsidR="007C0A0D" w:rsidRPr="00C86C21" w:rsidRDefault="00565DCB" w:rsidP="00F61D20">
      <w:pPr>
        <w:pStyle w:val="SourceCode"/>
        <w:spacing w:line="240" w:lineRule="auto"/>
        <w:rPr>
          <w:lang w:val="de-DE"/>
        </w:rPr>
      </w:pPr>
      <w:bookmarkStart w:id="64" w:name="annotated-cell-4"/>
      <w:proofErr w:type="spellStart"/>
      <w:r w:rsidRPr="00C86C21">
        <w:rPr>
          <w:b/>
          <w:bCs/>
          <w:lang w:val="de-DE"/>
        </w:rPr>
        <w:t>Calculate</w:t>
      </w:r>
      <w:proofErr w:type="spellEnd"/>
      <w:r w:rsidRPr="00C86C21">
        <w:rPr>
          <w:b/>
          <w:bCs/>
          <w:lang w:val="de-DE"/>
        </w:rPr>
        <w:t xml:space="preserve"> total </w:t>
      </w:r>
      <w:proofErr w:type="spellStart"/>
      <w:r w:rsidRPr="00C86C21">
        <w:rPr>
          <w:b/>
          <w:bCs/>
          <w:lang w:val="de-DE"/>
        </w:rPr>
        <w:t>wear</w:t>
      </w:r>
      <w:proofErr w:type="spellEnd"/>
      <w:r w:rsidRPr="00C86C21">
        <w:rPr>
          <w:b/>
          <w:bCs/>
          <w:lang w:val="de-DE"/>
        </w:rPr>
        <w:t xml:space="preserve"> time</w:t>
      </w:r>
      <w:r w:rsidR="008C4DD3">
        <w:rPr>
          <w:color w:val="4758AB"/>
          <w:shd w:val="clear" w:color="auto" w:fill="F1F3F5"/>
          <w:lang w:val="de-DE"/>
        </w:rPr>
        <w:br/>
      </w:r>
      <w:proofErr w:type="gramStart"/>
      <w:r w:rsidR="003527B9">
        <w:rPr>
          <w:rStyle w:val="NormalTok"/>
        </w:rPr>
        <w:t>1</w:t>
      </w:r>
      <w:r w:rsidR="0056723D">
        <w:rPr>
          <w:rStyle w:val="NormalTok"/>
        </w:rPr>
        <w:t xml:space="preserve"> </w:t>
      </w:r>
      <w:r w:rsidR="003527B9">
        <w:rPr>
          <w:rStyle w:val="NormalTok"/>
        </w:rPr>
        <w:t xml:space="preserve"> </w:t>
      </w:r>
      <w:proofErr w:type="spellStart"/>
      <w:r w:rsidR="007C0A0D" w:rsidRPr="003527B9">
        <w:rPr>
          <w:rStyle w:val="NormalTok"/>
        </w:rPr>
        <w:t>dataCC</w:t>
      </w:r>
      <w:proofErr w:type="spellEnd"/>
      <w:proofErr w:type="gramEnd"/>
      <w:r w:rsidR="007C0A0D" w:rsidRPr="003527B9">
        <w:rPr>
          <w:rStyle w:val="NormalTok"/>
        </w:rPr>
        <w:t xml:space="preserve"> </w:t>
      </w:r>
      <w:r w:rsidR="007C0A0D" w:rsidRPr="003527B9">
        <w:rPr>
          <w:rStyle w:val="SpecialCharTok"/>
        </w:rPr>
        <w:t>|&gt;</w:t>
      </w:r>
      <w:r w:rsidR="007C0A0D" w:rsidRPr="003527B9">
        <w:rPr>
          <w:rStyle w:val="NormalTok"/>
        </w:rPr>
        <w:t xml:space="preserve"> </w:t>
      </w:r>
      <w:r w:rsidR="007C0A0D" w:rsidRPr="003527B9">
        <w:br/>
      </w:r>
      <w:r w:rsidR="003527B9">
        <w:rPr>
          <w:rStyle w:val="NormalTok"/>
        </w:rPr>
        <w:t>2</w:t>
      </w:r>
      <w:r w:rsidR="0056723D">
        <w:rPr>
          <w:rStyle w:val="NormalTok"/>
        </w:rPr>
        <w:t xml:space="preserve"> </w:t>
      </w:r>
      <w:r w:rsidR="003527B9">
        <w:rPr>
          <w:rStyle w:val="NormalTok"/>
        </w:rPr>
        <w:t xml:space="preserve"> </w:t>
      </w:r>
      <w:r w:rsidR="007C0A0D" w:rsidRPr="003527B9">
        <w:rPr>
          <w:rStyle w:val="NormalTok"/>
        </w:rPr>
        <w:t xml:space="preserve">  </w:t>
      </w:r>
      <w:r w:rsidR="007C0A0D" w:rsidRPr="003527B9">
        <w:rPr>
          <w:rStyle w:val="FunctionTok"/>
        </w:rPr>
        <w:t>durations</w:t>
      </w:r>
      <w:r w:rsidR="007C0A0D" w:rsidRPr="003527B9">
        <w:rPr>
          <w:rStyle w:val="NormalTok"/>
        </w:rPr>
        <w:t>(</w:t>
      </w:r>
      <w:del w:id="65" w:author="Johannes Zauner" w:date="2026-04-01T16:12:00Z" w16du:dateUtc="2026-04-01T14:12:00Z">
        <w:r w:rsidR="007C0A0D" w:rsidRPr="003527B9" w:rsidDel="004B5341">
          <w:rPr>
            <w:rStyle w:val="NormalTok"/>
          </w:rPr>
          <w:delText>Dis</w:delText>
        </w:r>
      </w:del>
      <w:ins w:id="66" w:author="Johannes Zauner" w:date="2026-04-01T16:12:00Z" w16du:dateUtc="2026-04-01T14:12:00Z">
        <w:r w:rsidR="004B5341">
          <w:rPr>
            <w:rStyle w:val="NormalTok"/>
          </w:rPr>
          <w:t>file.name</w:t>
        </w:r>
      </w:ins>
      <w:r w:rsidR="007C0A0D" w:rsidRPr="003527B9">
        <w:rPr>
          <w:rStyle w:val="NormalTok"/>
        </w:rPr>
        <w:t xml:space="preserve">) </w:t>
      </w:r>
      <w:r w:rsidR="007C0A0D" w:rsidRPr="003527B9">
        <w:rPr>
          <w:rStyle w:val="SpecialCharTok"/>
        </w:rPr>
        <w:t>|&gt;</w:t>
      </w:r>
      <w:r w:rsidR="007C0A0D" w:rsidRPr="003527B9">
        <w:br/>
      </w:r>
      <w:r w:rsidR="003527B9">
        <w:rPr>
          <w:rStyle w:val="NormalTok"/>
        </w:rPr>
        <w:t>3</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proofErr w:type="spellStart"/>
      <w:r w:rsidR="007C0A0D" w:rsidRPr="003527B9">
        <w:rPr>
          <w:rStyle w:val="FunctionTok"/>
        </w:rPr>
        <w:t>to_mean_</w:t>
      </w:r>
      <w:proofErr w:type="gramStart"/>
      <w:r w:rsidR="007C0A0D" w:rsidRPr="003527B9">
        <w:rPr>
          <w:rStyle w:val="FunctionTok"/>
        </w:rPr>
        <w:t>daily</w:t>
      </w:r>
      <w:proofErr w:type="spellEnd"/>
      <w:r w:rsidR="007C0A0D" w:rsidRPr="003527B9">
        <w:rPr>
          <w:rStyle w:val="NormalTok"/>
        </w:rPr>
        <w:t>(</w:t>
      </w:r>
      <w:proofErr w:type="gramEnd"/>
      <w:r w:rsidR="007C0A0D" w:rsidRPr="003527B9">
        <w:rPr>
          <w:rStyle w:val="StringTok"/>
        </w:rPr>
        <w:t>"Total wear "</w:t>
      </w:r>
      <w:r w:rsidR="007C0A0D" w:rsidRPr="003527B9">
        <w:rPr>
          <w:rStyle w:val="NormalTok"/>
        </w:rPr>
        <w:t>)</w:t>
      </w:r>
    </w:p>
    <w:bookmarkEnd w:id="64"/>
    <w:p w14:paraId="798B18E8" w14:textId="4F1BAE69" w:rsidR="007C0A0D" w:rsidRPr="005A2EDF" w:rsidRDefault="007C0A0D" w:rsidP="00C86C21">
      <w:pPr>
        <w:pStyle w:val="DefinitionTerm"/>
        <w:rPr>
          <w:bCs/>
        </w:rPr>
      </w:pPr>
      <w:r w:rsidRPr="00C673E9">
        <w:rPr>
          <w:rFonts w:ascii="Arial" w:hAnsi="Arial" w:cs="Arial"/>
        </w:rPr>
        <w:t>Line 2</w:t>
      </w:r>
      <w:r w:rsidR="00121C84">
        <w:rPr>
          <w:rFonts w:ascii="Arial" w:hAnsi="Arial" w:cs="Arial"/>
        </w:rPr>
        <w:t xml:space="preserve"> </w:t>
      </w:r>
      <w:r w:rsidRPr="00C86C21">
        <w:rPr>
          <w:b w:val="0"/>
          <w:bCs/>
        </w:rPr>
        <w:t>Calculate total duration of data per day</w:t>
      </w:r>
      <w:ins w:id="67" w:author="Johannes Zauner" w:date="2026-04-01T16:12:00Z" w16du:dateUtc="2026-04-01T14:12:00Z">
        <w:r w:rsidR="004B5341" w:rsidRPr="004B5341">
          <w:rPr>
            <w:b w:val="0"/>
            <w:bCs/>
            <w:rPrChange w:id="68" w:author="Johannes Zauner" w:date="2026-04-01T16:12:00Z" w16du:dateUtc="2026-04-01T14:12:00Z">
              <w:rPr/>
            </w:rPrChange>
          </w:rPr>
          <w:t xml:space="preserve">, setting </w:t>
        </w:r>
        <w:r w:rsidR="004B5341" w:rsidRPr="004B5341">
          <w:rPr>
            <w:rStyle w:val="VerbatimChar"/>
            <w:b w:val="0"/>
            <w:bCs/>
            <w:rPrChange w:id="69" w:author="Johannes Zauner" w:date="2026-04-01T16:12:00Z" w16du:dateUtc="2026-04-01T14:12:00Z">
              <w:rPr>
                <w:rStyle w:val="VerbatimChar"/>
              </w:rPr>
            </w:rPrChange>
          </w:rPr>
          <w:t>file.name</w:t>
        </w:r>
        <w:r w:rsidR="004B5341" w:rsidRPr="004B5341">
          <w:rPr>
            <w:b w:val="0"/>
            <w:bCs/>
            <w:rPrChange w:id="70" w:author="Johannes Zauner" w:date="2026-04-01T16:12:00Z" w16du:dateUtc="2026-04-01T14:12:00Z">
              <w:rPr/>
            </w:rPrChange>
          </w:rPr>
          <w:t xml:space="preserve"> as the column in question only gives us data points that were included in the original file</w:t>
        </w:r>
      </w:ins>
    </w:p>
    <w:p w14:paraId="159CDF8B" w14:textId="1771E7B9" w:rsidR="007C0A0D" w:rsidRPr="00C86C21" w:rsidRDefault="007C0A0D" w:rsidP="00121C84">
      <w:pPr>
        <w:pStyle w:val="DefinitionTerm"/>
        <w:rPr>
          <w:b w:val="0"/>
          <w:bCs/>
        </w:rPr>
      </w:pPr>
      <w:r w:rsidRPr="00C673E9">
        <w:rPr>
          <w:rFonts w:ascii="Arial" w:hAnsi="Arial" w:cs="Arial"/>
        </w:rPr>
        <w:t>Line 3</w:t>
      </w:r>
      <w:r w:rsidR="00121C84">
        <w:rPr>
          <w:rFonts w:ascii="Arial" w:hAnsi="Arial" w:cs="Arial"/>
        </w:rPr>
        <w:t xml:space="preserve"> </w:t>
      </w:r>
      <w:r w:rsidRPr="00C86C21">
        <w:rPr>
          <w:b w:val="0"/>
          <w:bCs/>
        </w:rPr>
        <w:t>Using the helper function defined above</w:t>
      </w:r>
    </w:p>
    <w:p w14:paraId="5F807B3F" w14:textId="77777777" w:rsidR="00121C84" w:rsidRPr="00121C84" w:rsidRDefault="00121C84"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696"/>
        <w:gridCol w:w="3402"/>
      </w:tblGrid>
      <w:tr w:rsidR="00E7188B" w14:paraId="56556C58" w14:textId="77777777" w:rsidTr="0047611C">
        <w:tc>
          <w:tcPr>
            <w:tcW w:w="1696" w:type="dxa"/>
            <w:tcBorders>
              <w:bottom w:val="single" w:sz="4" w:space="0" w:color="auto"/>
            </w:tcBorders>
          </w:tcPr>
          <w:p w14:paraId="52700394" w14:textId="77777777" w:rsidR="00E7188B" w:rsidRPr="00EF7BE0" w:rsidRDefault="00E7188B" w:rsidP="0047611C">
            <w:pPr>
              <w:rPr>
                <w:sz w:val="20"/>
                <w:szCs w:val="20"/>
              </w:rPr>
            </w:pPr>
          </w:p>
        </w:tc>
        <w:tc>
          <w:tcPr>
            <w:tcW w:w="3402" w:type="dxa"/>
            <w:tcBorders>
              <w:bottom w:val="single" w:sz="4" w:space="0" w:color="auto"/>
            </w:tcBorders>
          </w:tcPr>
          <w:p w14:paraId="2E463469" w14:textId="77777777" w:rsidR="00E7188B" w:rsidRPr="00EF7BE0" w:rsidRDefault="00E7188B" w:rsidP="0047611C">
            <w:pPr>
              <w:rPr>
                <w:sz w:val="20"/>
                <w:szCs w:val="20"/>
              </w:rPr>
            </w:pPr>
            <w:r w:rsidRPr="00EF7BE0">
              <w:rPr>
                <w:sz w:val="20"/>
                <w:szCs w:val="20"/>
              </w:rPr>
              <w:t>Total wear duration</w:t>
            </w:r>
          </w:p>
        </w:tc>
      </w:tr>
      <w:tr w:rsidR="0090075D" w14:paraId="4F98789E" w14:textId="77777777" w:rsidTr="0047611C">
        <w:tc>
          <w:tcPr>
            <w:tcW w:w="1696" w:type="dxa"/>
            <w:tcBorders>
              <w:top w:val="single" w:sz="4" w:space="0" w:color="auto"/>
            </w:tcBorders>
          </w:tcPr>
          <w:p w14:paraId="262A61C2" w14:textId="77777777" w:rsidR="0090075D" w:rsidRPr="00EF7BE0" w:rsidRDefault="0090075D" w:rsidP="0090075D">
            <w:pPr>
              <w:rPr>
                <w:sz w:val="20"/>
                <w:szCs w:val="20"/>
              </w:rPr>
            </w:pPr>
            <w:r w:rsidRPr="00EF7BE0">
              <w:rPr>
                <w:sz w:val="20"/>
                <w:szCs w:val="20"/>
              </w:rPr>
              <w:t>Mean daily</w:t>
            </w:r>
          </w:p>
        </w:tc>
        <w:tc>
          <w:tcPr>
            <w:tcW w:w="3402" w:type="dxa"/>
            <w:tcBorders>
              <w:top w:val="single" w:sz="4" w:space="0" w:color="auto"/>
            </w:tcBorders>
          </w:tcPr>
          <w:p w14:paraId="42F517A2" w14:textId="486DDD7B" w:rsidR="0090075D" w:rsidRPr="0090075D" w:rsidRDefault="0090075D" w:rsidP="0090075D">
            <w:pPr>
              <w:rPr>
                <w:rFonts w:ascii="Arial" w:hAnsi="Arial" w:cs="Arial"/>
                <w:sz w:val="20"/>
                <w:szCs w:val="20"/>
                <w:rPrChange w:id="71" w:author="Johannes Zauner" w:date="2026-04-01T16:13:00Z" w16du:dateUtc="2026-04-01T14:13:00Z">
                  <w:rPr>
                    <w:sz w:val="20"/>
                    <w:szCs w:val="20"/>
                  </w:rPr>
                </w:rPrChange>
              </w:rPr>
            </w:pPr>
            <w:ins w:id="72" w:author="Johannes Zauner" w:date="2026-04-01T16:13:00Z" w16du:dateUtc="2026-04-01T14:13:00Z">
              <w:r w:rsidRPr="0090075D">
                <w:rPr>
                  <w:rFonts w:ascii="Arial" w:hAnsi="Arial" w:cs="Arial"/>
                  <w:sz w:val="20"/>
                  <w:rPrChange w:id="73" w:author="Johannes Zauner" w:date="2026-04-01T16:13:00Z" w16du:dateUtc="2026-04-01T14:13:00Z">
                    <w:rPr>
                      <w:rFonts w:ascii="Calibri" w:hAnsi="Calibri"/>
                      <w:sz w:val="20"/>
                    </w:rPr>
                  </w:rPrChange>
                </w:rPr>
                <w:t>55430s (~15.4 hours)</w:t>
              </w:r>
            </w:ins>
            <w:del w:id="74" w:author="Johannes Zauner" w:date="2026-04-01T16:13:00Z" w16du:dateUtc="2026-04-01T14:13:00Z">
              <w:r w:rsidRPr="0090075D" w:rsidDel="005E412D">
                <w:rPr>
                  <w:rFonts w:ascii="Arial" w:hAnsi="Arial" w:cs="Arial"/>
                  <w:sz w:val="20"/>
                  <w:szCs w:val="20"/>
                  <w:rPrChange w:id="75" w:author="Johannes Zauner" w:date="2026-04-01T16:13:00Z" w16du:dateUtc="2026-04-01T14:13:00Z">
                    <w:rPr>
                      <w:sz w:val="20"/>
                      <w:szCs w:val="20"/>
                    </w:rPr>
                  </w:rPrChange>
                </w:rPr>
                <w:delText>31448s (~8.74 hours)</w:delText>
              </w:r>
            </w:del>
          </w:p>
        </w:tc>
      </w:tr>
      <w:tr w:rsidR="0090075D" w14:paraId="3C7415BF" w14:textId="77777777" w:rsidTr="0047611C">
        <w:tc>
          <w:tcPr>
            <w:tcW w:w="1696" w:type="dxa"/>
          </w:tcPr>
          <w:p w14:paraId="27582C47" w14:textId="77777777" w:rsidR="0090075D" w:rsidRPr="00EF7BE0" w:rsidRDefault="0090075D" w:rsidP="0090075D">
            <w:pPr>
              <w:rPr>
                <w:sz w:val="20"/>
                <w:szCs w:val="20"/>
              </w:rPr>
            </w:pPr>
            <w:r w:rsidRPr="00EF7BE0">
              <w:rPr>
                <w:sz w:val="20"/>
                <w:szCs w:val="20"/>
              </w:rPr>
              <w:t>Weekday</w:t>
            </w:r>
          </w:p>
        </w:tc>
        <w:tc>
          <w:tcPr>
            <w:tcW w:w="3402" w:type="dxa"/>
          </w:tcPr>
          <w:p w14:paraId="7CA76253" w14:textId="77D030E4" w:rsidR="0090075D" w:rsidRPr="0090075D" w:rsidRDefault="0090075D" w:rsidP="0090075D">
            <w:pPr>
              <w:rPr>
                <w:rFonts w:ascii="Arial" w:hAnsi="Arial" w:cs="Arial"/>
                <w:sz w:val="20"/>
                <w:szCs w:val="20"/>
                <w:rPrChange w:id="76" w:author="Johannes Zauner" w:date="2026-04-01T16:13:00Z" w16du:dateUtc="2026-04-01T14:13:00Z">
                  <w:rPr>
                    <w:sz w:val="20"/>
                    <w:szCs w:val="20"/>
                  </w:rPr>
                </w:rPrChange>
              </w:rPr>
            </w:pPr>
            <w:ins w:id="77" w:author="Johannes Zauner" w:date="2026-04-01T16:13:00Z" w16du:dateUtc="2026-04-01T14:13:00Z">
              <w:r w:rsidRPr="0090075D">
                <w:rPr>
                  <w:rFonts w:ascii="Arial" w:hAnsi="Arial" w:cs="Arial"/>
                  <w:sz w:val="20"/>
                  <w:rPrChange w:id="78" w:author="Johannes Zauner" w:date="2026-04-01T16:13:00Z" w16du:dateUtc="2026-04-01T14:13:00Z">
                    <w:rPr>
                      <w:rFonts w:ascii="Calibri" w:hAnsi="Calibri"/>
                      <w:sz w:val="20"/>
                    </w:rPr>
                  </w:rPrChange>
                </w:rPr>
                <w:t>54221s (~15.06 hours)</w:t>
              </w:r>
            </w:ins>
            <w:del w:id="79" w:author="Johannes Zauner" w:date="2026-04-01T16:13:00Z" w16du:dateUtc="2026-04-01T14:13:00Z">
              <w:r w:rsidRPr="0090075D" w:rsidDel="005E412D">
                <w:rPr>
                  <w:rFonts w:ascii="Arial" w:hAnsi="Arial" w:cs="Arial"/>
                  <w:sz w:val="20"/>
                  <w:szCs w:val="20"/>
                  <w:rPrChange w:id="80" w:author="Johannes Zauner" w:date="2026-04-01T16:13:00Z" w16du:dateUtc="2026-04-01T14:13:00Z">
                    <w:rPr>
                      <w:sz w:val="20"/>
                      <w:szCs w:val="20"/>
                    </w:rPr>
                  </w:rPrChange>
                </w:rPr>
                <w:delText>34460s (~9.57 hours)</w:delText>
              </w:r>
            </w:del>
          </w:p>
        </w:tc>
      </w:tr>
      <w:tr w:rsidR="0090075D" w14:paraId="5D1F9016" w14:textId="77777777" w:rsidTr="0047611C">
        <w:tc>
          <w:tcPr>
            <w:tcW w:w="1696" w:type="dxa"/>
          </w:tcPr>
          <w:p w14:paraId="4C730326" w14:textId="77777777" w:rsidR="0090075D" w:rsidRPr="00EF7BE0" w:rsidRDefault="0090075D" w:rsidP="0090075D">
            <w:pPr>
              <w:rPr>
                <w:sz w:val="20"/>
                <w:szCs w:val="20"/>
              </w:rPr>
            </w:pPr>
            <w:r w:rsidRPr="00EF7BE0">
              <w:rPr>
                <w:sz w:val="20"/>
                <w:szCs w:val="20"/>
              </w:rPr>
              <w:t>Weekend</w:t>
            </w:r>
          </w:p>
        </w:tc>
        <w:tc>
          <w:tcPr>
            <w:tcW w:w="3402" w:type="dxa"/>
          </w:tcPr>
          <w:p w14:paraId="734C9C92" w14:textId="112AB713" w:rsidR="0090075D" w:rsidRPr="0090075D" w:rsidRDefault="0090075D" w:rsidP="0090075D">
            <w:pPr>
              <w:rPr>
                <w:rFonts w:ascii="Arial" w:hAnsi="Arial" w:cs="Arial"/>
                <w:sz w:val="20"/>
                <w:szCs w:val="20"/>
                <w:rPrChange w:id="81" w:author="Johannes Zauner" w:date="2026-04-01T16:13:00Z" w16du:dateUtc="2026-04-01T14:13:00Z">
                  <w:rPr>
                    <w:sz w:val="20"/>
                    <w:szCs w:val="20"/>
                  </w:rPr>
                </w:rPrChange>
              </w:rPr>
            </w:pPr>
            <w:ins w:id="82" w:author="Johannes Zauner" w:date="2026-04-01T16:13:00Z" w16du:dateUtc="2026-04-01T14:13:00Z">
              <w:r w:rsidRPr="0090075D">
                <w:rPr>
                  <w:rFonts w:ascii="Arial" w:hAnsi="Arial" w:cs="Arial"/>
                  <w:sz w:val="20"/>
                  <w:rPrChange w:id="83" w:author="Johannes Zauner" w:date="2026-04-01T16:13:00Z" w16du:dateUtc="2026-04-01T14:13:00Z">
                    <w:rPr>
                      <w:rFonts w:ascii="Calibri" w:hAnsi="Calibri"/>
                      <w:sz w:val="20"/>
                    </w:rPr>
                  </w:rPrChange>
                </w:rPr>
                <w:t>58452s (~16.24 hours)</w:t>
              </w:r>
            </w:ins>
            <w:del w:id="84" w:author="Johannes Zauner" w:date="2026-04-01T16:13:00Z" w16du:dateUtc="2026-04-01T14:13:00Z">
              <w:r w:rsidRPr="0090075D" w:rsidDel="005E412D">
                <w:rPr>
                  <w:rFonts w:ascii="Arial" w:hAnsi="Arial" w:cs="Arial"/>
                  <w:sz w:val="20"/>
                  <w:szCs w:val="20"/>
                  <w:rPrChange w:id="85" w:author="Johannes Zauner" w:date="2026-04-01T16:13:00Z" w16du:dateUtc="2026-04-01T14:13:00Z">
                    <w:rPr>
                      <w:sz w:val="20"/>
                      <w:szCs w:val="20"/>
                    </w:rPr>
                  </w:rPrChange>
                </w:rPr>
                <w:delText>23918s (~6.64 hours)</w:delText>
              </w:r>
            </w:del>
          </w:p>
        </w:tc>
      </w:tr>
    </w:tbl>
    <w:p w14:paraId="1EE7905C" w14:textId="77777777" w:rsidR="00E7188B" w:rsidRDefault="00E7188B" w:rsidP="00E7188B">
      <w:pPr>
        <w:rPr>
          <w:rStyle w:val="Hervorhebung"/>
        </w:rPr>
      </w:pPr>
      <w:r w:rsidRPr="00B05E74">
        <w:rPr>
          <w:rStyle w:val="Hervorhebung"/>
        </w:rPr>
        <w:t>Table 3: Total wear time per day (average across days)</w:t>
      </w:r>
    </w:p>
    <w:p w14:paraId="39CF66D8" w14:textId="57E54FF2" w:rsidR="003527B9" w:rsidRPr="003527B9" w:rsidRDefault="00F95AEE" w:rsidP="00F95AEE">
      <w:pPr>
        <w:pStyle w:val="Textkrper"/>
        <w:pPrChange w:id="86" w:author="Johannes Zauner" w:date="2026-04-01T16:13:00Z" w16du:dateUtc="2026-04-01T14:13:00Z">
          <w:pPr/>
        </w:pPrChange>
      </w:pPr>
      <w:ins w:id="87" w:author="Johannes Zauner" w:date="2026-04-01T16:13:00Z" w16du:dateUtc="2026-04-01T14:13:00Z">
        <w:r>
          <w:t>We see there are about one hour more data per day on the weekend compared to during weekdays.</w:t>
        </w:r>
      </w:ins>
    </w:p>
    <w:p w14:paraId="22679207" w14:textId="77777777" w:rsidR="007C0A0D" w:rsidRPr="00C673E9" w:rsidRDefault="007C0A0D" w:rsidP="007C0A0D">
      <w:pPr>
        <w:pStyle w:val="berschrift4"/>
      </w:pPr>
      <w:bookmarkStart w:id="88" w:name="distance-range"/>
      <w:bookmarkEnd w:id="63"/>
      <w:r w:rsidRPr="00C673E9">
        <w:t>Duration within distance ranges</w:t>
      </w:r>
    </w:p>
    <w:p w14:paraId="7A59CAEA" w14:textId="2EA14F04" w:rsidR="007C0A0D" w:rsidRPr="003527B9" w:rsidRDefault="007C0A0D" w:rsidP="007C0A0D">
      <w:pPr>
        <w:pStyle w:val="FirstParagraph"/>
      </w:pPr>
      <w:r w:rsidRPr="003527B9">
        <w:t xml:space="preserve">Many myopia-relevant metrics concern the time spent at certain viewing distances (e.g., “near work” vs. intermediate or far distances). We calculate the duration of time spent in specific distance ranges. </w:t>
      </w:r>
      <w:r w:rsidR="00282E6A" w:rsidRPr="00C86C21">
        <w:rPr>
          <w:b/>
          <w:bCs/>
        </w:rPr>
        <w:t>Table 4</w:t>
      </w:r>
      <w:r w:rsidRPr="00C86C21">
        <w:rPr>
          <w:b/>
          <w:bCs/>
        </w:rPr>
        <w:t xml:space="preserve"> </w:t>
      </w:r>
      <w:r w:rsidRPr="003527B9">
        <w:t xml:space="preserve">shows the average daily </w:t>
      </w:r>
      <w:r w:rsidRPr="003527B9">
        <w:rPr>
          <w:i/>
        </w:rPr>
        <w:t>duration of near work</w:t>
      </w:r>
      <w:r w:rsidRPr="003527B9">
        <w:t xml:space="preserve">, defined here as time viewing at </w:t>
      </w:r>
      <w:r w:rsidRPr="00C673E9">
        <w:rPr>
          <w:rFonts w:ascii="Arial" w:hAnsi="Arial" w:cs="Arial"/>
        </w:rPr>
        <w:t>15</w:t>
      </w:r>
      <w:r w:rsidRPr="003527B9">
        <w:t>–60 cm</w:t>
      </w:r>
      <w:r w:rsidRPr="00C673E9">
        <w:rPr>
          <w:rFonts w:ascii="Arial" w:hAnsi="Arial" w:cs="Arial"/>
        </w:rPr>
        <w:t xml:space="preserve">. </w:t>
      </w:r>
      <w:r w:rsidR="00282E6A" w:rsidRPr="00C86C21">
        <w:rPr>
          <w:b/>
          <w:bCs/>
        </w:rPr>
        <w:t>Table 5</w:t>
      </w:r>
      <w:r w:rsidRPr="003527B9">
        <w:t xml:space="preserve"> provides a more detailed breakdown across multiple distance bands.</w:t>
      </w:r>
    </w:p>
    <w:bookmarkEnd w:id="88"/>
    <w:p w14:paraId="61CA71EF" w14:textId="77777777" w:rsidR="007C0A0D" w:rsidRPr="00C673E9" w:rsidRDefault="007C0A0D" w:rsidP="003527B9">
      <w:pPr>
        <w:pStyle w:val="berschrift5"/>
        <w:rPr>
          <w:rFonts w:ascii="Arial" w:hAnsi="Arial" w:cs="Arial"/>
        </w:rPr>
      </w:pPr>
      <w:r w:rsidRPr="00C673E9">
        <w:rPr>
          <w:rFonts w:ascii="Arial" w:hAnsi="Arial" w:cs="Arial"/>
        </w:rPr>
        <w:lastRenderedPageBreak/>
        <w:t>Duration of near work</w:t>
      </w:r>
    </w:p>
    <w:p w14:paraId="2E81D27D" w14:textId="305F68F0" w:rsidR="007C0A0D" w:rsidRPr="00C86C21" w:rsidRDefault="0074377D" w:rsidP="00F61D20">
      <w:pPr>
        <w:pStyle w:val="SourceCode"/>
        <w:spacing w:line="240" w:lineRule="auto"/>
        <w:rPr>
          <w:b/>
          <w:bCs/>
          <w:lang w:val="de-DE"/>
        </w:rPr>
      </w:pPr>
      <w:bookmarkStart w:id="89" w:name="annotated-cell-29"/>
      <w:proofErr w:type="spellStart"/>
      <w:r w:rsidRPr="0074377D">
        <w:rPr>
          <w:b/>
          <w:bCs/>
          <w:lang w:val="de-DE"/>
        </w:rPr>
        <w:t>Calculate</w:t>
      </w:r>
      <w:proofErr w:type="spellEnd"/>
      <w:r w:rsidRPr="0074377D">
        <w:rPr>
          <w:b/>
          <w:bCs/>
          <w:lang w:val="de-DE"/>
        </w:rPr>
        <w:t xml:space="preserve"> </w:t>
      </w:r>
      <w:proofErr w:type="spellStart"/>
      <w:r w:rsidRPr="0074377D">
        <w:rPr>
          <w:b/>
          <w:bCs/>
          <w:lang w:val="de-DE"/>
        </w:rPr>
        <w:t>daily</w:t>
      </w:r>
      <w:proofErr w:type="spellEnd"/>
      <w:r w:rsidRPr="0074377D">
        <w:rPr>
          <w:b/>
          <w:bCs/>
          <w:lang w:val="de-DE"/>
        </w:rPr>
        <w:t xml:space="preserve"> </w:t>
      </w:r>
      <w:proofErr w:type="spellStart"/>
      <w:r w:rsidRPr="0074377D">
        <w:rPr>
          <w:b/>
          <w:bCs/>
          <w:lang w:val="de-DE"/>
        </w:rPr>
        <w:t>duration</w:t>
      </w:r>
      <w:proofErr w:type="spellEnd"/>
      <w:r w:rsidRPr="0074377D">
        <w:rPr>
          <w:b/>
          <w:bCs/>
          <w:lang w:val="de-DE"/>
        </w:rPr>
        <w:t xml:space="preserve"> </w:t>
      </w:r>
      <w:proofErr w:type="spellStart"/>
      <w:r w:rsidRPr="0074377D">
        <w:rPr>
          <w:b/>
          <w:bCs/>
          <w:lang w:val="de-DE"/>
        </w:rPr>
        <w:t>of</w:t>
      </w:r>
      <w:proofErr w:type="spellEnd"/>
      <w:r w:rsidRPr="0074377D">
        <w:rPr>
          <w:b/>
          <w:bCs/>
          <w:lang w:val="de-DE"/>
        </w:rPr>
        <w:t xml:space="preserve"> </w:t>
      </w:r>
      <w:proofErr w:type="spellStart"/>
      <w:r w:rsidRPr="0074377D">
        <w:rPr>
          <w:b/>
          <w:bCs/>
          <w:lang w:val="de-DE"/>
        </w:rPr>
        <w:t>near</w:t>
      </w:r>
      <w:proofErr w:type="spellEnd"/>
      <w:r w:rsidRPr="0074377D">
        <w:rPr>
          <w:b/>
          <w:bCs/>
          <w:lang w:val="de-DE"/>
        </w:rPr>
        <w:t xml:space="preserve"> </w:t>
      </w:r>
      <w:proofErr w:type="spellStart"/>
      <w:r w:rsidRPr="0074377D">
        <w:rPr>
          <w:b/>
          <w:bCs/>
          <w:lang w:val="de-DE"/>
        </w:rPr>
        <w:t>work</w:t>
      </w:r>
      <w:proofErr w:type="spellEnd"/>
      <w:r w:rsidR="008C4DD3">
        <w:rPr>
          <w:color w:val="4758AB"/>
          <w:shd w:val="clear" w:color="auto" w:fill="F1F3F5"/>
          <w:lang w:val="de-DE"/>
        </w:rPr>
        <w:br/>
      </w:r>
      <w:proofErr w:type="gramStart"/>
      <w:r w:rsidR="003527B9">
        <w:rPr>
          <w:rStyle w:val="NormalTok"/>
        </w:rPr>
        <w:t>1</w:t>
      </w:r>
      <w:r w:rsidR="0056723D">
        <w:rPr>
          <w:rStyle w:val="NormalTok"/>
        </w:rPr>
        <w:t xml:space="preserve"> </w:t>
      </w:r>
      <w:r w:rsidR="003527B9">
        <w:rPr>
          <w:rStyle w:val="NormalTok"/>
        </w:rPr>
        <w:t xml:space="preserve"> </w:t>
      </w:r>
      <w:proofErr w:type="spellStart"/>
      <w:r w:rsidR="007C0A0D" w:rsidRPr="003527B9">
        <w:rPr>
          <w:rStyle w:val="NormalTok"/>
        </w:rPr>
        <w:t>dataCC</w:t>
      </w:r>
      <w:proofErr w:type="spellEnd"/>
      <w:proofErr w:type="gramEnd"/>
      <w:r w:rsidR="007C0A0D" w:rsidRPr="003527B9">
        <w:rPr>
          <w:rStyle w:val="NormalTok"/>
        </w:rPr>
        <w:t xml:space="preserve"> </w:t>
      </w:r>
      <w:r w:rsidR="007C0A0D" w:rsidRPr="003527B9">
        <w:rPr>
          <w:rStyle w:val="SpecialCharTok"/>
        </w:rPr>
        <w:t>|&gt;</w:t>
      </w:r>
      <w:r w:rsidR="007C0A0D" w:rsidRPr="003527B9">
        <w:rPr>
          <w:rStyle w:val="NormalTok"/>
        </w:rPr>
        <w:t xml:space="preserve"> </w:t>
      </w:r>
      <w:r w:rsidR="007C0A0D" w:rsidRPr="003527B9">
        <w:br/>
      </w:r>
      <w:r w:rsidR="003527B9">
        <w:rPr>
          <w:rStyle w:val="NormalTok"/>
        </w:rPr>
        <w:t>2</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proofErr w:type="gramStart"/>
      <w:r w:rsidR="007C0A0D" w:rsidRPr="003527B9">
        <w:rPr>
          <w:rStyle w:val="FunctionTok"/>
        </w:rPr>
        <w:t>filter</w:t>
      </w:r>
      <w:r w:rsidR="007C0A0D" w:rsidRPr="003527B9">
        <w:rPr>
          <w:rStyle w:val="NormalTok"/>
        </w:rPr>
        <w:t>(</w:t>
      </w:r>
      <w:proofErr w:type="gramEnd"/>
      <w:r w:rsidR="007C0A0D" w:rsidRPr="003527B9">
        <w:rPr>
          <w:rStyle w:val="NormalTok"/>
        </w:rPr>
        <w:t xml:space="preserve">Dis </w:t>
      </w:r>
      <w:r w:rsidR="007C0A0D" w:rsidRPr="003527B9">
        <w:rPr>
          <w:rStyle w:val="SpecialCharTok"/>
        </w:rPr>
        <w:t>&gt;=</w:t>
      </w:r>
      <w:r w:rsidR="007C0A0D" w:rsidRPr="003527B9">
        <w:rPr>
          <w:rStyle w:val="NormalTok"/>
        </w:rPr>
        <w:t xml:space="preserve"> </w:t>
      </w:r>
      <w:r w:rsidR="007C0A0D" w:rsidRPr="00C673E9">
        <w:rPr>
          <w:rStyle w:val="DecValTok"/>
          <w:rFonts w:ascii="Arial" w:hAnsi="Arial" w:cs="Arial"/>
        </w:rPr>
        <w:t>15</w:t>
      </w:r>
      <w:r w:rsidR="007C0A0D" w:rsidRPr="003527B9">
        <w:rPr>
          <w:rStyle w:val="NormalTok"/>
        </w:rPr>
        <w:t xml:space="preserve">, Dis </w:t>
      </w:r>
      <w:r w:rsidR="007C0A0D" w:rsidRPr="003527B9">
        <w:rPr>
          <w:rStyle w:val="SpecialCharTok"/>
        </w:rPr>
        <w:t>&lt;</w:t>
      </w:r>
      <w:r w:rsidR="007C0A0D" w:rsidRPr="003527B9">
        <w:rPr>
          <w:rStyle w:val="NormalTok"/>
        </w:rPr>
        <w:t xml:space="preserve"> </w:t>
      </w:r>
      <w:r w:rsidR="007C0A0D" w:rsidRPr="003527B9">
        <w:rPr>
          <w:rStyle w:val="DecValTok"/>
        </w:rPr>
        <w:t>60</w:t>
      </w:r>
      <w:r w:rsidR="007C0A0D" w:rsidRPr="003527B9">
        <w:rPr>
          <w:rStyle w:val="NormalTok"/>
        </w:rPr>
        <w:t xml:space="preserve">) </w:t>
      </w:r>
      <w:r w:rsidR="007C0A0D" w:rsidRPr="003527B9">
        <w:rPr>
          <w:rStyle w:val="SpecialCharTok"/>
        </w:rPr>
        <w:t>|&gt;</w:t>
      </w:r>
      <w:r w:rsidR="007C0A0D" w:rsidRPr="003527B9">
        <w:br/>
      </w:r>
      <w:r w:rsidR="003527B9">
        <w:rPr>
          <w:rStyle w:val="NormalTok"/>
        </w:rPr>
        <w:t>3</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proofErr w:type="gramStart"/>
      <w:r w:rsidR="007C0A0D" w:rsidRPr="003527B9">
        <w:rPr>
          <w:rStyle w:val="FunctionTok"/>
        </w:rPr>
        <w:t>durations</w:t>
      </w:r>
      <w:r w:rsidR="007C0A0D" w:rsidRPr="003527B9">
        <w:rPr>
          <w:rStyle w:val="NormalTok"/>
        </w:rPr>
        <w:t>(</w:t>
      </w:r>
      <w:proofErr w:type="gramEnd"/>
      <w:r w:rsidR="007C0A0D" w:rsidRPr="003527B9">
        <w:rPr>
          <w:rStyle w:val="NormalTok"/>
        </w:rPr>
        <w:t xml:space="preserve">Dis) </w:t>
      </w:r>
      <w:r w:rsidR="007C0A0D" w:rsidRPr="003527B9">
        <w:rPr>
          <w:rStyle w:val="SpecialCharTok"/>
        </w:rPr>
        <w:t>|&gt;</w:t>
      </w:r>
      <w:r w:rsidR="007C0A0D" w:rsidRPr="003527B9">
        <w:br/>
      </w:r>
      <w:r w:rsidR="003527B9">
        <w:rPr>
          <w:rStyle w:val="NormalTok"/>
        </w:rPr>
        <w:t>4</w:t>
      </w:r>
      <w:r w:rsidR="0056723D">
        <w:rPr>
          <w:rStyle w:val="NormalTok"/>
        </w:rPr>
        <w:t xml:space="preserve"> </w:t>
      </w:r>
      <w:r w:rsidR="003527B9">
        <w:rPr>
          <w:rStyle w:val="NormalTok"/>
        </w:rPr>
        <w:t xml:space="preserve"> </w:t>
      </w:r>
      <w:r w:rsidR="007C0A0D" w:rsidRPr="003527B9">
        <w:rPr>
          <w:rStyle w:val="NormalTok"/>
        </w:rPr>
        <w:t xml:space="preserve">  </w:t>
      </w:r>
      <w:proofErr w:type="spellStart"/>
      <w:r w:rsidR="007C0A0D" w:rsidRPr="003527B9">
        <w:rPr>
          <w:rStyle w:val="FunctionTok"/>
        </w:rPr>
        <w:t>to_mean_</w:t>
      </w:r>
      <w:proofErr w:type="gramStart"/>
      <w:r w:rsidR="007C0A0D" w:rsidRPr="003527B9">
        <w:rPr>
          <w:rStyle w:val="FunctionTok"/>
        </w:rPr>
        <w:t>daily</w:t>
      </w:r>
      <w:proofErr w:type="spellEnd"/>
      <w:r w:rsidR="007C0A0D" w:rsidRPr="003527B9">
        <w:rPr>
          <w:rStyle w:val="NormalTok"/>
        </w:rPr>
        <w:t>(</w:t>
      </w:r>
      <w:proofErr w:type="gramEnd"/>
      <w:r w:rsidR="007C0A0D" w:rsidRPr="003527B9">
        <w:rPr>
          <w:rStyle w:val="StringTok"/>
        </w:rPr>
        <w:t>"Near work "</w:t>
      </w:r>
      <w:r w:rsidR="007C0A0D" w:rsidRPr="003527B9">
        <w:rPr>
          <w:rStyle w:val="NormalTok"/>
        </w:rPr>
        <w:t>)</w:t>
      </w:r>
    </w:p>
    <w:bookmarkEnd w:id="89"/>
    <w:p w14:paraId="2E945836" w14:textId="57499428" w:rsidR="007C0A0D" w:rsidRPr="005A2EDF" w:rsidRDefault="007C0A0D" w:rsidP="00C86C21">
      <w:pPr>
        <w:pStyle w:val="DefinitionTerm"/>
        <w:rPr>
          <w:bCs/>
        </w:rPr>
      </w:pPr>
      <w:r w:rsidRPr="00C673E9">
        <w:rPr>
          <w:rFonts w:ascii="Arial" w:hAnsi="Arial" w:cs="Arial"/>
        </w:rPr>
        <w:t>Line 2</w:t>
      </w:r>
      <w:r w:rsidR="003E211A">
        <w:rPr>
          <w:rFonts w:ascii="Arial" w:hAnsi="Arial" w:cs="Arial"/>
        </w:rPr>
        <w:t xml:space="preserve"> </w:t>
      </w:r>
      <w:r w:rsidRPr="00C86C21">
        <w:rPr>
          <w:b w:val="0"/>
          <w:bCs/>
        </w:rPr>
        <w:t>Consider only distances in [15, 60) cm</w:t>
      </w:r>
    </w:p>
    <w:p w14:paraId="484DD496" w14:textId="3CC59B9F" w:rsidR="007C0A0D" w:rsidRDefault="007C0A0D" w:rsidP="003E211A">
      <w:pPr>
        <w:pStyle w:val="DefinitionTerm"/>
        <w:rPr>
          <w:b w:val="0"/>
          <w:bCs/>
        </w:rPr>
      </w:pPr>
      <w:r w:rsidRPr="00C673E9">
        <w:rPr>
          <w:rFonts w:ascii="Arial" w:hAnsi="Arial" w:cs="Arial"/>
        </w:rPr>
        <w:t>Line 3</w:t>
      </w:r>
      <w:r w:rsidR="003E211A">
        <w:rPr>
          <w:rFonts w:ascii="Arial" w:hAnsi="Arial" w:cs="Arial"/>
        </w:rPr>
        <w:t xml:space="preserve"> </w:t>
      </w:r>
      <w:r w:rsidRPr="00C86C21">
        <w:rPr>
          <w:b w:val="0"/>
          <w:bCs/>
        </w:rPr>
        <w:t>Total duration in that range per day</w:t>
      </w:r>
    </w:p>
    <w:p w14:paraId="3DCED459" w14:textId="77777777" w:rsidR="003E211A" w:rsidRPr="003E211A" w:rsidRDefault="003E211A"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13"/>
        <w:gridCol w:w="2126"/>
      </w:tblGrid>
      <w:tr w:rsidR="00E7188B" w:rsidRPr="00EF7BE0" w14:paraId="7B0735A1" w14:textId="77777777" w:rsidTr="0047611C">
        <w:tc>
          <w:tcPr>
            <w:tcW w:w="1413" w:type="dxa"/>
            <w:tcBorders>
              <w:bottom w:val="single" w:sz="4" w:space="0" w:color="auto"/>
            </w:tcBorders>
          </w:tcPr>
          <w:p w14:paraId="2CF1E76C" w14:textId="77777777" w:rsidR="00E7188B" w:rsidRPr="00EF7BE0" w:rsidRDefault="00E7188B" w:rsidP="0047611C">
            <w:pPr>
              <w:rPr>
                <w:rFonts w:ascii="Arial" w:hAnsi="Arial" w:cs="Arial"/>
              </w:rPr>
            </w:pPr>
          </w:p>
        </w:tc>
        <w:tc>
          <w:tcPr>
            <w:tcW w:w="2126" w:type="dxa"/>
            <w:tcBorders>
              <w:bottom w:val="single" w:sz="4" w:space="0" w:color="auto"/>
            </w:tcBorders>
          </w:tcPr>
          <w:p w14:paraId="5747DD72" w14:textId="77777777" w:rsidR="00E7188B" w:rsidRPr="00EF7BE0" w:rsidRDefault="00E7188B" w:rsidP="0047611C">
            <w:pPr>
              <w:rPr>
                <w:rFonts w:ascii="Arial" w:hAnsi="Arial" w:cs="Arial"/>
              </w:rPr>
            </w:pPr>
            <w:r w:rsidRPr="00EF7BE0">
              <w:rPr>
                <w:rFonts w:ascii="Arial" w:hAnsi="Arial" w:cs="Arial"/>
                <w:sz w:val="20"/>
              </w:rPr>
              <w:t>Near work duration</w:t>
            </w:r>
          </w:p>
        </w:tc>
      </w:tr>
      <w:tr w:rsidR="00A63BDB" w:rsidRPr="00EF7BE0" w14:paraId="576B05A4" w14:textId="77777777" w:rsidTr="0047611C">
        <w:tc>
          <w:tcPr>
            <w:tcW w:w="1413" w:type="dxa"/>
            <w:tcBorders>
              <w:top w:val="single" w:sz="4" w:space="0" w:color="auto"/>
            </w:tcBorders>
          </w:tcPr>
          <w:p w14:paraId="5EA14BCF" w14:textId="77777777" w:rsidR="00A63BDB" w:rsidRPr="00EF7BE0" w:rsidRDefault="00A63BDB" w:rsidP="00A63BDB">
            <w:pPr>
              <w:rPr>
                <w:rFonts w:ascii="Arial" w:hAnsi="Arial" w:cs="Arial"/>
              </w:rPr>
            </w:pPr>
            <w:r w:rsidRPr="00EF7BE0">
              <w:rPr>
                <w:rFonts w:ascii="Arial" w:hAnsi="Arial" w:cs="Arial"/>
                <w:sz w:val="20"/>
              </w:rPr>
              <w:t>Mean daily</w:t>
            </w:r>
          </w:p>
        </w:tc>
        <w:tc>
          <w:tcPr>
            <w:tcW w:w="2126" w:type="dxa"/>
            <w:tcBorders>
              <w:top w:val="single" w:sz="4" w:space="0" w:color="auto"/>
            </w:tcBorders>
          </w:tcPr>
          <w:p w14:paraId="6CE63ACF" w14:textId="259CC7B9" w:rsidR="00A63BDB" w:rsidRPr="00A63BDB" w:rsidRDefault="00A63BDB" w:rsidP="00A63BDB">
            <w:pPr>
              <w:rPr>
                <w:rFonts w:ascii="Arial" w:hAnsi="Arial" w:cs="Arial"/>
              </w:rPr>
            </w:pPr>
            <w:ins w:id="90" w:author="Johannes Zauner" w:date="2026-04-01T16:14:00Z" w16du:dateUtc="2026-04-01T14:14:00Z">
              <w:r w:rsidRPr="00A63BDB">
                <w:rPr>
                  <w:rFonts w:ascii="Arial" w:hAnsi="Arial" w:cs="Arial"/>
                  <w:sz w:val="20"/>
                  <w:rPrChange w:id="91" w:author="Johannes Zauner" w:date="2026-04-01T16:14:00Z" w16du:dateUtc="2026-04-01T14:14:00Z">
                    <w:rPr>
                      <w:rFonts w:ascii="Calibri" w:hAnsi="Calibri"/>
                      <w:sz w:val="20"/>
                    </w:rPr>
                  </w:rPrChange>
                </w:rPr>
                <w:t>12274s (~3.41 hours)</w:t>
              </w:r>
            </w:ins>
            <w:del w:id="92" w:author="Johannes Zauner" w:date="2026-04-01T16:14:00Z" w16du:dateUtc="2026-04-01T14:14:00Z">
              <w:r w:rsidRPr="00A63BDB" w:rsidDel="005F2943">
                <w:rPr>
                  <w:rFonts w:ascii="Arial" w:hAnsi="Arial" w:cs="Arial"/>
                  <w:sz w:val="20"/>
                </w:rPr>
                <w:delText>17309s (~4.81 hours)</w:delText>
              </w:r>
            </w:del>
          </w:p>
        </w:tc>
      </w:tr>
      <w:tr w:rsidR="00A63BDB" w:rsidRPr="00EF7BE0" w14:paraId="45CBE88E" w14:textId="77777777" w:rsidTr="0047611C">
        <w:tc>
          <w:tcPr>
            <w:tcW w:w="1413" w:type="dxa"/>
          </w:tcPr>
          <w:p w14:paraId="3FC45ABE" w14:textId="77777777" w:rsidR="00A63BDB" w:rsidRPr="00EF7BE0" w:rsidRDefault="00A63BDB" w:rsidP="00A63BDB">
            <w:pPr>
              <w:rPr>
                <w:rFonts w:ascii="Arial" w:hAnsi="Arial" w:cs="Arial"/>
              </w:rPr>
            </w:pPr>
            <w:r w:rsidRPr="00EF7BE0">
              <w:rPr>
                <w:rFonts w:ascii="Arial" w:hAnsi="Arial" w:cs="Arial"/>
                <w:sz w:val="20"/>
              </w:rPr>
              <w:t>Weekday</w:t>
            </w:r>
          </w:p>
        </w:tc>
        <w:tc>
          <w:tcPr>
            <w:tcW w:w="2126" w:type="dxa"/>
          </w:tcPr>
          <w:p w14:paraId="6AD9EFA8" w14:textId="3951A134" w:rsidR="00A63BDB" w:rsidRPr="00A63BDB" w:rsidRDefault="00A63BDB" w:rsidP="00A63BDB">
            <w:pPr>
              <w:rPr>
                <w:rFonts w:ascii="Arial" w:hAnsi="Arial" w:cs="Arial"/>
              </w:rPr>
            </w:pPr>
            <w:ins w:id="93" w:author="Johannes Zauner" w:date="2026-04-01T16:14:00Z" w16du:dateUtc="2026-04-01T14:14:00Z">
              <w:r w:rsidRPr="00A63BDB">
                <w:rPr>
                  <w:rFonts w:ascii="Arial" w:hAnsi="Arial" w:cs="Arial"/>
                  <w:sz w:val="20"/>
                  <w:rPrChange w:id="94" w:author="Johannes Zauner" w:date="2026-04-01T16:14:00Z" w16du:dateUtc="2026-04-01T14:14:00Z">
                    <w:rPr>
                      <w:rFonts w:ascii="Calibri" w:hAnsi="Calibri"/>
                      <w:sz w:val="20"/>
                    </w:rPr>
                  </w:rPrChange>
                </w:rPr>
                <w:t>11803s (~3.28 hours)</w:t>
              </w:r>
            </w:ins>
            <w:del w:id="95" w:author="Johannes Zauner" w:date="2026-04-01T16:14:00Z" w16du:dateUtc="2026-04-01T14:14:00Z">
              <w:r w:rsidRPr="00A63BDB" w:rsidDel="005F2943">
                <w:rPr>
                  <w:rFonts w:ascii="Arial" w:hAnsi="Arial" w:cs="Arial"/>
                  <w:sz w:val="20"/>
                </w:rPr>
                <w:delText>21173s (~5.88 hours)</w:delText>
              </w:r>
            </w:del>
          </w:p>
        </w:tc>
      </w:tr>
      <w:tr w:rsidR="00A63BDB" w:rsidRPr="00EF7BE0" w14:paraId="70DF8696" w14:textId="77777777" w:rsidTr="0047611C">
        <w:tc>
          <w:tcPr>
            <w:tcW w:w="1413" w:type="dxa"/>
          </w:tcPr>
          <w:p w14:paraId="3AA57869" w14:textId="77777777" w:rsidR="00A63BDB" w:rsidRPr="00EF7BE0" w:rsidRDefault="00A63BDB" w:rsidP="00A63BDB">
            <w:pPr>
              <w:rPr>
                <w:rFonts w:ascii="Arial" w:hAnsi="Arial" w:cs="Arial"/>
              </w:rPr>
            </w:pPr>
            <w:r w:rsidRPr="00EF7BE0">
              <w:rPr>
                <w:rFonts w:ascii="Arial" w:hAnsi="Arial" w:cs="Arial"/>
                <w:sz w:val="20"/>
              </w:rPr>
              <w:t>Weekend</w:t>
            </w:r>
          </w:p>
        </w:tc>
        <w:tc>
          <w:tcPr>
            <w:tcW w:w="2126" w:type="dxa"/>
          </w:tcPr>
          <w:p w14:paraId="79093267" w14:textId="64CCC1ED" w:rsidR="00A63BDB" w:rsidRPr="00A63BDB" w:rsidRDefault="00A63BDB" w:rsidP="00A63BDB">
            <w:pPr>
              <w:rPr>
                <w:rFonts w:ascii="Arial" w:hAnsi="Arial" w:cs="Arial"/>
              </w:rPr>
            </w:pPr>
            <w:ins w:id="96" w:author="Johannes Zauner" w:date="2026-04-01T16:14:00Z" w16du:dateUtc="2026-04-01T14:14:00Z">
              <w:r w:rsidRPr="00A63BDB">
                <w:rPr>
                  <w:rFonts w:ascii="Arial" w:hAnsi="Arial" w:cs="Arial"/>
                  <w:sz w:val="20"/>
                  <w:rPrChange w:id="97" w:author="Johannes Zauner" w:date="2026-04-01T16:14:00Z" w16du:dateUtc="2026-04-01T14:14:00Z">
                    <w:rPr>
                      <w:rFonts w:ascii="Calibri" w:hAnsi="Calibri"/>
                      <w:sz w:val="20"/>
                    </w:rPr>
                  </w:rPrChange>
                </w:rPr>
                <w:t>13450s (~3.74 hours)</w:t>
              </w:r>
            </w:ins>
            <w:del w:id="98" w:author="Johannes Zauner" w:date="2026-04-01T16:14:00Z" w16du:dateUtc="2026-04-01T14:14:00Z">
              <w:r w:rsidRPr="00A63BDB" w:rsidDel="005F2943">
                <w:rPr>
                  <w:rFonts w:ascii="Arial" w:hAnsi="Arial" w:cs="Arial"/>
                  <w:sz w:val="20"/>
                </w:rPr>
                <w:delText>7648s (~2.12 hours)</w:delText>
              </w:r>
            </w:del>
          </w:p>
        </w:tc>
      </w:tr>
    </w:tbl>
    <w:p w14:paraId="4A3B1B5B" w14:textId="20AAC792" w:rsidR="00E7188B" w:rsidRPr="00EF7BE0" w:rsidRDefault="00E7188B" w:rsidP="00E7188B">
      <w:pPr>
        <w:rPr>
          <w:rStyle w:val="Hervorhebung"/>
        </w:rPr>
      </w:pPr>
      <w:bookmarkStart w:id="99" w:name="tbl-nearwork"/>
      <w:r w:rsidRPr="00EF7BE0">
        <w:rPr>
          <w:rStyle w:val="Hervorhebung"/>
        </w:rPr>
        <w:t>Table 4: Daily duration of near work (</w:t>
      </w:r>
      <w:r w:rsidR="00653116" w:rsidRPr="00EF7BE0">
        <w:rPr>
          <w:rStyle w:val="Hervorhebung"/>
        </w:rPr>
        <w:t>1</w:t>
      </w:r>
      <w:r w:rsidR="00653116">
        <w:rPr>
          <w:rStyle w:val="Hervorhebung"/>
        </w:rPr>
        <w:t>5</w:t>
      </w:r>
      <w:r w:rsidRPr="00EF7BE0">
        <w:rPr>
          <w:rStyle w:val="Hervorhebung"/>
        </w:rPr>
        <w:t>–60 cm viewing distance)</w:t>
      </w:r>
    </w:p>
    <w:bookmarkEnd w:id="99"/>
    <w:p w14:paraId="6FE27820" w14:textId="050DF7BC" w:rsidR="0027451F" w:rsidRDefault="0027451F" w:rsidP="0027451F">
      <w:pPr>
        <w:pStyle w:val="Textkrper"/>
        <w:rPr>
          <w:ins w:id="100" w:author="Johannes Zauner" w:date="2026-04-01T16:14:00Z" w16du:dateUtc="2026-04-01T14:14:00Z"/>
        </w:rPr>
      </w:pPr>
      <w:ins w:id="101" w:author="Johannes Zauner" w:date="2026-04-01T16:14:00Z" w16du:dateUtc="2026-04-01T14:14:00Z">
        <w:r>
          <w:t>We see there is, on average, about 3.4 hours of near</w:t>
        </w:r>
        <w:r>
          <w:t xml:space="preserve"> work</w:t>
        </w:r>
        <w:r>
          <w:t xml:space="preserve"> per day, with about 30 minutes more near time on weekends compared to weekdays. As mentioned above under </w:t>
        </w:r>
        <w:r>
          <w:fldChar w:fldCharType="begin"/>
        </w:r>
        <w:r>
          <w:instrText>HYPERLINK \l "sec-devices" \h</w:instrText>
        </w:r>
        <w:r>
          <w:fldChar w:fldCharType="separate"/>
        </w:r>
        <w:r>
          <w:rPr>
            <w:rStyle w:val="Hyperlink"/>
          </w:rPr>
          <w:t>Section 2.3</w:t>
        </w:r>
        <w:r>
          <w:fldChar w:fldCharType="end"/>
        </w:r>
        <w:r>
          <w:t>, these data were collected in a group of students during the COVID pandemic (November 2020). This means that the underlying behavioral patterns day-to-day might not reflect typical differences in behavior between weekdays and weekends. This holds true for the results in the following sections as well.</w:t>
        </w:r>
      </w:ins>
    </w:p>
    <w:p w14:paraId="177888FE" w14:textId="77777777" w:rsidR="008A0236" w:rsidRPr="00D845A8" w:rsidRDefault="008A0236" w:rsidP="008A0236"/>
    <w:p w14:paraId="3E978850" w14:textId="77777777" w:rsidR="007C0A0D" w:rsidRPr="00C673E9" w:rsidRDefault="007C0A0D" w:rsidP="00863A8E">
      <w:pPr>
        <w:pStyle w:val="berschrift5"/>
        <w:rPr>
          <w:rFonts w:ascii="Arial" w:hAnsi="Arial" w:cs="Arial"/>
        </w:rPr>
      </w:pPr>
      <w:r w:rsidRPr="00C673E9">
        <w:rPr>
          <w:rFonts w:ascii="Arial" w:hAnsi="Arial" w:cs="Arial"/>
        </w:rPr>
        <w:t>Duration within distance ranges</w:t>
      </w:r>
    </w:p>
    <w:p w14:paraId="56553B87" w14:textId="1892E116" w:rsidR="007C0A0D" w:rsidRPr="00863A8E" w:rsidRDefault="007C0A0D" w:rsidP="007C0A0D">
      <w:pPr>
        <w:pStyle w:val="FirstParagraph"/>
      </w:pPr>
      <w:r w:rsidRPr="00863A8E">
        <w:t>First, we define a set of distance breakpoints and descriptive labels for each range</w:t>
      </w:r>
      <w:ins w:id="102" w:author="Johannes Zauner" w:date="2026-04-01T16:15:00Z" w16du:dateUtc="2026-04-01T14:15:00Z">
        <w:r w:rsidR="00B32555">
          <w:t>. Depending on the type of device (valid measurement range) and theoretical assumptions, these could be chosen differently by the user</w:t>
        </w:r>
      </w:ins>
      <w:r w:rsidRPr="00863A8E">
        <w:t>:</w:t>
      </w:r>
    </w:p>
    <w:p w14:paraId="1ED99B69" w14:textId="168520BE" w:rsidR="007C0A0D" w:rsidRPr="00C86C21" w:rsidRDefault="00160B18" w:rsidP="00F61D20">
      <w:pPr>
        <w:pStyle w:val="SourceCode"/>
        <w:spacing w:line="240" w:lineRule="auto"/>
        <w:rPr>
          <w:lang w:val="de-DE"/>
        </w:rPr>
      </w:pPr>
      <w:proofErr w:type="spellStart"/>
      <w:r w:rsidRPr="00C86C21">
        <w:rPr>
          <w:b/>
          <w:bCs/>
          <w:lang w:val="de-DE"/>
        </w:rPr>
        <w:t>Defining</w:t>
      </w:r>
      <w:proofErr w:type="spellEnd"/>
      <w:r w:rsidRPr="00C86C21">
        <w:rPr>
          <w:b/>
          <w:bCs/>
          <w:lang w:val="de-DE"/>
        </w:rPr>
        <w:t xml:space="preserve"> </w:t>
      </w:r>
      <w:proofErr w:type="spellStart"/>
      <w:r w:rsidRPr="00C86C21">
        <w:rPr>
          <w:b/>
          <w:bCs/>
          <w:lang w:val="de-DE"/>
        </w:rPr>
        <w:t>distance</w:t>
      </w:r>
      <w:proofErr w:type="spellEnd"/>
      <w:r w:rsidRPr="00C86C21">
        <w:rPr>
          <w:b/>
          <w:bCs/>
          <w:lang w:val="de-DE"/>
        </w:rPr>
        <w:t xml:space="preserve"> </w:t>
      </w:r>
      <w:proofErr w:type="spellStart"/>
      <w:r w:rsidRPr="00C86C21">
        <w:rPr>
          <w:b/>
          <w:bCs/>
          <w:lang w:val="de-DE"/>
        </w:rPr>
        <w:t>ranges</w:t>
      </w:r>
      <w:proofErr w:type="spellEnd"/>
      <w:r w:rsidRPr="00C86C21">
        <w:rPr>
          <w:b/>
          <w:bCs/>
          <w:lang w:val="de-DE"/>
        </w:rPr>
        <w:t xml:space="preserve"> (in cm)</w:t>
      </w:r>
      <w:r w:rsidR="008C4DD3">
        <w:rPr>
          <w:color w:val="4758AB"/>
          <w:shd w:val="clear" w:color="auto" w:fill="F1F3F5"/>
          <w:lang w:val="de-DE"/>
        </w:rPr>
        <w:br/>
      </w:r>
      <w:r w:rsidR="00863A8E">
        <w:rPr>
          <w:rStyle w:val="CommentTok"/>
        </w:rPr>
        <w:t>1</w:t>
      </w:r>
      <w:r w:rsidR="0056723D">
        <w:rPr>
          <w:rStyle w:val="NormalTok"/>
        </w:rPr>
        <w:t xml:space="preserve"> </w:t>
      </w:r>
      <w:r w:rsidR="00863A8E">
        <w:rPr>
          <w:rStyle w:val="CommentTok"/>
        </w:rPr>
        <w:t xml:space="preserve"> </w:t>
      </w:r>
      <w:proofErr w:type="spellStart"/>
      <w:r w:rsidR="007C0A0D" w:rsidRPr="00863A8E">
        <w:rPr>
          <w:rStyle w:val="NormalTok"/>
        </w:rPr>
        <w:t>dist_breaks</w:t>
      </w:r>
      <w:proofErr w:type="spellEnd"/>
      <w:r w:rsidR="007C0A0D" w:rsidRPr="00863A8E">
        <w:rPr>
          <w:rStyle w:val="NormalTok"/>
        </w:rPr>
        <w:t xml:space="preserve">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C673E9">
        <w:rPr>
          <w:rStyle w:val="DecValTok"/>
          <w:rFonts w:ascii="Arial" w:hAnsi="Arial" w:cs="Arial"/>
        </w:rPr>
        <w:t>15</w:t>
      </w:r>
      <w:r w:rsidR="007C0A0D" w:rsidRPr="00863A8E">
        <w:rPr>
          <w:rStyle w:val="NormalTok"/>
        </w:rPr>
        <w:t xml:space="preserve">, </w:t>
      </w:r>
      <w:r w:rsidR="007C0A0D" w:rsidRPr="00863A8E">
        <w:rPr>
          <w:rStyle w:val="DecValTok"/>
        </w:rPr>
        <w:t>20</w:t>
      </w:r>
      <w:r w:rsidR="007C0A0D" w:rsidRPr="00863A8E">
        <w:rPr>
          <w:rStyle w:val="NormalTok"/>
        </w:rPr>
        <w:t xml:space="preserve">, </w:t>
      </w:r>
      <w:r w:rsidR="007C0A0D" w:rsidRPr="00863A8E">
        <w:rPr>
          <w:rStyle w:val="DecValTok"/>
        </w:rPr>
        <w:t>30</w:t>
      </w:r>
      <w:r w:rsidR="007C0A0D" w:rsidRPr="00863A8E">
        <w:rPr>
          <w:rStyle w:val="NormalTok"/>
        </w:rPr>
        <w:t xml:space="preserve">, </w:t>
      </w:r>
      <w:r w:rsidR="007C0A0D" w:rsidRPr="00863A8E">
        <w:rPr>
          <w:rStyle w:val="DecValTok"/>
        </w:rPr>
        <w:t>40</w:t>
      </w:r>
      <w:r w:rsidR="007C0A0D" w:rsidRPr="00863A8E">
        <w:rPr>
          <w:rStyle w:val="NormalTok"/>
        </w:rPr>
        <w:t xml:space="preserve">, </w:t>
      </w:r>
      <w:r w:rsidR="007C0A0D" w:rsidRPr="00863A8E">
        <w:rPr>
          <w:rStyle w:val="DecValTok"/>
        </w:rPr>
        <w:t>50</w:t>
      </w:r>
      <w:r w:rsidR="007C0A0D" w:rsidRPr="00863A8E">
        <w:rPr>
          <w:rStyle w:val="NormalTok"/>
        </w:rPr>
        <w:t xml:space="preserve">, </w:t>
      </w:r>
      <w:r w:rsidR="007C0A0D" w:rsidRPr="00863A8E">
        <w:rPr>
          <w:rStyle w:val="DecValTok"/>
        </w:rPr>
        <w:t>60</w:t>
      </w:r>
      <w:r w:rsidR="007C0A0D" w:rsidRPr="00863A8E">
        <w:rPr>
          <w:rStyle w:val="NormalTok"/>
        </w:rPr>
        <w:t xml:space="preserve">, </w:t>
      </w:r>
      <w:r w:rsidR="007C0A0D" w:rsidRPr="00863A8E">
        <w:rPr>
          <w:rStyle w:val="DecValTok"/>
        </w:rPr>
        <w:t>70</w:t>
      </w:r>
      <w:r w:rsidR="007C0A0D" w:rsidRPr="00863A8E">
        <w:rPr>
          <w:rStyle w:val="NormalTok"/>
        </w:rPr>
        <w:t xml:space="preserve">, </w:t>
      </w:r>
      <w:r w:rsidR="007C0A0D" w:rsidRPr="00863A8E">
        <w:rPr>
          <w:rStyle w:val="DecValTok"/>
        </w:rPr>
        <w:t>80</w:t>
      </w:r>
      <w:r w:rsidR="007C0A0D" w:rsidRPr="00863A8E">
        <w:rPr>
          <w:rStyle w:val="NormalTok"/>
        </w:rPr>
        <w:t xml:space="preserve">, </w:t>
      </w:r>
      <w:r w:rsidR="007C0A0D" w:rsidRPr="00863A8E">
        <w:rPr>
          <w:rStyle w:val="DecValTok"/>
        </w:rPr>
        <w:t>90</w:t>
      </w:r>
      <w:r w:rsidR="007C0A0D" w:rsidRPr="00863A8E">
        <w:rPr>
          <w:rStyle w:val="NormalTok"/>
        </w:rPr>
        <w:t xml:space="preserve">, </w:t>
      </w:r>
      <w:r w:rsidR="007C0A0D" w:rsidRPr="00863A8E">
        <w:rPr>
          <w:rStyle w:val="DecValTok"/>
        </w:rPr>
        <w:t>100</w:t>
      </w:r>
      <w:r w:rsidR="007C0A0D" w:rsidRPr="00863A8E">
        <w:rPr>
          <w:rStyle w:val="NormalTok"/>
        </w:rPr>
        <w:t xml:space="preserve">, </w:t>
      </w:r>
      <w:r w:rsidR="007C0A0D" w:rsidRPr="00863A8E">
        <w:rPr>
          <w:rStyle w:val="ConstantTok"/>
        </w:rPr>
        <w:t>Inf</w:t>
      </w:r>
      <w:r w:rsidR="007C0A0D" w:rsidRPr="00863A8E">
        <w:rPr>
          <w:rStyle w:val="NormalTok"/>
        </w:rPr>
        <w:t>)</w:t>
      </w:r>
      <w:r w:rsidR="007C0A0D" w:rsidRPr="00863A8E">
        <w:br/>
      </w:r>
      <w:r w:rsidR="00863A8E">
        <w:rPr>
          <w:rStyle w:val="NormalTok"/>
        </w:rPr>
        <w:t>2</w:t>
      </w:r>
      <w:r w:rsidR="0056723D">
        <w:rPr>
          <w:rStyle w:val="NormalTok"/>
        </w:rPr>
        <w:t xml:space="preserve"> </w:t>
      </w:r>
      <w:r w:rsidR="00863A8E">
        <w:rPr>
          <w:rStyle w:val="NormalTok"/>
        </w:rPr>
        <w:t xml:space="preserve"> </w:t>
      </w:r>
      <w:proofErr w:type="spellStart"/>
      <w:r w:rsidR="007C0A0D" w:rsidRPr="00863A8E">
        <w:rPr>
          <w:rStyle w:val="NormalTok"/>
        </w:rPr>
        <w:t>dist_labels</w:t>
      </w:r>
      <w:proofErr w:type="spellEnd"/>
      <w:r w:rsidR="007C0A0D" w:rsidRPr="00863A8E">
        <w:rPr>
          <w:rStyle w:val="NormalTok"/>
        </w:rPr>
        <w:t xml:space="preserve">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863A8E">
        <w:br/>
      </w:r>
      <w:r w:rsidR="00863A8E">
        <w:rPr>
          <w:rStyle w:val="NormalTok"/>
        </w:rPr>
        <w:t>3</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"Extremely near"</w:t>
      </w:r>
      <w:r w:rsidR="007C0A0D" w:rsidRPr="00863A8E">
        <w:rPr>
          <w:rStyle w:val="NormalTok"/>
        </w:rPr>
        <w:t xml:space="preserve">,          </w:t>
      </w:r>
      <w:r w:rsidR="007C0A0D" w:rsidRPr="00863A8E">
        <w:rPr>
          <w:rStyle w:val="CommentTok"/>
        </w:rPr>
        <w:t># [</w:t>
      </w:r>
      <w:r w:rsidR="007C0A0D" w:rsidRPr="00C673E9">
        <w:rPr>
          <w:rStyle w:val="CommentTok"/>
          <w:rFonts w:ascii="Arial" w:hAnsi="Arial" w:cs="Arial"/>
        </w:rPr>
        <w:t>15</w:t>
      </w:r>
      <w:r w:rsidR="007C0A0D" w:rsidRPr="00863A8E">
        <w:rPr>
          <w:rStyle w:val="CommentTok"/>
        </w:rPr>
        <w:t>, 20)</w:t>
      </w:r>
      <w:r w:rsidR="007C0A0D" w:rsidRPr="00863A8E">
        <w:br/>
      </w:r>
      <w:r w:rsidR="00863A8E">
        <w:rPr>
          <w:rStyle w:val="NormalTok"/>
        </w:rPr>
        <w:t>4</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"Very near"</w:t>
      </w:r>
      <w:r w:rsidR="007C0A0D" w:rsidRPr="00863A8E">
        <w:rPr>
          <w:rStyle w:val="NormalTok"/>
        </w:rPr>
        <w:t xml:space="preserve">,               </w:t>
      </w:r>
      <w:r w:rsidR="007C0A0D" w:rsidRPr="00863A8E">
        <w:rPr>
          <w:rStyle w:val="CommentTok"/>
        </w:rPr>
        <w:t># [20, 30)</w:t>
      </w:r>
      <w:r w:rsidR="007C0A0D" w:rsidRPr="00863A8E">
        <w:br/>
      </w:r>
      <w:r w:rsidR="00863A8E">
        <w:rPr>
          <w:rStyle w:val="NormalTok"/>
        </w:rPr>
        <w:t>5</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"Fairly near"</w:t>
      </w:r>
      <w:r w:rsidR="007C0A0D" w:rsidRPr="00863A8E">
        <w:rPr>
          <w:rStyle w:val="NormalTok"/>
        </w:rPr>
        <w:t xml:space="preserve">,             </w:t>
      </w:r>
      <w:r w:rsidR="007C0A0D" w:rsidRPr="00863A8E">
        <w:rPr>
          <w:rStyle w:val="CommentTok"/>
        </w:rPr>
        <w:t># [30, 40)</w:t>
      </w:r>
      <w:r w:rsidR="007C0A0D" w:rsidRPr="00863A8E">
        <w:br/>
      </w:r>
      <w:r w:rsidR="00863A8E">
        <w:rPr>
          <w:rStyle w:val="NormalTok"/>
        </w:rPr>
        <w:t>6</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"Near"</w:t>
      </w:r>
      <w:r w:rsidR="007C0A0D" w:rsidRPr="00863A8E">
        <w:rPr>
          <w:rStyle w:val="NormalTok"/>
        </w:rPr>
        <w:t xml:space="preserve">,                    </w:t>
      </w:r>
      <w:r w:rsidR="007C0A0D" w:rsidRPr="00863A8E">
        <w:rPr>
          <w:rStyle w:val="CommentTok"/>
        </w:rPr>
        <w:t># [40, 50)</w:t>
      </w:r>
      <w:r w:rsidR="007C0A0D" w:rsidRPr="00863A8E">
        <w:br/>
      </w:r>
      <w:r w:rsidR="00863A8E">
        <w:rPr>
          <w:rStyle w:val="NormalTok"/>
        </w:rPr>
        <w:t>7</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"Moderately near"</w:t>
      </w:r>
      <w:r w:rsidR="007C0A0D" w:rsidRPr="00863A8E">
        <w:rPr>
          <w:rStyle w:val="NormalTok"/>
        </w:rPr>
        <w:t xml:space="preserve">,         </w:t>
      </w:r>
      <w:r w:rsidR="007C0A0D" w:rsidRPr="00863A8E">
        <w:rPr>
          <w:rStyle w:val="CommentTok"/>
        </w:rPr>
        <w:t># [50, 60)</w:t>
      </w:r>
      <w:r w:rsidR="007C0A0D" w:rsidRPr="00863A8E">
        <w:br/>
      </w:r>
      <w:r w:rsidR="00863A8E">
        <w:rPr>
          <w:rStyle w:val="NormalTok"/>
        </w:rPr>
        <w:t>8</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"Near intermediate"</w:t>
      </w:r>
      <w:r w:rsidR="007C0A0D" w:rsidRPr="00863A8E">
        <w:rPr>
          <w:rStyle w:val="NormalTok"/>
        </w:rPr>
        <w:t xml:space="preserve">,       </w:t>
      </w:r>
      <w:r w:rsidR="007C0A0D" w:rsidRPr="00863A8E">
        <w:rPr>
          <w:rStyle w:val="CommentTok"/>
        </w:rPr>
        <w:t># [60, 70)</w:t>
      </w:r>
      <w:r w:rsidR="007C0A0D" w:rsidRPr="00863A8E">
        <w:br/>
      </w:r>
      <w:r w:rsidR="00863A8E">
        <w:rPr>
          <w:rStyle w:val="NormalTok"/>
        </w:rPr>
        <w:t>9</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"Intermediate"</w:t>
      </w:r>
      <w:r w:rsidR="007C0A0D" w:rsidRPr="00863A8E">
        <w:rPr>
          <w:rStyle w:val="NormalTok"/>
        </w:rPr>
        <w:t xml:space="preserve">,            </w:t>
      </w:r>
      <w:r w:rsidR="007C0A0D" w:rsidRPr="00863A8E">
        <w:rPr>
          <w:rStyle w:val="CommentTok"/>
        </w:rPr>
        <w:t># [70, 80)</w:t>
      </w:r>
      <w:r w:rsidR="007C0A0D" w:rsidRPr="00863A8E">
        <w:br/>
      </w:r>
      <w:r w:rsidR="00863A8E">
        <w:rPr>
          <w:rStyle w:val="NormalTok"/>
        </w:rPr>
        <w:t>10</w:t>
      </w:r>
      <w:r w:rsidR="0056723D">
        <w:rPr>
          <w:rStyle w:val="NormalTok"/>
        </w:rPr>
        <w:t xml:space="preserve"> </w:t>
      </w:r>
      <w:r w:rsidR="007C0A0D" w:rsidRPr="00863A8E">
        <w:rPr>
          <w:rStyle w:val="NormalTok"/>
        </w:rPr>
        <w:t xml:space="preserve">    </w:t>
      </w:r>
      <w:r w:rsidR="007C0A0D" w:rsidRPr="00863A8E">
        <w:rPr>
          <w:rStyle w:val="StringTok"/>
        </w:rPr>
        <w:t>"Moderately intermediate"</w:t>
      </w:r>
      <w:r w:rsidR="007C0A0D" w:rsidRPr="00863A8E">
        <w:rPr>
          <w:rStyle w:val="NormalTok"/>
        </w:rPr>
        <w:t xml:space="preserve">, </w:t>
      </w:r>
      <w:r w:rsidR="007C0A0D" w:rsidRPr="00863A8E">
        <w:rPr>
          <w:rStyle w:val="CommentTok"/>
        </w:rPr>
        <w:t># [80, 90)</w:t>
      </w:r>
      <w:r w:rsidR="007C0A0D" w:rsidRPr="00863A8E">
        <w:br/>
      </w:r>
      <w:r w:rsidR="00863A8E">
        <w:rPr>
          <w:rStyle w:val="NormalTok"/>
        </w:rPr>
        <w:lastRenderedPageBreak/>
        <w:t>11</w:t>
      </w:r>
      <w:r w:rsidR="0056723D">
        <w:rPr>
          <w:rStyle w:val="NormalTok"/>
        </w:rPr>
        <w:t xml:space="preserve"> </w:t>
      </w:r>
      <w:r w:rsidR="007C0A0D" w:rsidRPr="00863A8E">
        <w:rPr>
          <w:rStyle w:val="NormalTok"/>
        </w:rPr>
        <w:t xml:space="preserve">    </w:t>
      </w:r>
      <w:r w:rsidR="007C0A0D" w:rsidRPr="00863A8E">
        <w:rPr>
          <w:rStyle w:val="StringTok"/>
        </w:rPr>
        <w:t>"Far intermediate"</w:t>
      </w:r>
      <w:r w:rsidR="007C0A0D" w:rsidRPr="00863A8E">
        <w:rPr>
          <w:rStyle w:val="NormalTok"/>
        </w:rPr>
        <w:t xml:space="preserve">,        </w:t>
      </w:r>
      <w:r w:rsidR="007C0A0D" w:rsidRPr="00863A8E">
        <w:rPr>
          <w:rStyle w:val="CommentTok"/>
        </w:rPr>
        <w:t># [90, 100)</w:t>
      </w:r>
      <w:r w:rsidR="007C0A0D" w:rsidRPr="00863A8E">
        <w:br/>
      </w:r>
      <w:r w:rsidR="00863A8E">
        <w:rPr>
          <w:rStyle w:val="NormalTok"/>
        </w:rPr>
        <w:t>12</w:t>
      </w:r>
      <w:r w:rsidR="0056723D">
        <w:rPr>
          <w:rStyle w:val="NormalTok"/>
        </w:rPr>
        <w:t xml:space="preserve"> </w:t>
      </w:r>
      <w:r w:rsidR="007C0A0D" w:rsidRPr="00863A8E">
        <w:rPr>
          <w:rStyle w:val="NormalTok"/>
        </w:rPr>
        <w:t xml:space="preserve">    </w:t>
      </w:r>
      <w:r w:rsidR="007C0A0D" w:rsidRPr="00863A8E">
        <w:rPr>
          <w:rStyle w:val="StringTok"/>
        </w:rPr>
        <w:t>"Far"</w:t>
      </w:r>
      <w:r w:rsidR="007C0A0D" w:rsidRPr="00863A8E">
        <w:rPr>
          <w:rStyle w:val="NormalTok"/>
        </w:rPr>
        <w:t xml:space="preserve">                      </w:t>
      </w:r>
      <w:r w:rsidR="007C0A0D" w:rsidRPr="00863A8E">
        <w:rPr>
          <w:rStyle w:val="CommentTok"/>
        </w:rPr>
        <w:t># [100, Inf)</w:t>
      </w:r>
      <w:r w:rsidR="007C0A0D" w:rsidRPr="00863A8E">
        <w:br/>
      </w:r>
      <w:r w:rsidR="00863A8E">
        <w:rPr>
          <w:rStyle w:val="NormalTok"/>
        </w:rPr>
        <w:t>13</w:t>
      </w:r>
      <w:r w:rsidR="0056723D">
        <w:rPr>
          <w:rStyle w:val="NormalTok"/>
        </w:rPr>
        <w:t xml:space="preserve"> </w:t>
      </w:r>
      <w:r w:rsidR="007C0A0D" w:rsidRPr="00863A8E">
        <w:rPr>
          <w:rStyle w:val="NormalTok"/>
        </w:rPr>
        <w:t xml:space="preserve"> )</w:t>
      </w:r>
    </w:p>
    <w:p w14:paraId="1D2BDE2B" w14:textId="012B6BAC" w:rsidR="007C0A0D" w:rsidRDefault="007C0A0D" w:rsidP="007C0A0D">
      <w:pPr>
        <w:pStyle w:val="FirstParagraph"/>
        <w:rPr>
          <w:ins w:id="103" w:author="Johannes Zauner" w:date="2026-04-01T16:16:00Z" w16du:dateUtc="2026-04-01T14:16:00Z"/>
        </w:rPr>
      </w:pPr>
      <w:r w:rsidRPr="00863A8E">
        <w:t>Now we cut the distance data into these ranges and compute the daily duration spent in each range</w:t>
      </w:r>
      <w:ins w:id="104" w:author="Johannes Zauner" w:date="2026-04-01T16:15:00Z" w16du:dateUtc="2026-04-01T14:15:00Z">
        <w:r w:rsidR="00265CC1">
          <w:t xml:space="preserve">. As we set values above 120 cm to </w:t>
        </w:r>
        <w:r w:rsidR="00265CC1">
          <w:rPr>
            <w:rStyle w:val="VerbatimChar"/>
          </w:rPr>
          <w:t>NA</w:t>
        </w:r>
        <w:r w:rsidR="00265CC1">
          <w:t xml:space="preserve"> in the preprocessing stage (see </w:t>
        </w:r>
        <w:r w:rsidR="00265CC1">
          <w:fldChar w:fldCharType="begin"/>
        </w:r>
      </w:ins>
      <w:ins w:id="105" w:author="Johannes Zauner" w:date="2026-04-01T16:16:00Z" w16du:dateUtc="2026-04-01T14:16:00Z">
        <w:r w:rsidR="00265CC1">
          <w:instrText xml:space="preserve">HYPERLINK "https://tscnlab.github.io/ZaunerEtAl_JVis_2026/supplement.html" \h </w:instrText>
        </w:r>
      </w:ins>
      <w:ins w:id="106" w:author="Johannes Zauner" w:date="2026-04-01T16:15:00Z" w16du:dateUtc="2026-04-01T14:15:00Z">
        <w:r w:rsidR="00265CC1">
          <w:fldChar w:fldCharType="separate"/>
        </w:r>
        <w:r w:rsidR="00265CC1">
          <w:rPr>
            <w:rStyle w:val="Hyperlink"/>
          </w:rPr>
          <w:t>Supplem</w:t>
        </w:r>
        <w:r w:rsidR="00265CC1">
          <w:rPr>
            <w:rStyle w:val="Hyperlink"/>
          </w:rPr>
          <w:t>e</w:t>
        </w:r>
        <w:r w:rsidR="00265CC1">
          <w:rPr>
            <w:rStyle w:val="Hyperlink"/>
          </w:rPr>
          <w:t>nt</w:t>
        </w:r>
        <w:r w:rsidR="00265CC1">
          <w:fldChar w:fldCharType="end"/>
        </w:r>
        <w:r w:rsidR="00265CC1">
          <w:t>), these would be missing from this analysis. However, we know that a value of, e.g., 180cm, while not accurate to within a few centimeters, is almost certainly greater than 100cm. Thus</w:t>
        </w:r>
      </w:ins>
      <w:ins w:id="107" w:author="Johannes Zauner" w:date="2026-04-01T16:16:00Z" w16du:dateUtc="2026-04-01T14:16:00Z">
        <w:r w:rsidR="00265CC1">
          <w:t>,</w:t>
        </w:r>
      </w:ins>
      <w:ins w:id="108" w:author="Johannes Zauner" w:date="2026-04-01T16:15:00Z" w16du:dateUtc="2026-04-01T14:15:00Z">
        <w:r w:rsidR="00265CC1">
          <w:t xml:space="preserve"> we will create a column that sets these values to 120cm. As long as only duration, and not average distance is required, this remains valid.</w:t>
        </w:r>
      </w:ins>
      <w:r w:rsidRPr="00863A8E">
        <w:t>:</w:t>
      </w:r>
    </w:p>
    <w:p w14:paraId="515D8CD3" w14:textId="350627C9" w:rsidR="00AB7D62" w:rsidRPr="00AB7D62" w:rsidRDefault="00B14ECF" w:rsidP="00B14ECF">
      <w:pPr>
        <w:pStyle w:val="SourceCode"/>
        <w:spacing w:line="240" w:lineRule="auto"/>
        <w:rPr>
          <w:ins w:id="109" w:author="Johannes Zauner" w:date="2026-04-01T16:16:00Z" w16du:dateUtc="2026-04-01T14:16:00Z"/>
          <w:color w:val="003B4F"/>
          <w:shd w:val="clear" w:color="auto" w:fill="F1F3F5"/>
          <w:rPrChange w:id="110" w:author="Johannes Zauner" w:date="2026-04-01T16:18:00Z" w16du:dateUtc="2026-04-01T14:18:00Z">
            <w:rPr>
              <w:ins w:id="111" w:author="Johannes Zauner" w:date="2026-04-01T16:16:00Z" w16du:dateUtc="2026-04-01T14:16:00Z"/>
              <w:b/>
              <w:bCs/>
              <w:lang w:val="de-DE"/>
            </w:rPr>
          </w:rPrChange>
        </w:rPr>
      </w:pPr>
      <w:proofErr w:type="spellStart"/>
      <w:ins w:id="112" w:author="Johannes Zauner" w:date="2026-04-01T16:17:00Z" w16du:dateUtc="2026-04-01T14:17:00Z">
        <w:r w:rsidRPr="00B14ECF">
          <w:rPr>
            <w:b/>
            <w:bCs/>
            <w:lang w:val="de-DE"/>
          </w:rPr>
          <w:t>Recode</w:t>
        </w:r>
        <w:proofErr w:type="spellEnd"/>
        <w:r w:rsidRPr="00B14ECF">
          <w:rPr>
            <w:b/>
            <w:bCs/>
            <w:lang w:val="de-DE"/>
          </w:rPr>
          <w:t xml:space="preserve"> </w:t>
        </w:r>
        <w:proofErr w:type="spellStart"/>
        <w:r w:rsidRPr="00B14ECF">
          <w:rPr>
            <w:b/>
            <w:bCs/>
            <w:lang w:val="de-DE"/>
          </w:rPr>
          <w:t>distance</w:t>
        </w:r>
        <w:proofErr w:type="spellEnd"/>
        <w:r w:rsidRPr="00B14ECF">
          <w:rPr>
            <w:b/>
            <w:bCs/>
            <w:lang w:val="de-DE"/>
          </w:rPr>
          <w:t xml:space="preserve"> </w:t>
        </w:r>
        <w:proofErr w:type="spellStart"/>
        <w:r w:rsidRPr="00B14ECF">
          <w:rPr>
            <w:b/>
            <w:bCs/>
            <w:lang w:val="de-DE"/>
          </w:rPr>
          <w:t>values</w:t>
        </w:r>
        <w:proofErr w:type="spellEnd"/>
        <w:r w:rsidRPr="00B14ECF">
          <w:rPr>
            <w:b/>
            <w:bCs/>
            <w:lang w:val="de-DE"/>
          </w:rPr>
          <w:t xml:space="preserve"> &gt; 120cm</w:t>
        </w:r>
        <w:r>
          <w:rPr>
            <w:color w:val="4758AB"/>
            <w:shd w:val="clear" w:color="auto" w:fill="F1F3F5"/>
            <w:lang w:val="de-DE"/>
          </w:rPr>
          <w:t xml:space="preserve"> </w:t>
        </w:r>
      </w:ins>
      <w:ins w:id="113" w:author="Johannes Zauner" w:date="2026-04-01T16:16:00Z" w16du:dateUtc="2026-04-01T14:16:00Z">
        <w:r>
          <w:rPr>
            <w:color w:val="4758AB"/>
            <w:shd w:val="clear" w:color="auto" w:fill="F1F3F5"/>
            <w:lang w:val="de-DE"/>
          </w:rPr>
          <w:br/>
        </w:r>
        <w:proofErr w:type="gramStart"/>
        <w:r>
          <w:rPr>
            <w:rStyle w:val="NormalTok"/>
          </w:rPr>
          <w:t xml:space="preserve">1  </w:t>
        </w:r>
        <w:proofErr w:type="spellStart"/>
        <w:r w:rsidRPr="003527B9">
          <w:rPr>
            <w:rStyle w:val="NormalTok"/>
          </w:rPr>
          <w:t>dataCC</w:t>
        </w:r>
        <w:proofErr w:type="spellEnd"/>
        <w:proofErr w:type="gramEnd"/>
        <w:r w:rsidRPr="003527B9">
          <w:rPr>
            <w:rStyle w:val="NormalTok"/>
          </w:rPr>
          <w:t xml:space="preserve"> </w:t>
        </w:r>
      </w:ins>
      <w:ins w:id="114" w:author="Johannes Zauner" w:date="2026-04-01T16:17:00Z" w16du:dateUtc="2026-04-01T14:17:00Z">
        <w:r w:rsidRPr="00863A8E">
          <w:rPr>
            <w:rStyle w:val="OtherTok"/>
          </w:rPr>
          <w:t>&lt;-</w:t>
        </w:r>
      </w:ins>
      <w:ins w:id="115" w:author="Johannes Zauner" w:date="2026-04-01T16:16:00Z" w16du:dateUtc="2026-04-01T14:16:00Z">
        <w:r w:rsidRPr="003527B9">
          <w:rPr>
            <w:rStyle w:val="SpecialCharTok"/>
          </w:rPr>
          <w:t>|&gt;</w:t>
        </w:r>
        <w:r w:rsidRPr="003527B9">
          <w:rPr>
            <w:rStyle w:val="NormalTok"/>
          </w:rPr>
          <w:t xml:space="preserve"> </w:t>
        </w:r>
        <w:r w:rsidRPr="003527B9">
          <w:br/>
        </w:r>
        <w:r>
          <w:rPr>
            <w:rStyle w:val="NormalTok"/>
          </w:rPr>
          <w:t xml:space="preserve">2 </w:t>
        </w:r>
        <w:r w:rsidRPr="003527B9">
          <w:rPr>
            <w:rStyle w:val="NormalTok"/>
          </w:rPr>
          <w:t xml:space="preserve"> </w:t>
        </w:r>
        <w:r>
          <w:rPr>
            <w:rStyle w:val="NormalTok"/>
          </w:rPr>
          <w:t xml:space="preserve"> </w:t>
        </w:r>
        <w:r w:rsidRPr="003527B9">
          <w:rPr>
            <w:rStyle w:val="NormalTok"/>
          </w:rPr>
          <w:t xml:space="preserve"> </w:t>
        </w:r>
      </w:ins>
      <w:proofErr w:type="spellStart"/>
      <w:ins w:id="116" w:author="Johannes Zauner" w:date="2026-04-01T16:17:00Z" w16du:dateUtc="2026-04-01T14:17:00Z">
        <w:r w:rsidRPr="003527B9">
          <w:rPr>
            <w:rStyle w:val="NormalTok"/>
          </w:rPr>
          <w:t>dataCC</w:t>
        </w:r>
        <w:proofErr w:type="spellEnd"/>
        <w:r w:rsidRPr="003527B9">
          <w:rPr>
            <w:rStyle w:val="SpecialCharTok"/>
          </w:rPr>
          <w:t xml:space="preserve"> </w:t>
        </w:r>
      </w:ins>
      <w:ins w:id="117" w:author="Johannes Zauner" w:date="2026-04-01T16:16:00Z" w16du:dateUtc="2026-04-01T14:16:00Z">
        <w:r w:rsidRPr="003527B9">
          <w:rPr>
            <w:rStyle w:val="SpecialCharTok"/>
          </w:rPr>
          <w:t>|&gt;</w:t>
        </w:r>
        <w:r w:rsidRPr="003527B9">
          <w:br/>
        </w:r>
        <w:r>
          <w:rPr>
            <w:rStyle w:val="NormalTok"/>
          </w:rPr>
          <w:t xml:space="preserve">3 </w:t>
        </w:r>
        <w:r w:rsidRPr="003527B9">
          <w:rPr>
            <w:rStyle w:val="NormalTok"/>
          </w:rPr>
          <w:t xml:space="preserve"> </w:t>
        </w:r>
        <w:r>
          <w:rPr>
            <w:rStyle w:val="NormalTok"/>
          </w:rPr>
          <w:t xml:space="preserve"> </w:t>
        </w:r>
        <w:r w:rsidRPr="003527B9">
          <w:rPr>
            <w:rStyle w:val="NormalTok"/>
          </w:rPr>
          <w:t xml:space="preserve"> </w:t>
        </w:r>
      </w:ins>
      <w:proofErr w:type="gramStart"/>
      <w:ins w:id="118" w:author="Johannes Zauner" w:date="2026-04-01T16:17:00Z" w16du:dateUtc="2026-04-01T14:17:00Z">
        <w:r w:rsidR="00AB7D62">
          <w:rPr>
            <w:rStyle w:val="FunctionTok"/>
          </w:rPr>
          <w:t>mutate</w:t>
        </w:r>
        <w:r w:rsidR="00AB7D62">
          <w:rPr>
            <w:rStyle w:val="NormalTok"/>
            <w:rPrChange w:id="119" w:author="Johannes Zauner" w:date="2026-04-01T15:36:00Z" w16du:dateUtc="2026-04-01T13:36:00Z">
              <w:rPr>
                <w:rStyle w:val="NormalTok"/>
                <w:rFonts w:ascii="Arial" w:hAnsi="Arial"/>
              </w:rPr>
            </w:rPrChange>
          </w:rPr>
          <w:t>(</w:t>
        </w:r>
        <w:proofErr w:type="spellStart"/>
        <w:proofErr w:type="gramEnd"/>
        <w:r w:rsidR="00AB7D62">
          <w:rPr>
            <w:rStyle w:val="AttributeTok"/>
          </w:rPr>
          <w:t>Dis_</w:t>
        </w:r>
        <w:r w:rsidR="00AB7D62">
          <w:rPr>
            <w:rStyle w:val="AttributeTok"/>
          </w:rPr>
          <w:t>cap</w:t>
        </w:r>
        <w:proofErr w:type="spellEnd"/>
        <w:r w:rsidR="00AB7D62">
          <w:rPr>
            <w:rStyle w:val="AttributeTok"/>
          </w:rPr>
          <w:t xml:space="preserve"> =</w:t>
        </w:r>
        <w:r w:rsidR="00AB7D62">
          <w:rPr>
            <w:rStyle w:val="NormalTok"/>
          </w:rPr>
          <w:t xml:space="preserve"> </w:t>
        </w:r>
        <w:proofErr w:type="spellStart"/>
        <w:r w:rsidR="00AB7D62">
          <w:rPr>
            <w:rStyle w:val="FunctionTok"/>
          </w:rPr>
          <w:t>replace_</w:t>
        </w:r>
        <w:proofErr w:type="gramStart"/>
        <w:r w:rsidR="00AB7D62">
          <w:rPr>
            <w:rStyle w:val="FunctionTok"/>
          </w:rPr>
          <w:t>when</w:t>
        </w:r>
        <w:proofErr w:type="spellEnd"/>
        <w:r w:rsidR="00AB7D62">
          <w:rPr>
            <w:rStyle w:val="NormalTok"/>
          </w:rPr>
          <w:t>(</w:t>
        </w:r>
        <w:proofErr w:type="gramEnd"/>
        <w:r w:rsidR="00AB7D62">
          <w:rPr>
            <w:rStyle w:val="NormalTok"/>
          </w:rPr>
          <w:t>Dis,</w:t>
        </w:r>
      </w:ins>
      <w:ins w:id="120" w:author="Johannes Zauner" w:date="2026-04-01T16:16:00Z" w16du:dateUtc="2026-04-01T14:16:00Z">
        <w:r w:rsidRPr="003527B9">
          <w:br/>
        </w:r>
        <w:r>
          <w:rPr>
            <w:rStyle w:val="NormalTok"/>
          </w:rPr>
          <w:t xml:space="preserve">4  </w:t>
        </w:r>
        <w:r w:rsidRPr="003527B9">
          <w:rPr>
            <w:rStyle w:val="NormalTok"/>
          </w:rPr>
          <w:t xml:space="preserve">  </w:t>
        </w:r>
      </w:ins>
      <w:ins w:id="121" w:author="Johannes Zauner" w:date="2026-04-01T16:18:00Z" w16du:dateUtc="2026-04-01T14:18:00Z">
        <w:r w:rsidR="00AB7D62">
          <w:rPr>
            <w:rStyle w:val="NormalTok"/>
          </w:rPr>
          <w:tab/>
        </w:r>
        <w:r w:rsidR="00AB7D62">
          <w:rPr>
            <w:rStyle w:val="NormalTok"/>
          </w:rPr>
          <w:tab/>
        </w:r>
        <w:r w:rsidR="00AB7D62">
          <w:rPr>
            <w:rStyle w:val="NormalTok"/>
          </w:rPr>
          <w:tab/>
        </w:r>
        <w:r w:rsidR="00AB7D62">
          <w:rPr>
            <w:rStyle w:val="NormalTok"/>
          </w:rPr>
          <w:tab/>
        </w:r>
        <w:r w:rsidR="00AB7D62">
          <w:rPr>
            <w:rStyle w:val="NormalTok"/>
          </w:rPr>
          <w:tab/>
          <w:t xml:space="preserve">     </w:t>
        </w:r>
        <w:proofErr w:type="spellStart"/>
        <w:r w:rsidR="00AB7D62">
          <w:rPr>
            <w:rStyle w:val="NormalTok"/>
          </w:rPr>
          <w:t>Dis_status</w:t>
        </w:r>
        <w:proofErr w:type="spellEnd"/>
        <w:r w:rsidR="00AB7D62">
          <w:rPr>
            <w:rStyle w:val="NormalTok"/>
          </w:rPr>
          <w:t xml:space="preserve"> </w:t>
        </w:r>
        <w:r w:rsidR="00AB7D62">
          <w:rPr>
            <w:rStyle w:val="SpecialCharTok"/>
          </w:rPr>
          <w:t>==</w:t>
        </w:r>
        <w:r w:rsidR="00AB7D62">
          <w:rPr>
            <w:rStyle w:val="NormalTok"/>
          </w:rPr>
          <w:t xml:space="preserve"> </w:t>
        </w:r>
        <w:r w:rsidR="00AB7D62">
          <w:rPr>
            <w:rStyle w:val="StringTok"/>
          </w:rPr>
          <w:t>"over 120cm"</w:t>
        </w:r>
        <w:r w:rsidR="00AB7D62">
          <w:rPr>
            <w:rStyle w:val="NormalTok"/>
          </w:rPr>
          <w:t xml:space="preserve"> </w:t>
        </w:r>
        <w:r w:rsidR="00AB7D62">
          <w:rPr>
            <w:rStyle w:val="SpecialCharTok"/>
          </w:rPr>
          <w:t>~</w:t>
        </w:r>
        <w:r w:rsidR="00AB7D62">
          <w:rPr>
            <w:rStyle w:val="NormalTok"/>
          </w:rPr>
          <w:t xml:space="preserve"> </w:t>
        </w:r>
        <w:r w:rsidR="00AB7D62">
          <w:rPr>
            <w:rStyle w:val="DecValTok"/>
          </w:rPr>
          <w:t>120</w:t>
        </w:r>
        <w:r w:rsidR="00AB7D62">
          <w:rPr>
            <w:rStyle w:val="NormalTok"/>
          </w:rPr>
          <w:t>))</w:t>
        </w:r>
      </w:ins>
    </w:p>
    <w:p w14:paraId="30258F41" w14:textId="77777777" w:rsidR="00B14ECF" w:rsidRPr="00B14ECF" w:rsidRDefault="00B14ECF" w:rsidP="00B14ECF">
      <w:pPr>
        <w:pStyle w:val="Textkrper"/>
        <w:pPrChange w:id="122" w:author="Johannes Zauner" w:date="2026-04-01T16:16:00Z" w16du:dateUtc="2026-04-01T14:16:00Z">
          <w:pPr>
            <w:pStyle w:val="FirstParagraph"/>
          </w:pPr>
        </w:pPrChange>
      </w:pPr>
    </w:p>
    <w:p w14:paraId="36F6D4FD" w14:textId="1DEF8C43" w:rsidR="007C0A0D" w:rsidRPr="00C86C21" w:rsidRDefault="00160B18" w:rsidP="00F61D20">
      <w:pPr>
        <w:pStyle w:val="SourceCode"/>
        <w:spacing w:line="240" w:lineRule="auto"/>
        <w:rPr>
          <w:lang w:val="de-DE"/>
        </w:rPr>
      </w:pPr>
      <w:bookmarkStart w:id="123" w:name="annotated-cell-31"/>
      <w:proofErr w:type="spellStart"/>
      <w:r w:rsidRPr="00C86C21">
        <w:rPr>
          <w:b/>
          <w:bCs/>
          <w:lang w:val="de-DE"/>
        </w:rPr>
        <w:t>Calculate</w:t>
      </w:r>
      <w:proofErr w:type="spellEnd"/>
      <w:r w:rsidRPr="00C86C21">
        <w:rPr>
          <w:b/>
          <w:bCs/>
          <w:lang w:val="de-DE"/>
        </w:rPr>
        <w:t xml:space="preserve"> </w:t>
      </w:r>
      <w:proofErr w:type="spellStart"/>
      <w:r w:rsidRPr="00C86C21">
        <w:rPr>
          <w:b/>
          <w:bCs/>
          <w:lang w:val="de-DE"/>
        </w:rPr>
        <w:t>daily</w:t>
      </w:r>
      <w:proofErr w:type="spellEnd"/>
      <w:r w:rsidRPr="00C86C21">
        <w:rPr>
          <w:b/>
          <w:bCs/>
          <w:lang w:val="de-DE"/>
        </w:rPr>
        <w:t xml:space="preserve"> </w:t>
      </w:r>
      <w:proofErr w:type="spellStart"/>
      <w:r w:rsidRPr="00C86C21">
        <w:rPr>
          <w:b/>
          <w:bCs/>
          <w:lang w:val="de-DE"/>
        </w:rPr>
        <w:t>duration</w:t>
      </w:r>
      <w:proofErr w:type="spellEnd"/>
      <w:r w:rsidRPr="00C86C21">
        <w:rPr>
          <w:b/>
          <w:bCs/>
          <w:lang w:val="de-DE"/>
        </w:rPr>
        <w:t xml:space="preserve"> </w:t>
      </w:r>
      <w:proofErr w:type="spellStart"/>
      <w:r w:rsidRPr="00C86C21">
        <w:rPr>
          <w:b/>
          <w:bCs/>
          <w:lang w:val="de-DE"/>
        </w:rPr>
        <w:t>within</w:t>
      </w:r>
      <w:proofErr w:type="spellEnd"/>
      <w:r w:rsidRPr="00C86C21">
        <w:rPr>
          <w:b/>
          <w:bCs/>
          <w:lang w:val="de-DE"/>
        </w:rPr>
        <w:t xml:space="preserve"> </w:t>
      </w:r>
      <w:proofErr w:type="spellStart"/>
      <w:r w:rsidRPr="00C86C21">
        <w:rPr>
          <w:b/>
          <w:bCs/>
          <w:lang w:val="de-DE"/>
        </w:rPr>
        <w:t>viewing</w:t>
      </w:r>
      <w:proofErr w:type="spellEnd"/>
      <w:r w:rsidRPr="00C86C21">
        <w:rPr>
          <w:b/>
          <w:bCs/>
          <w:lang w:val="de-DE"/>
        </w:rPr>
        <w:t xml:space="preserve"> </w:t>
      </w:r>
      <w:proofErr w:type="spellStart"/>
      <w:r w:rsidRPr="00C86C21">
        <w:rPr>
          <w:b/>
          <w:bCs/>
          <w:lang w:val="de-DE"/>
        </w:rPr>
        <w:t>distance</w:t>
      </w:r>
      <w:proofErr w:type="spellEnd"/>
      <w:r w:rsidRPr="00C86C21">
        <w:rPr>
          <w:b/>
          <w:bCs/>
          <w:lang w:val="de-DE"/>
        </w:rPr>
        <w:t xml:space="preserve"> </w:t>
      </w:r>
      <w:proofErr w:type="spellStart"/>
      <w:r w:rsidRPr="00C86C21">
        <w:rPr>
          <w:b/>
          <w:bCs/>
          <w:lang w:val="de-DE"/>
        </w:rPr>
        <w:t>range</w:t>
      </w:r>
      <w:proofErr w:type="spellEnd"/>
      <w:r w:rsidR="008C4DD3">
        <w:rPr>
          <w:color w:val="4758AB"/>
          <w:shd w:val="clear" w:color="auto" w:fill="F1F3F5"/>
          <w:lang w:val="de-DE"/>
        </w:rPr>
        <w:br/>
      </w:r>
      <w:r w:rsidR="00863A8E">
        <w:rPr>
          <w:rStyle w:val="NormalTok"/>
        </w:rPr>
        <w:t>1</w:t>
      </w:r>
      <w:r w:rsidR="0056723D">
        <w:rPr>
          <w:rStyle w:val="NormalTok"/>
        </w:rPr>
        <w:t xml:space="preserve"> </w:t>
      </w:r>
      <w:r w:rsidR="00863A8E">
        <w:rPr>
          <w:rStyle w:val="NormalTok"/>
        </w:rPr>
        <w:t xml:space="preserve"> </w:t>
      </w:r>
      <w:proofErr w:type="spellStart"/>
      <w:r w:rsidR="007C0A0D" w:rsidRPr="00863A8E">
        <w:rPr>
          <w:rStyle w:val="NormalTok"/>
        </w:rPr>
        <w:t>dataCC</w:t>
      </w:r>
      <w:proofErr w:type="spellEnd"/>
      <w:r w:rsidR="007C0A0D" w:rsidRPr="00863A8E">
        <w:rPr>
          <w:rStyle w:val="NormalTok"/>
        </w:rPr>
        <w:t xml:space="preserve"> </w:t>
      </w:r>
      <w:r w:rsidR="007C0A0D" w:rsidRPr="00863A8E">
        <w:rPr>
          <w:rStyle w:val="SpecialCharTok"/>
        </w:rPr>
        <w:t>|&gt;</w:t>
      </w:r>
      <w:r w:rsidR="007C0A0D" w:rsidRPr="00863A8E">
        <w:rPr>
          <w:rStyle w:val="NormalTok"/>
        </w:rPr>
        <w:t xml:space="preserve"> </w:t>
      </w:r>
      <w:r w:rsidR="007C0A0D" w:rsidRPr="00863A8E">
        <w:br/>
      </w:r>
      <w:r w:rsidR="00863A8E">
        <w:rPr>
          <w:rStyle w:val="NormalTok"/>
        </w:rPr>
        <w:t>2</w:t>
      </w:r>
      <w:r w:rsidR="0056723D">
        <w:rPr>
          <w:rStyle w:val="NormalTok"/>
        </w:rPr>
        <w:t xml:space="preserve"> </w:t>
      </w:r>
      <w:r w:rsidR="007C0A0D" w:rsidRPr="00863A8E">
        <w:rPr>
          <w:rStyle w:val="NormalTok"/>
        </w:rPr>
        <w:t xml:space="preserve">  </w:t>
      </w:r>
      <w:r w:rsidR="007C0A0D" w:rsidRPr="00863A8E">
        <w:rPr>
          <w:rStyle w:val="FunctionTok"/>
        </w:rPr>
        <w:t>mutate</w:t>
      </w:r>
      <w:r w:rsidR="007C0A0D" w:rsidRPr="00C673E9">
        <w:rPr>
          <w:rStyle w:val="NormalTok"/>
          <w:rFonts w:ascii="Arial" w:hAnsi="Arial" w:cs="Arial"/>
        </w:rPr>
        <w:t>(</w:t>
      </w:r>
      <w:proofErr w:type="spellStart"/>
      <w:r w:rsidR="007C0A0D" w:rsidRPr="00863A8E">
        <w:rPr>
          <w:rStyle w:val="AttributeTok"/>
        </w:rPr>
        <w:t>Dis_range</w:t>
      </w:r>
      <w:proofErr w:type="spellEnd"/>
      <w:r w:rsidR="007C0A0D" w:rsidRPr="00863A8E">
        <w:rPr>
          <w:rStyle w:val="AttributeTok"/>
        </w:rPr>
        <w:t xml:space="preserve"> =</w:t>
      </w:r>
      <w:r w:rsidR="007C0A0D" w:rsidRPr="00863A8E">
        <w:rPr>
          <w:rStyle w:val="NormalTok"/>
        </w:rPr>
        <w:t xml:space="preserve"> </w:t>
      </w:r>
      <w:r w:rsidR="00863A8E">
        <w:rPr>
          <w:rStyle w:val="NormalTok"/>
        </w:rPr>
        <w:br/>
      </w:r>
      <w:r w:rsidR="00863A8E" w:rsidRPr="00E15100">
        <w:rPr>
          <w:rStyle w:val="NormalTok"/>
        </w:rPr>
        <w:t>3</w:t>
      </w:r>
      <w:r w:rsidR="0056723D">
        <w:rPr>
          <w:rStyle w:val="NormalTok"/>
        </w:rPr>
        <w:t xml:space="preserve"> </w:t>
      </w:r>
      <w:r w:rsidR="00863A8E" w:rsidRPr="00E15100">
        <w:rPr>
          <w:rStyle w:val="NormalTok"/>
          <w:rFonts w:cs="Consolas"/>
        </w:rPr>
        <w:t xml:space="preserve"> </w:t>
      </w:r>
      <w:r w:rsidR="00863A8E">
        <w:rPr>
          <w:rStyle w:val="FunctionTok"/>
        </w:rPr>
        <w:t xml:space="preserve">           </w:t>
      </w:r>
      <w:r w:rsidR="007C0A0D" w:rsidRPr="00863A8E">
        <w:rPr>
          <w:rStyle w:val="FunctionTok"/>
        </w:rPr>
        <w:t>cut</w:t>
      </w:r>
      <w:r w:rsidR="007C0A0D" w:rsidRPr="00863A8E">
        <w:rPr>
          <w:rStyle w:val="NormalTok"/>
        </w:rPr>
        <w:t>(</w:t>
      </w:r>
      <w:proofErr w:type="spellStart"/>
      <w:r w:rsidR="007C0A0D" w:rsidRPr="00863A8E">
        <w:rPr>
          <w:rStyle w:val="NormalTok"/>
        </w:rPr>
        <w:t>Dis</w:t>
      </w:r>
      <w:ins w:id="124" w:author="Johannes Zauner" w:date="2026-04-01T16:18:00Z" w16du:dateUtc="2026-04-01T14:18:00Z">
        <w:r w:rsidR="004B20D7">
          <w:rPr>
            <w:rStyle w:val="NormalTok"/>
          </w:rPr>
          <w:t>_cap</w:t>
        </w:r>
      </w:ins>
      <w:proofErr w:type="spellEnd"/>
      <w:r w:rsidR="007C0A0D" w:rsidRPr="00863A8E">
        <w:rPr>
          <w:rStyle w:val="NormalTok"/>
        </w:rPr>
        <w:t xml:space="preserve">, </w:t>
      </w:r>
      <w:r w:rsidR="007C0A0D" w:rsidRPr="00863A8E">
        <w:rPr>
          <w:rStyle w:val="AttributeTok"/>
        </w:rPr>
        <w:t>breaks =</w:t>
      </w:r>
      <w:r w:rsidR="007C0A0D" w:rsidRPr="00863A8E">
        <w:rPr>
          <w:rStyle w:val="NormalTok"/>
        </w:rPr>
        <w:t xml:space="preserve"> </w:t>
      </w:r>
      <w:proofErr w:type="spellStart"/>
      <w:r w:rsidR="007C0A0D" w:rsidRPr="00863A8E">
        <w:rPr>
          <w:rStyle w:val="NormalTok"/>
        </w:rPr>
        <w:t>dist_breaks</w:t>
      </w:r>
      <w:proofErr w:type="spellEnd"/>
      <w:r w:rsidR="007C0A0D" w:rsidRPr="00863A8E">
        <w:rPr>
          <w:rStyle w:val="NormalTok"/>
        </w:rPr>
        <w:t xml:space="preserve">, </w:t>
      </w:r>
      <w:r w:rsidR="007C0A0D" w:rsidRPr="00863A8E">
        <w:rPr>
          <w:rStyle w:val="AttributeTok"/>
        </w:rPr>
        <w:t>labels =</w:t>
      </w:r>
      <w:r w:rsidR="007C0A0D" w:rsidRPr="00863A8E">
        <w:rPr>
          <w:rStyle w:val="NormalTok"/>
        </w:rPr>
        <w:t xml:space="preserve"> </w:t>
      </w:r>
      <w:proofErr w:type="spellStart"/>
      <w:r w:rsidR="007C0A0D" w:rsidRPr="00863A8E">
        <w:rPr>
          <w:rStyle w:val="NormalTok"/>
        </w:rPr>
        <w:t>dist_labels</w:t>
      </w:r>
      <w:proofErr w:type="spellEnd"/>
      <w:r w:rsidR="007C0A0D" w:rsidRPr="00C673E9">
        <w:rPr>
          <w:rStyle w:val="NormalTok"/>
          <w:rFonts w:ascii="Arial" w:hAnsi="Arial" w:cs="Arial"/>
        </w:rPr>
        <w:t>))</w:t>
      </w:r>
      <w:r w:rsidR="007C0A0D" w:rsidRPr="00863A8E">
        <w:rPr>
          <w:rStyle w:val="NormalTok"/>
        </w:rPr>
        <w:t xml:space="preserve"> </w:t>
      </w:r>
      <w:r w:rsidR="007C0A0D" w:rsidRPr="00863A8E">
        <w:rPr>
          <w:rStyle w:val="SpecialCharTok"/>
        </w:rPr>
        <w:t>|&gt;</w:t>
      </w:r>
      <w:r w:rsidR="007C0A0D" w:rsidRPr="00863A8E">
        <w:rPr>
          <w:rStyle w:val="NormalTok"/>
        </w:rPr>
        <w:br/>
      </w:r>
      <w:r w:rsidR="00863A8E">
        <w:rPr>
          <w:rStyle w:val="NormalTok"/>
        </w:rPr>
        <w:t>4</w:t>
      </w:r>
      <w:r w:rsidR="0056723D">
        <w:rPr>
          <w:rStyle w:val="NormalTok"/>
        </w:rPr>
        <w:t xml:space="preserve"> </w:t>
      </w:r>
      <w:r w:rsidR="00863A8E">
        <w:rPr>
          <w:rStyle w:val="NormalTok"/>
        </w:rPr>
        <w:t xml:space="preserve"> </w:t>
      </w:r>
      <w:r w:rsidR="007C0A0D" w:rsidRPr="00E15100">
        <w:rPr>
          <w:rStyle w:val="NormalTok"/>
        </w:rPr>
        <w:t xml:space="preserve">  </w:t>
      </w:r>
      <w:proofErr w:type="spellStart"/>
      <w:r w:rsidR="007C0A0D" w:rsidRPr="00E15100">
        <w:rPr>
          <w:rStyle w:val="NormalTok"/>
        </w:rPr>
        <w:t>d</w:t>
      </w:r>
      <w:r w:rsidR="007C0A0D" w:rsidRPr="00E15100">
        <w:rPr>
          <w:rStyle w:val="FunctionTok"/>
        </w:rPr>
        <w:t>rop_na</w:t>
      </w:r>
      <w:proofErr w:type="spellEnd"/>
      <w:r w:rsidR="007C0A0D" w:rsidRPr="00E15100">
        <w:rPr>
          <w:rStyle w:val="NormalTok"/>
        </w:rPr>
        <w:t>(</w:t>
      </w:r>
      <w:proofErr w:type="spellStart"/>
      <w:r w:rsidR="007C0A0D" w:rsidRPr="00E15100">
        <w:rPr>
          <w:rStyle w:val="NormalTok"/>
        </w:rPr>
        <w:t>Dis_range</w:t>
      </w:r>
      <w:proofErr w:type="spellEnd"/>
      <w:r w:rsidR="007C0A0D" w:rsidRPr="00E15100">
        <w:rPr>
          <w:rStyle w:val="NormalTok"/>
        </w:rPr>
        <w:t>)</w:t>
      </w:r>
      <w:r w:rsidR="007C0A0D" w:rsidRPr="00863A8E">
        <w:rPr>
          <w:rStyle w:val="NormalTok"/>
          <w:color w:val="BFBFBF" w:themeColor="background1" w:themeShade="BF"/>
        </w:rPr>
        <w:t xml:space="preserve"> </w:t>
      </w:r>
      <w:r w:rsidR="007C0A0D" w:rsidRPr="00E15100">
        <w:rPr>
          <w:rStyle w:val="SpecialCharTok"/>
        </w:rPr>
        <w:t>|&gt;</w:t>
      </w:r>
      <w:r w:rsidR="007C0A0D" w:rsidRPr="00E15100">
        <w:rPr>
          <w:rStyle w:val="SpecialCharTok"/>
        </w:rPr>
        <w:br/>
      </w:r>
      <w:r w:rsidR="00863A8E">
        <w:rPr>
          <w:rStyle w:val="NormalTok"/>
        </w:rPr>
        <w:t>5</w:t>
      </w:r>
      <w:r w:rsidR="0056723D">
        <w:rPr>
          <w:rStyle w:val="NormalTok"/>
        </w:rPr>
        <w:t xml:space="preserve"> </w:t>
      </w:r>
      <w:r w:rsidR="00863A8E">
        <w:rPr>
          <w:rStyle w:val="NormalTok"/>
        </w:rPr>
        <w:t xml:space="preserve"> </w:t>
      </w:r>
      <w:r w:rsidR="007C0A0D" w:rsidRPr="00863A8E">
        <w:rPr>
          <w:rStyle w:val="NormalTok"/>
        </w:rPr>
        <w:t xml:space="preserve">  </w:t>
      </w:r>
      <w:proofErr w:type="spellStart"/>
      <w:r w:rsidR="007C0A0D" w:rsidRPr="00863A8E">
        <w:rPr>
          <w:rStyle w:val="FunctionTok"/>
        </w:rPr>
        <w:t>group_by</w:t>
      </w:r>
      <w:proofErr w:type="spellEnd"/>
      <w:r w:rsidR="007C0A0D" w:rsidRPr="00863A8E">
        <w:rPr>
          <w:rStyle w:val="NormalTok"/>
        </w:rPr>
        <w:t>(</w:t>
      </w:r>
      <w:proofErr w:type="spellStart"/>
      <w:r w:rsidR="007C0A0D" w:rsidRPr="00863A8E">
        <w:rPr>
          <w:rStyle w:val="NormalTok"/>
        </w:rPr>
        <w:t>Dis_range</w:t>
      </w:r>
      <w:proofErr w:type="spellEnd"/>
      <w:r w:rsidR="007C0A0D" w:rsidRPr="00863A8E">
        <w:rPr>
          <w:rStyle w:val="NormalTok"/>
        </w:rPr>
        <w:t xml:space="preserve">, </w:t>
      </w:r>
      <w:r w:rsidR="007C0A0D" w:rsidRPr="00863A8E">
        <w:rPr>
          <w:rStyle w:val="AttributeTok"/>
        </w:rPr>
        <w:t>.add =</w:t>
      </w:r>
      <w:r w:rsidR="007C0A0D" w:rsidRPr="00863A8E">
        <w:rPr>
          <w:rStyle w:val="NormalTok"/>
        </w:rPr>
        <w:t xml:space="preserve"> </w:t>
      </w:r>
      <w:r w:rsidR="007C0A0D" w:rsidRPr="00863A8E">
        <w:rPr>
          <w:rStyle w:val="ConstantTok"/>
        </w:rPr>
        <w:t>TRUE</w:t>
      </w:r>
      <w:r w:rsidR="007C0A0D" w:rsidRPr="00863A8E">
        <w:rPr>
          <w:rStyle w:val="NormalTok"/>
        </w:rPr>
        <w:t xml:space="preserve">) </w:t>
      </w:r>
      <w:r w:rsidR="007C0A0D" w:rsidRPr="00863A8E">
        <w:rPr>
          <w:rStyle w:val="SpecialCharTok"/>
        </w:rPr>
        <w:t>|&gt;</w:t>
      </w:r>
      <w:r w:rsidR="007C0A0D" w:rsidRPr="00863A8E">
        <w:br/>
      </w:r>
      <w:r w:rsidR="00863A8E">
        <w:rPr>
          <w:rStyle w:val="NormalTok"/>
        </w:rPr>
        <w:t>6</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FunctionTok"/>
        </w:rPr>
        <w:t>durations</w:t>
      </w:r>
      <w:r w:rsidR="007C0A0D" w:rsidRPr="00863A8E">
        <w:rPr>
          <w:rStyle w:val="NormalTok"/>
        </w:rPr>
        <w:t>(</w:t>
      </w:r>
      <w:proofErr w:type="spellStart"/>
      <w:r w:rsidR="007C0A0D" w:rsidRPr="00863A8E">
        <w:rPr>
          <w:rStyle w:val="NormalTok"/>
        </w:rPr>
        <w:t>Dis</w:t>
      </w:r>
      <w:ins w:id="125" w:author="Johannes Zauner" w:date="2026-04-01T16:18:00Z" w16du:dateUtc="2026-04-01T14:18:00Z">
        <w:r w:rsidR="004B20D7">
          <w:rPr>
            <w:rStyle w:val="NormalTok"/>
          </w:rPr>
          <w:t>_cap</w:t>
        </w:r>
      </w:ins>
      <w:proofErr w:type="spellEnd"/>
      <w:r w:rsidR="007C0A0D" w:rsidRPr="00863A8E">
        <w:rPr>
          <w:rStyle w:val="NormalTok"/>
        </w:rPr>
        <w:t xml:space="preserve">) </w:t>
      </w:r>
      <w:r w:rsidR="007C0A0D" w:rsidRPr="00863A8E">
        <w:rPr>
          <w:rStyle w:val="SpecialCharTok"/>
        </w:rPr>
        <w:t>|&gt;</w:t>
      </w:r>
      <w:r w:rsidR="007C0A0D" w:rsidRPr="00863A8E">
        <w:br/>
      </w:r>
      <w:r w:rsidR="00863A8E">
        <w:rPr>
          <w:rStyle w:val="NormalTok"/>
        </w:rPr>
        <w:t>7</w:t>
      </w:r>
      <w:r w:rsidR="0056723D">
        <w:rPr>
          <w:rStyle w:val="NormalTok"/>
        </w:rPr>
        <w:t xml:space="preserve"> </w:t>
      </w:r>
      <w:r w:rsidR="00863A8E">
        <w:rPr>
          <w:rStyle w:val="NormalTok"/>
        </w:rPr>
        <w:t xml:space="preserve"> </w:t>
      </w:r>
      <w:r w:rsidR="007C0A0D" w:rsidRPr="00863A8E">
        <w:rPr>
          <w:rStyle w:val="NormalTok"/>
        </w:rPr>
        <w:t xml:space="preserve">  </w:t>
      </w:r>
      <w:proofErr w:type="spellStart"/>
      <w:r w:rsidR="007C0A0D" w:rsidRPr="00863A8E">
        <w:rPr>
          <w:rStyle w:val="FunctionTok"/>
        </w:rPr>
        <w:t>pivot_wider</w:t>
      </w:r>
      <w:proofErr w:type="spellEnd"/>
      <w:r w:rsidR="007C0A0D" w:rsidRPr="00863A8E">
        <w:rPr>
          <w:rStyle w:val="NormalTok"/>
        </w:rPr>
        <w:t>(</w:t>
      </w:r>
      <w:proofErr w:type="spellStart"/>
      <w:r w:rsidR="007C0A0D" w:rsidRPr="00863A8E">
        <w:rPr>
          <w:rStyle w:val="AttributeTok"/>
        </w:rPr>
        <w:t>names_from</w:t>
      </w:r>
      <w:proofErr w:type="spellEnd"/>
      <w:r w:rsidR="007C0A0D" w:rsidRPr="00863A8E">
        <w:rPr>
          <w:rStyle w:val="AttributeTok"/>
        </w:rPr>
        <w:t xml:space="preserve"> =</w:t>
      </w:r>
      <w:r w:rsidR="007C0A0D" w:rsidRPr="00863A8E">
        <w:rPr>
          <w:rStyle w:val="NormalTok"/>
        </w:rPr>
        <w:t xml:space="preserve"> </w:t>
      </w:r>
      <w:proofErr w:type="spellStart"/>
      <w:r w:rsidR="007C0A0D" w:rsidRPr="00863A8E">
        <w:rPr>
          <w:rStyle w:val="NormalTok"/>
        </w:rPr>
        <w:t>Dis_range</w:t>
      </w:r>
      <w:proofErr w:type="spellEnd"/>
      <w:r w:rsidR="007C0A0D" w:rsidRPr="00863A8E">
        <w:rPr>
          <w:rStyle w:val="NormalTok"/>
        </w:rPr>
        <w:t xml:space="preserve">, </w:t>
      </w:r>
      <w:proofErr w:type="spellStart"/>
      <w:r w:rsidR="007C0A0D" w:rsidRPr="00863A8E">
        <w:rPr>
          <w:rStyle w:val="AttributeTok"/>
        </w:rPr>
        <w:t>values_from</w:t>
      </w:r>
      <w:proofErr w:type="spellEnd"/>
      <w:r w:rsidR="007C0A0D" w:rsidRPr="00863A8E">
        <w:rPr>
          <w:rStyle w:val="AttributeTok"/>
        </w:rPr>
        <w:t xml:space="preserve"> =</w:t>
      </w:r>
      <w:r w:rsidR="007C0A0D" w:rsidRPr="00863A8E">
        <w:rPr>
          <w:rStyle w:val="NormalTok"/>
        </w:rPr>
        <w:t xml:space="preserve"> duration) </w:t>
      </w:r>
      <w:r w:rsidR="007C0A0D" w:rsidRPr="00863A8E">
        <w:rPr>
          <w:rStyle w:val="SpecialCharTok"/>
        </w:rPr>
        <w:t>|&gt;</w:t>
      </w:r>
      <w:r w:rsidR="007C0A0D" w:rsidRPr="00863A8E">
        <w:rPr>
          <w:rStyle w:val="SpecialCharTok"/>
        </w:rPr>
        <w:br/>
      </w:r>
      <w:r w:rsidR="00863A8E">
        <w:rPr>
          <w:rStyle w:val="NormalTok"/>
          <w:rFonts w:cs="Consolas"/>
        </w:rPr>
        <w:t>8</w:t>
      </w:r>
      <w:r w:rsidR="0056723D">
        <w:rPr>
          <w:rStyle w:val="NormalTok"/>
        </w:rPr>
        <w:t xml:space="preserve"> </w:t>
      </w:r>
      <w:r w:rsidR="00863A8E">
        <w:rPr>
          <w:rStyle w:val="NormalTok"/>
          <w:rFonts w:cs="Consolas"/>
        </w:rPr>
        <w:t xml:space="preserve"> </w:t>
      </w:r>
      <w:r w:rsidR="007C0A0D" w:rsidRPr="00863A8E">
        <w:rPr>
          <w:rStyle w:val="NormalTok"/>
          <w:rFonts w:cs="Consolas"/>
        </w:rPr>
        <w:t xml:space="preserve">  </w:t>
      </w:r>
      <w:r w:rsidR="007C0A0D" w:rsidRPr="00863A8E">
        <w:rPr>
          <w:rStyle w:val="FunctionTok"/>
          <w:rFonts w:cs="Consolas"/>
        </w:rPr>
        <w:t>ungroup</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9</w:t>
      </w:r>
      <w:r w:rsidR="0056723D">
        <w:rPr>
          <w:rStyle w:val="NormalTok"/>
        </w:rPr>
        <w:t xml:space="preserve"> </w:t>
      </w:r>
      <w:r w:rsidR="00863A8E">
        <w:rPr>
          <w:rStyle w:val="NormalTok"/>
          <w:rFonts w:cs="Consolas"/>
        </w:rPr>
        <w:t xml:space="preserve"> </w:t>
      </w:r>
      <w:r w:rsidR="007C0A0D" w:rsidRPr="00863A8E">
        <w:rPr>
          <w:rStyle w:val="NormalTok"/>
          <w:rFonts w:cs="Consolas"/>
        </w:rPr>
        <w:t xml:space="preserve">  </w:t>
      </w:r>
      <w:proofErr w:type="spellStart"/>
      <w:r w:rsidR="007C0A0D" w:rsidRPr="00863A8E">
        <w:rPr>
          <w:rStyle w:val="FunctionTok"/>
          <w:rFonts w:cs="Consolas"/>
        </w:rPr>
        <w:t>mean_daily</w:t>
      </w:r>
      <w:proofErr w:type="spellEnd"/>
      <w:r w:rsidR="007C0A0D" w:rsidRPr="00863A8E">
        <w:rPr>
          <w:rStyle w:val="NormalTok"/>
          <w:rFonts w:cs="Consolas"/>
        </w:rPr>
        <w:t>(</w:t>
      </w:r>
      <w:r w:rsidR="007C0A0D" w:rsidRPr="00863A8E">
        <w:rPr>
          <w:rStyle w:val="AttributeTok"/>
          <w:rFonts w:cs="Consolas"/>
        </w:rPr>
        <w:t>prefix =</w:t>
      </w:r>
      <w:r w:rsidR="007C0A0D" w:rsidRPr="00863A8E">
        <w:rPr>
          <w:rStyle w:val="NormalTok"/>
          <w:rFonts w:cs="Consolas"/>
        </w:rPr>
        <w:t xml:space="preserve"> </w:t>
      </w:r>
      <w:r w:rsidR="007C0A0D" w:rsidRPr="00863A8E">
        <w:rPr>
          <w:rStyle w:val="StringTok"/>
          <w:rFonts w:cs="Consolas"/>
        </w:rPr>
        <w:t>""</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10</w:t>
      </w:r>
      <w:r w:rsidR="0056723D">
        <w:rPr>
          <w:rStyle w:val="NormalTok"/>
        </w:rPr>
        <w:t xml:space="preserve"> </w:t>
      </w:r>
      <w:r w:rsidR="007C0A0D" w:rsidRPr="00863A8E">
        <w:rPr>
          <w:rStyle w:val="NormalTok"/>
          <w:rFonts w:cs="Consolas"/>
        </w:rPr>
        <w:t xml:space="preserve">  </w:t>
      </w:r>
      <w:proofErr w:type="spellStart"/>
      <w:r w:rsidR="007C0A0D" w:rsidRPr="00863A8E">
        <w:rPr>
          <w:rStyle w:val="FunctionTok"/>
          <w:rFonts w:cs="Consolas"/>
        </w:rPr>
        <w:t>pivot_longer</w:t>
      </w:r>
      <w:proofErr w:type="spellEnd"/>
      <w:r w:rsidR="007C0A0D" w:rsidRPr="00863A8E">
        <w:rPr>
          <w:rStyle w:val="NormalTok"/>
          <w:rFonts w:cs="Consolas"/>
        </w:rPr>
        <w:t>(</w:t>
      </w:r>
      <w:r w:rsidR="007C0A0D" w:rsidRPr="00863A8E">
        <w:rPr>
          <w:rStyle w:val="SpecialCharTok"/>
          <w:rFonts w:cs="Consolas"/>
        </w:rPr>
        <w:t>-</w:t>
      </w:r>
      <w:r w:rsidR="007C0A0D" w:rsidRPr="00863A8E">
        <w:rPr>
          <w:rStyle w:val="NormalTok"/>
          <w:rFonts w:cs="Consolas"/>
        </w:rPr>
        <w:t xml:space="preserve">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11</w:t>
      </w:r>
      <w:r w:rsidR="0056723D">
        <w:rPr>
          <w:rStyle w:val="NormalTok"/>
        </w:rPr>
        <w:t xml:space="preserve"> </w:t>
      </w:r>
      <w:r w:rsidR="007C0A0D" w:rsidRPr="00863A8E">
        <w:rPr>
          <w:rStyle w:val="NormalTok"/>
          <w:rFonts w:cs="Consolas"/>
        </w:rPr>
        <w:t xml:space="preserve">  </w:t>
      </w:r>
      <w:proofErr w:type="spellStart"/>
      <w:r w:rsidR="007C0A0D" w:rsidRPr="00863A8E">
        <w:rPr>
          <w:rStyle w:val="FunctionTok"/>
          <w:rFonts w:cs="Consolas"/>
        </w:rPr>
        <w:t>pivot_wider</w:t>
      </w:r>
      <w:proofErr w:type="spellEnd"/>
      <w:r w:rsidR="007C0A0D" w:rsidRPr="00863A8E">
        <w:rPr>
          <w:rStyle w:val="NormalTok"/>
          <w:rFonts w:cs="Consolas"/>
        </w:rPr>
        <w:t>(</w:t>
      </w:r>
      <w:proofErr w:type="spellStart"/>
      <w:r w:rsidR="007C0A0D" w:rsidRPr="00863A8E">
        <w:rPr>
          <w:rStyle w:val="AttributeTok"/>
          <w:rFonts w:cs="Consolas"/>
        </w:rPr>
        <w:t>names_from</w:t>
      </w:r>
      <w:proofErr w:type="spellEnd"/>
      <w:r w:rsidR="007C0A0D" w:rsidRPr="00863A8E">
        <w:rPr>
          <w:rStyle w:val="AttributeTok"/>
          <w:rFonts w:cs="Consolas"/>
        </w:rPr>
        <w:t xml:space="preserve"> =</w:t>
      </w:r>
      <w:r w:rsidR="007C0A0D" w:rsidRPr="00863A8E">
        <w:rPr>
          <w:rStyle w:val="NormalTok"/>
          <w:rFonts w:cs="Consolas"/>
        </w:rPr>
        <w:t xml:space="preserve"> 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12</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mutate</w:t>
      </w:r>
      <w:r w:rsidR="007C0A0D" w:rsidRPr="00863A8E">
        <w:rPr>
          <w:rStyle w:val="NormalTok"/>
          <w:rFonts w:cs="Consolas"/>
        </w:rPr>
        <w:t>(</w:t>
      </w:r>
      <w:r w:rsidR="007C0A0D" w:rsidRPr="00863A8E">
        <w:rPr>
          <w:rStyle w:val="AttributeTok"/>
          <w:rFonts w:cs="Consolas"/>
        </w:rPr>
        <w:t>name =</w:t>
      </w:r>
      <w:r w:rsidR="007C0A0D" w:rsidRPr="00863A8E">
        <w:rPr>
          <w:rStyle w:val="NormalTok"/>
          <w:rFonts w:cs="Consolas"/>
        </w:rPr>
        <w:t xml:space="preserve"> </w:t>
      </w:r>
      <w:r w:rsidR="007C0A0D" w:rsidRPr="00863A8E">
        <w:rPr>
          <w:rStyle w:val="FunctionTok"/>
          <w:rFonts w:cs="Consolas"/>
        </w:rPr>
        <w:t>factor</w:t>
      </w:r>
      <w:r w:rsidR="007C0A0D" w:rsidRPr="00863A8E">
        <w:rPr>
          <w:rStyle w:val="NormalTok"/>
          <w:rFonts w:cs="Consolas"/>
        </w:rPr>
        <w:t xml:space="preserve">(name, </w:t>
      </w:r>
      <w:r w:rsidR="007C0A0D" w:rsidRPr="00863A8E">
        <w:rPr>
          <w:rStyle w:val="AttributeTok"/>
          <w:rFonts w:cs="Consolas"/>
        </w:rPr>
        <w:t>levels =</w:t>
      </w:r>
      <w:r w:rsidR="007C0A0D" w:rsidRPr="00863A8E">
        <w:rPr>
          <w:rStyle w:val="NormalTok"/>
          <w:rFonts w:cs="Consolas"/>
        </w:rPr>
        <w:t xml:space="preserve"> </w:t>
      </w:r>
      <w:r w:rsidR="007C0A0D" w:rsidRPr="00863A8E">
        <w:rPr>
          <w:rStyle w:val="FunctionTok"/>
          <w:rFonts w:cs="Consolas"/>
        </w:rPr>
        <w:t>rev</w:t>
      </w:r>
      <w:r w:rsidR="007C0A0D" w:rsidRPr="00863A8E">
        <w:rPr>
          <w:rStyle w:val="NormalTok"/>
          <w:rFonts w:cs="Consolas"/>
        </w:rPr>
        <w:t>(</w:t>
      </w:r>
      <w:proofErr w:type="spellStart"/>
      <w:r w:rsidR="007C0A0D" w:rsidRPr="00863A8E">
        <w:rPr>
          <w:rStyle w:val="NormalTok"/>
          <w:rFonts w:cs="Consolas"/>
        </w:rPr>
        <w:t>dist_labels</w:t>
      </w:r>
      <w:proofErr w:type="spellEnd"/>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13</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arrange</w:t>
      </w:r>
      <w:r w:rsidR="007C0A0D" w:rsidRPr="00863A8E">
        <w:rPr>
          <w:rStyle w:val="NormalTok"/>
          <w:rFonts w:cs="Consolas"/>
        </w:rPr>
        <w:t xml:space="preserve">(name)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14</w:t>
      </w:r>
      <w:r w:rsidR="0056723D">
        <w:rPr>
          <w:rStyle w:val="NormalTok"/>
        </w:rPr>
        <w:t xml:space="preserve"> </w:t>
      </w:r>
      <w:r w:rsidR="007C0A0D" w:rsidRPr="00863A8E">
        <w:rPr>
          <w:rStyle w:val="NormalTok"/>
          <w:rFonts w:cs="Consolas"/>
        </w:rPr>
        <w:t xml:space="preserve">  </w:t>
      </w:r>
      <w:proofErr w:type="spellStart"/>
      <w:r w:rsidR="007C0A0D" w:rsidRPr="00863A8E">
        <w:rPr>
          <w:rStyle w:val="FunctionTok"/>
          <w:rFonts w:cs="Consolas"/>
        </w:rPr>
        <w:t>gt</w:t>
      </w:r>
      <w:proofErr w:type="spellEnd"/>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sidRPr="00E15100">
        <w:rPr>
          <w:rStyle w:val="NormalTok"/>
          <w:rFonts w:cs="Consolas"/>
        </w:rPr>
        <w:t>15</w:t>
      </w:r>
      <w:r w:rsidR="0056723D">
        <w:rPr>
          <w:rStyle w:val="NormalTok"/>
        </w:rPr>
        <w:t xml:space="preserve"> </w:t>
      </w:r>
      <w:r w:rsidR="007C0A0D" w:rsidRPr="00E15100">
        <w:rPr>
          <w:rStyle w:val="FunctionTok"/>
        </w:rPr>
        <w:t xml:space="preserve">  </w:t>
      </w:r>
      <w:proofErr w:type="spellStart"/>
      <w:r w:rsidR="007C0A0D" w:rsidRPr="00E15100">
        <w:rPr>
          <w:rStyle w:val="FunctionTok"/>
          <w:rFonts w:cs="Consolas"/>
        </w:rPr>
        <w:t>fmt_duration</w:t>
      </w:r>
      <w:proofErr w:type="spellEnd"/>
      <w:r w:rsidR="007C0A0D" w:rsidRPr="00863A8E">
        <w:rPr>
          <w:rStyle w:val="NormalTok"/>
          <w:rFonts w:cs="Consolas"/>
        </w:rPr>
        <w:t>(</w:t>
      </w:r>
      <w:proofErr w:type="spellStart"/>
      <w:r w:rsidR="007C0A0D" w:rsidRPr="00E15100">
        <w:rPr>
          <w:rStyle w:val="AttributeTok"/>
          <w:rFonts w:cs="Consolas"/>
        </w:rPr>
        <w:t>input_units</w:t>
      </w:r>
      <w:proofErr w:type="spellEnd"/>
      <w:r w:rsidR="007C0A0D" w:rsidRPr="00E15100">
        <w:rPr>
          <w:rStyle w:val="AttributeTok"/>
          <w:rFonts w:cs="Consolas"/>
        </w:rPr>
        <w:t xml:space="preserve"> =</w:t>
      </w:r>
      <w:r w:rsidR="007C0A0D" w:rsidRPr="00863A8E">
        <w:rPr>
          <w:rStyle w:val="NormalTok"/>
          <w:rFonts w:cs="Consolas"/>
          <w:color w:val="BFBFBF" w:themeColor="background1" w:themeShade="BF"/>
        </w:rPr>
        <w:t xml:space="preserve"> </w:t>
      </w:r>
      <w:r w:rsidR="007C0A0D" w:rsidRPr="00E15100">
        <w:rPr>
          <w:rStyle w:val="StringTok"/>
          <w:rFonts w:cs="Consolas"/>
        </w:rPr>
        <w:t>"seconds"</w:t>
      </w:r>
      <w:r w:rsidR="007C0A0D" w:rsidRPr="00863A8E">
        <w:rPr>
          <w:rStyle w:val="NormalTok"/>
          <w:rFonts w:cs="Consolas"/>
          <w:color w:val="BFBFBF" w:themeColor="background1" w:themeShade="BF"/>
        </w:rPr>
        <w:t xml:space="preserve">, </w:t>
      </w:r>
      <w:proofErr w:type="spellStart"/>
      <w:r w:rsidR="007C0A0D" w:rsidRPr="00E15100">
        <w:rPr>
          <w:rStyle w:val="AttributeTok"/>
          <w:rFonts w:cs="Consolas"/>
        </w:rPr>
        <w:t>output_units</w:t>
      </w:r>
      <w:proofErr w:type="spellEnd"/>
      <w:r w:rsidR="007C0A0D" w:rsidRPr="00E15100">
        <w:rPr>
          <w:rStyle w:val="AttributeTok"/>
          <w:rFonts w:cs="Consolas"/>
        </w:rPr>
        <w:t xml:space="preserve"> =</w:t>
      </w:r>
      <w:r w:rsidR="007C0A0D" w:rsidRPr="00863A8E">
        <w:rPr>
          <w:rStyle w:val="NormalTok"/>
          <w:rFonts w:cs="Consolas"/>
          <w:color w:val="BFBFBF" w:themeColor="background1" w:themeShade="BF"/>
        </w:rPr>
        <w:t xml:space="preserve"> </w:t>
      </w:r>
      <w:r w:rsidR="007C0A0D" w:rsidRPr="00E15100">
        <w:rPr>
          <w:rStyle w:val="StringTok"/>
          <w:rFonts w:cs="Consolas"/>
        </w:rPr>
        <w:t>"minutes</w:t>
      </w:r>
      <w:r w:rsidR="007C0A0D" w:rsidRPr="00863A8E">
        <w:rPr>
          <w:rStyle w:val="StringTok"/>
          <w:rFonts w:cs="Consolas"/>
        </w:rPr>
        <w:t>"</w:t>
      </w:r>
      <w:r w:rsidR="007C0A0D" w:rsidRPr="00AC1D93">
        <w:rPr>
          <w:rStyle w:val="NormalTok"/>
          <w:rFonts w:cs="Consolas"/>
        </w:rPr>
        <w:t>)</w:t>
      </w:r>
    </w:p>
    <w:bookmarkEnd w:id="123"/>
    <w:p w14:paraId="12811213" w14:textId="02D739E5" w:rsidR="007C0A0D" w:rsidRPr="005A2EDF" w:rsidRDefault="007C0A0D" w:rsidP="00C86C21">
      <w:pPr>
        <w:pStyle w:val="DefinitionTerm"/>
        <w:rPr>
          <w:bCs/>
        </w:rPr>
      </w:pPr>
      <w:r w:rsidRPr="00C673E9">
        <w:rPr>
          <w:rFonts w:ascii="Arial" w:hAnsi="Arial" w:cs="Arial"/>
        </w:rPr>
        <w:t>Line 2</w:t>
      </w:r>
      <w:r w:rsidR="00AC1D93">
        <w:rPr>
          <w:rFonts w:ascii="Arial" w:hAnsi="Arial" w:cs="Arial"/>
        </w:rPr>
        <w:t>-3</w:t>
      </w:r>
      <w:r w:rsidR="003E211A">
        <w:rPr>
          <w:rFonts w:ascii="Arial" w:hAnsi="Arial" w:cs="Arial"/>
        </w:rPr>
        <w:t xml:space="preserve"> </w:t>
      </w:r>
      <w:r w:rsidRPr="00C86C21">
        <w:rPr>
          <w:b w:val="0"/>
          <w:bCs/>
        </w:rPr>
        <w:t>Categorize distances</w:t>
      </w:r>
    </w:p>
    <w:p w14:paraId="7E1639D0" w14:textId="1BAD34C4" w:rsidR="007C0A0D" w:rsidRPr="005A2EDF" w:rsidRDefault="007C0A0D" w:rsidP="00C86C21">
      <w:pPr>
        <w:pStyle w:val="DefinitionTerm"/>
        <w:rPr>
          <w:bCs/>
        </w:rPr>
      </w:pPr>
      <w:r w:rsidRPr="00C673E9">
        <w:rPr>
          <w:rFonts w:ascii="Arial" w:hAnsi="Arial" w:cs="Arial"/>
        </w:rPr>
        <w:t xml:space="preserve">Line </w:t>
      </w:r>
      <w:r w:rsidR="00AC1D93">
        <w:rPr>
          <w:rFonts w:ascii="Arial" w:hAnsi="Arial" w:cs="Arial"/>
        </w:rPr>
        <w:t>4</w:t>
      </w:r>
      <w:r w:rsidR="003E211A">
        <w:rPr>
          <w:rFonts w:ascii="Arial" w:hAnsi="Arial" w:cs="Arial"/>
        </w:rPr>
        <w:t xml:space="preserve"> </w:t>
      </w:r>
      <w:r w:rsidRPr="00C86C21">
        <w:rPr>
          <w:b w:val="0"/>
          <w:bCs/>
        </w:rPr>
        <w:t>Remove intervals with no data</w:t>
      </w:r>
    </w:p>
    <w:p w14:paraId="75A42205" w14:textId="1F941657"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5</w:t>
      </w:r>
      <w:r w:rsidR="003E211A">
        <w:rPr>
          <w:rFonts w:ascii="Arial" w:hAnsi="Arial" w:cs="Arial"/>
        </w:rPr>
        <w:t xml:space="preserve"> </w:t>
      </w:r>
      <w:r w:rsidRPr="00C86C21">
        <w:rPr>
          <w:b w:val="0"/>
          <w:bCs/>
        </w:rPr>
        <w:t>Group by distance range (in addition to the date)</w:t>
      </w:r>
    </w:p>
    <w:p w14:paraId="5EC7CE8D" w14:textId="523F60AB"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6</w:t>
      </w:r>
      <w:r w:rsidR="003E211A">
        <w:rPr>
          <w:rFonts w:ascii="Arial" w:hAnsi="Arial" w:cs="Arial"/>
        </w:rPr>
        <w:t xml:space="preserve"> </w:t>
      </w:r>
      <w:r w:rsidRPr="00C86C21">
        <w:rPr>
          <w:b w:val="0"/>
          <w:bCs/>
        </w:rPr>
        <w:t>Duration per range per day</w:t>
      </w:r>
    </w:p>
    <w:p w14:paraId="25FE522E" w14:textId="2A347604"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7</w:t>
      </w:r>
      <w:r w:rsidR="003E211A">
        <w:rPr>
          <w:rFonts w:ascii="Arial" w:hAnsi="Arial" w:cs="Arial"/>
        </w:rPr>
        <w:t xml:space="preserve"> </w:t>
      </w:r>
      <w:r w:rsidRPr="00C86C21">
        <w:rPr>
          <w:b w:val="0"/>
          <w:bCs/>
        </w:rPr>
        <w:t>Pivot data from long to wide format (ranges as columns)</w:t>
      </w:r>
    </w:p>
    <w:p w14:paraId="2022AFCB" w14:textId="55E5A138" w:rsidR="007C0A0D" w:rsidRDefault="007C0A0D" w:rsidP="003E211A">
      <w:pPr>
        <w:pStyle w:val="DefinitionTerm"/>
        <w:rPr>
          <w:b w:val="0"/>
          <w:bCs/>
        </w:rPr>
      </w:pPr>
      <w:r w:rsidRPr="00C673E9">
        <w:rPr>
          <w:rFonts w:ascii="Arial" w:hAnsi="Arial" w:cs="Arial"/>
        </w:rPr>
        <w:t>Line 1</w:t>
      </w:r>
      <w:r w:rsidR="0048453C">
        <w:rPr>
          <w:rFonts w:ascii="Arial" w:hAnsi="Arial" w:cs="Arial"/>
        </w:rPr>
        <w:t>5</w:t>
      </w:r>
      <w:r w:rsidR="003E211A">
        <w:rPr>
          <w:rFonts w:ascii="Arial" w:hAnsi="Arial" w:cs="Arial"/>
        </w:rPr>
        <w:t xml:space="preserve"> </w:t>
      </w:r>
      <w:r w:rsidRPr="00C86C21">
        <w:rPr>
          <w:b w:val="0"/>
          <w:bCs/>
        </w:rPr>
        <w:t>Convert seconds to minutes</w:t>
      </w:r>
    </w:p>
    <w:p w14:paraId="79D5CC6B" w14:textId="77777777" w:rsidR="003E211A" w:rsidRPr="003E211A" w:rsidRDefault="003E211A"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3"/>
        <w:gridCol w:w="2253"/>
        <w:gridCol w:w="2253"/>
        <w:tblGridChange w:id="126">
          <w:tblGrid>
            <w:gridCol w:w="2252"/>
            <w:gridCol w:w="2253"/>
            <w:gridCol w:w="2253"/>
            <w:gridCol w:w="2253"/>
          </w:tblGrid>
        </w:tblGridChange>
      </w:tblGrid>
      <w:tr w:rsidR="00E7188B" w14:paraId="571AB554" w14:textId="77777777" w:rsidTr="0047611C">
        <w:tc>
          <w:tcPr>
            <w:tcW w:w="2252" w:type="dxa"/>
            <w:tcBorders>
              <w:bottom w:val="single" w:sz="4" w:space="0" w:color="auto"/>
            </w:tcBorders>
            <w:vAlign w:val="bottom"/>
          </w:tcPr>
          <w:p w14:paraId="7F170F63" w14:textId="77777777" w:rsidR="00E7188B" w:rsidRPr="00357B54" w:rsidRDefault="00E7188B" w:rsidP="0047611C">
            <w:pPr>
              <w:rPr>
                <w:sz w:val="20"/>
                <w:szCs w:val="20"/>
              </w:rPr>
            </w:pPr>
          </w:p>
        </w:tc>
        <w:tc>
          <w:tcPr>
            <w:tcW w:w="2253" w:type="dxa"/>
            <w:tcBorders>
              <w:bottom w:val="single" w:sz="4" w:space="0" w:color="auto"/>
            </w:tcBorders>
            <w:vAlign w:val="bottom"/>
          </w:tcPr>
          <w:p w14:paraId="32B6566E" w14:textId="77777777" w:rsidR="00E7188B" w:rsidRPr="00357B54" w:rsidRDefault="00E7188B" w:rsidP="0047611C">
            <w:pPr>
              <w:jc w:val="center"/>
              <w:rPr>
                <w:b/>
                <w:bCs/>
                <w:sz w:val="20"/>
                <w:szCs w:val="20"/>
              </w:rPr>
            </w:pPr>
            <w:r w:rsidRPr="00357B54">
              <w:rPr>
                <w:b/>
                <w:bCs/>
                <w:sz w:val="20"/>
                <w:szCs w:val="20"/>
              </w:rPr>
              <w:t>Mean daily</w:t>
            </w:r>
          </w:p>
        </w:tc>
        <w:tc>
          <w:tcPr>
            <w:tcW w:w="2253" w:type="dxa"/>
            <w:tcBorders>
              <w:bottom w:val="single" w:sz="4" w:space="0" w:color="auto"/>
            </w:tcBorders>
            <w:vAlign w:val="bottom"/>
          </w:tcPr>
          <w:p w14:paraId="181E9168" w14:textId="77777777" w:rsidR="00E7188B" w:rsidRPr="00357B54" w:rsidRDefault="00E7188B" w:rsidP="0047611C">
            <w:pPr>
              <w:jc w:val="center"/>
              <w:rPr>
                <w:b/>
                <w:bCs/>
                <w:sz w:val="20"/>
                <w:szCs w:val="20"/>
              </w:rPr>
            </w:pPr>
            <w:r w:rsidRPr="00357B54">
              <w:rPr>
                <w:b/>
                <w:bCs/>
                <w:sz w:val="20"/>
                <w:szCs w:val="20"/>
              </w:rPr>
              <w:t>Weekday</w:t>
            </w:r>
          </w:p>
        </w:tc>
        <w:tc>
          <w:tcPr>
            <w:tcW w:w="2253" w:type="dxa"/>
            <w:tcBorders>
              <w:bottom w:val="single" w:sz="4" w:space="0" w:color="auto"/>
            </w:tcBorders>
            <w:vAlign w:val="bottom"/>
          </w:tcPr>
          <w:p w14:paraId="67BCF548" w14:textId="77777777" w:rsidR="00E7188B" w:rsidRPr="00357B54" w:rsidRDefault="00E7188B" w:rsidP="0047611C">
            <w:pPr>
              <w:jc w:val="center"/>
              <w:rPr>
                <w:b/>
                <w:bCs/>
                <w:sz w:val="20"/>
                <w:szCs w:val="20"/>
              </w:rPr>
            </w:pPr>
            <w:r w:rsidRPr="00357B54">
              <w:rPr>
                <w:b/>
                <w:bCs/>
                <w:sz w:val="20"/>
                <w:szCs w:val="20"/>
              </w:rPr>
              <w:t>Weekend</w:t>
            </w:r>
          </w:p>
        </w:tc>
      </w:tr>
      <w:tr w:rsidR="002D16B0" w14:paraId="1D98F2AF"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2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tcBorders>
              <w:top w:val="single" w:sz="4" w:space="0" w:color="auto"/>
            </w:tcBorders>
            <w:vAlign w:val="center"/>
            <w:tcPrChange w:id="128" w:author="Johannes Zauner" w:date="2026-04-01T16:19:00Z" w16du:dateUtc="2026-04-01T14:19:00Z">
              <w:tcPr>
                <w:tcW w:w="2252" w:type="dxa"/>
                <w:tcBorders>
                  <w:top w:val="single" w:sz="4" w:space="0" w:color="auto"/>
                </w:tcBorders>
                <w:vAlign w:val="center"/>
              </w:tcPr>
            </w:tcPrChange>
          </w:tcPr>
          <w:p w14:paraId="36AB401E" w14:textId="77777777" w:rsidR="002D16B0" w:rsidRPr="00357B54" w:rsidRDefault="002D16B0" w:rsidP="002D16B0">
            <w:pPr>
              <w:rPr>
                <w:sz w:val="20"/>
                <w:szCs w:val="20"/>
              </w:rPr>
            </w:pPr>
            <w:r w:rsidRPr="00357B54">
              <w:rPr>
                <w:sz w:val="20"/>
                <w:szCs w:val="20"/>
              </w:rPr>
              <w:t>Far</w:t>
            </w:r>
          </w:p>
        </w:tc>
        <w:tc>
          <w:tcPr>
            <w:tcW w:w="2253" w:type="dxa"/>
            <w:tcBorders>
              <w:top w:val="single" w:sz="4" w:space="0" w:color="auto"/>
            </w:tcBorders>
            <w:tcPrChange w:id="129" w:author="Johannes Zauner" w:date="2026-04-01T16:19:00Z" w16du:dateUtc="2026-04-01T14:19:00Z">
              <w:tcPr>
                <w:tcW w:w="2253" w:type="dxa"/>
                <w:tcBorders>
                  <w:top w:val="single" w:sz="4" w:space="0" w:color="auto"/>
                </w:tcBorders>
                <w:vAlign w:val="center"/>
              </w:tcPr>
            </w:tcPrChange>
          </w:tcPr>
          <w:p w14:paraId="62C78840" w14:textId="43667E3C" w:rsidR="002D16B0" w:rsidRPr="002D16B0" w:rsidRDefault="002D16B0" w:rsidP="002D16B0">
            <w:pPr>
              <w:jc w:val="center"/>
              <w:rPr>
                <w:rFonts w:ascii="Arial" w:hAnsi="Arial" w:cs="Arial"/>
                <w:sz w:val="20"/>
                <w:szCs w:val="20"/>
                <w:rPrChange w:id="130" w:author="Johannes Zauner" w:date="2026-04-01T16:19:00Z" w16du:dateUtc="2026-04-01T14:19:00Z">
                  <w:rPr>
                    <w:sz w:val="20"/>
                    <w:szCs w:val="20"/>
                  </w:rPr>
                </w:rPrChange>
              </w:rPr>
            </w:pPr>
            <w:ins w:id="131" w:author="Johannes Zauner" w:date="2026-04-01T16:19:00Z" w16du:dateUtc="2026-04-01T14:19:00Z">
              <w:r w:rsidRPr="002D16B0">
                <w:rPr>
                  <w:rFonts w:ascii="Arial" w:hAnsi="Arial" w:cs="Arial"/>
                  <w:sz w:val="20"/>
                  <w:rPrChange w:id="132" w:author="Johannes Zauner" w:date="2026-04-01T16:19:00Z" w16du:dateUtc="2026-04-01T14:19:00Z">
                    <w:rPr>
                      <w:rFonts w:ascii="Calibri" w:hAnsi="Calibri"/>
                      <w:sz w:val="20"/>
                    </w:rPr>
                  </w:rPrChange>
                </w:rPr>
                <w:t>136m</w:t>
              </w:r>
            </w:ins>
            <w:del w:id="133" w:author="Johannes Zauner" w:date="2026-04-01T16:19:00Z" w16du:dateUtc="2026-04-01T14:19:00Z">
              <w:r w:rsidRPr="002D16B0" w:rsidDel="002237A8">
                <w:rPr>
                  <w:rFonts w:ascii="Arial" w:hAnsi="Arial" w:cs="Arial"/>
                  <w:sz w:val="20"/>
                  <w:szCs w:val="20"/>
                  <w:rPrChange w:id="134" w:author="Johannes Zauner" w:date="2026-04-01T16:19:00Z" w16du:dateUtc="2026-04-01T14:19:00Z">
                    <w:rPr>
                      <w:sz w:val="20"/>
                      <w:szCs w:val="20"/>
                    </w:rPr>
                  </w:rPrChange>
                </w:rPr>
                <w:delText>16m</w:delText>
              </w:r>
            </w:del>
          </w:p>
        </w:tc>
        <w:tc>
          <w:tcPr>
            <w:tcW w:w="2253" w:type="dxa"/>
            <w:tcBorders>
              <w:top w:val="single" w:sz="4" w:space="0" w:color="auto"/>
            </w:tcBorders>
            <w:tcPrChange w:id="135" w:author="Johannes Zauner" w:date="2026-04-01T16:19:00Z" w16du:dateUtc="2026-04-01T14:19:00Z">
              <w:tcPr>
                <w:tcW w:w="2253" w:type="dxa"/>
                <w:tcBorders>
                  <w:top w:val="single" w:sz="4" w:space="0" w:color="auto"/>
                </w:tcBorders>
                <w:vAlign w:val="center"/>
              </w:tcPr>
            </w:tcPrChange>
          </w:tcPr>
          <w:p w14:paraId="1BC2F8C9" w14:textId="47525556" w:rsidR="002D16B0" w:rsidRPr="002D16B0" w:rsidRDefault="002D16B0" w:rsidP="002D16B0">
            <w:pPr>
              <w:jc w:val="center"/>
              <w:rPr>
                <w:rFonts w:ascii="Arial" w:hAnsi="Arial" w:cs="Arial"/>
                <w:sz w:val="20"/>
                <w:szCs w:val="20"/>
                <w:rPrChange w:id="136" w:author="Johannes Zauner" w:date="2026-04-01T16:19:00Z" w16du:dateUtc="2026-04-01T14:19:00Z">
                  <w:rPr>
                    <w:sz w:val="20"/>
                    <w:szCs w:val="20"/>
                  </w:rPr>
                </w:rPrChange>
              </w:rPr>
            </w:pPr>
            <w:ins w:id="137" w:author="Johannes Zauner" w:date="2026-04-01T16:19:00Z" w16du:dateUtc="2026-04-01T14:19:00Z">
              <w:r w:rsidRPr="002D16B0">
                <w:rPr>
                  <w:rFonts w:ascii="Arial" w:hAnsi="Arial" w:cs="Arial"/>
                  <w:sz w:val="20"/>
                  <w:rPrChange w:id="138" w:author="Johannes Zauner" w:date="2026-04-01T16:19:00Z" w16du:dateUtc="2026-04-01T14:19:00Z">
                    <w:rPr>
                      <w:rFonts w:ascii="Calibri" w:hAnsi="Calibri"/>
                      <w:sz w:val="20"/>
                    </w:rPr>
                  </w:rPrChange>
                </w:rPr>
                <w:t>157m</w:t>
              </w:r>
            </w:ins>
            <w:del w:id="139" w:author="Johannes Zauner" w:date="2026-04-01T16:19:00Z" w16du:dateUtc="2026-04-01T14:19:00Z">
              <w:r w:rsidRPr="002D16B0" w:rsidDel="002237A8">
                <w:rPr>
                  <w:rFonts w:ascii="Arial" w:hAnsi="Arial" w:cs="Arial"/>
                  <w:sz w:val="20"/>
                  <w:szCs w:val="20"/>
                  <w:rPrChange w:id="140" w:author="Johannes Zauner" w:date="2026-04-01T16:19:00Z" w16du:dateUtc="2026-04-01T14:19:00Z">
                    <w:rPr>
                      <w:sz w:val="20"/>
                      <w:szCs w:val="20"/>
                    </w:rPr>
                  </w:rPrChange>
                </w:rPr>
                <w:delText>20m</w:delText>
              </w:r>
            </w:del>
          </w:p>
        </w:tc>
        <w:tc>
          <w:tcPr>
            <w:tcW w:w="2253" w:type="dxa"/>
            <w:tcBorders>
              <w:top w:val="single" w:sz="4" w:space="0" w:color="auto"/>
            </w:tcBorders>
            <w:tcPrChange w:id="141" w:author="Johannes Zauner" w:date="2026-04-01T16:19:00Z" w16du:dateUtc="2026-04-01T14:19:00Z">
              <w:tcPr>
                <w:tcW w:w="2253" w:type="dxa"/>
                <w:tcBorders>
                  <w:top w:val="single" w:sz="4" w:space="0" w:color="auto"/>
                </w:tcBorders>
                <w:vAlign w:val="center"/>
              </w:tcPr>
            </w:tcPrChange>
          </w:tcPr>
          <w:p w14:paraId="21CF0253" w14:textId="79C912B1" w:rsidR="002D16B0" w:rsidRPr="002D16B0" w:rsidRDefault="002D16B0" w:rsidP="002D16B0">
            <w:pPr>
              <w:jc w:val="center"/>
              <w:rPr>
                <w:rFonts w:ascii="Arial" w:hAnsi="Arial" w:cs="Arial"/>
                <w:sz w:val="20"/>
                <w:szCs w:val="20"/>
                <w:rPrChange w:id="142" w:author="Johannes Zauner" w:date="2026-04-01T16:19:00Z" w16du:dateUtc="2026-04-01T14:19:00Z">
                  <w:rPr>
                    <w:sz w:val="20"/>
                    <w:szCs w:val="20"/>
                  </w:rPr>
                </w:rPrChange>
              </w:rPr>
            </w:pPr>
            <w:ins w:id="143" w:author="Johannes Zauner" w:date="2026-04-01T16:19:00Z" w16du:dateUtc="2026-04-01T14:19:00Z">
              <w:r w:rsidRPr="002D16B0">
                <w:rPr>
                  <w:rFonts w:ascii="Arial" w:hAnsi="Arial" w:cs="Arial"/>
                  <w:sz w:val="20"/>
                  <w:rPrChange w:id="144" w:author="Johannes Zauner" w:date="2026-04-01T16:19:00Z" w16du:dateUtc="2026-04-01T14:19:00Z">
                    <w:rPr>
                      <w:rFonts w:ascii="Calibri" w:hAnsi="Calibri"/>
                      <w:sz w:val="20"/>
                    </w:rPr>
                  </w:rPrChange>
                </w:rPr>
                <w:t>83m</w:t>
              </w:r>
            </w:ins>
            <w:del w:id="145" w:author="Johannes Zauner" w:date="2026-04-01T16:19:00Z" w16du:dateUtc="2026-04-01T14:19:00Z">
              <w:r w:rsidRPr="002D16B0" w:rsidDel="002237A8">
                <w:rPr>
                  <w:rFonts w:ascii="Arial" w:hAnsi="Arial" w:cs="Arial"/>
                  <w:sz w:val="20"/>
                  <w:szCs w:val="20"/>
                  <w:rPrChange w:id="146" w:author="Johannes Zauner" w:date="2026-04-01T16:19:00Z" w16du:dateUtc="2026-04-01T14:19:00Z">
                    <w:rPr>
                      <w:sz w:val="20"/>
                      <w:szCs w:val="20"/>
                    </w:rPr>
                  </w:rPrChange>
                </w:rPr>
                <w:delText>5m</w:delText>
              </w:r>
            </w:del>
          </w:p>
        </w:tc>
      </w:tr>
      <w:tr w:rsidR="002D16B0" w14:paraId="0353AFA4"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4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148" w:author="Johannes Zauner" w:date="2026-04-01T16:19:00Z" w16du:dateUtc="2026-04-01T14:19:00Z">
              <w:tcPr>
                <w:tcW w:w="2252" w:type="dxa"/>
                <w:vAlign w:val="center"/>
              </w:tcPr>
            </w:tcPrChange>
          </w:tcPr>
          <w:p w14:paraId="0FA2F6D3" w14:textId="77777777" w:rsidR="002D16B0" w:rsidRPr="00357B54" w:rsidRDefault="002D16B0" w:rsidP="002D16B0">
            <w:pPr>
              <w:rPr>
                <w:sz w:val="20"/>
                <w:szCs w:val="20"/>
              </w:rPr>
            </w:pPr>
            <w:r w:rsidRPr="00357B54">
              <w:rPr>
                <w:sz w:val="20"/>
                <w:szCs w:val="20"/>
              </w:rPr>
              <w:t>Far intermediate</w:t>
            </w:r>
          </w:p>
        </w:tc>
        <w:tc>
          <w:tcPr>
            <w:tcW w:w="2253" w:type="dxa"/>
            <w:tcPrChange w:id="149" w:author="Johannes Zauner" w:date="2026-04-01T16:19:00Z" w16du:dateUtc="2026-04-01T14:19:00Z">
              <w:tcPr>
                <w:tcW w:w="2253" w:type="dxa"/>
                <w:vAlign w:val="center"/>
              </w:tcPr>
            </w:tcPrChange>
          </w:tcPr>
          <w:p w14:paraId="79E3A88F" w14:textId="56916AB6" w:rsidR="002D16B0" w:rsidRPr="002D16B0" w:rsidRDefault="002D16B0" w:rsidP="002D16B0">
            <w:pPr>
              <w:jc w:val="center"/>
              <w:rPr>
                <w:rFonts w:ascii="Arial" w:hAnsi="Arial" w:cs="Arial"/>
                <w:sz w:val="20"/>
                <w:szCs w:val="20"/>
                <w:rPrChange w:id="150" w:author="Johannes Zauner" w:date="2026-04-01T16:19:00Z" w16du:dateUtc="2026-04-01T14:19:00Z">
                  <w:rPr>
                    <w:sz w:val="20"/>
                    <w:szCs w:val="20"/>
                  </w:rPr>
                </w:rPrChange>
              </w:rPr>
            </w:pPr>
            <w:ins w:id="151" w:author="Johannes Zauner" w:date="2026-04-01T16:19:00Z" w16du:dateUtc="2026-04-01T14:19:00Z">
              <w:r w:rsidRPr="002D16B0">
                <w:rPr>
                  <w:rFonts w:ascii="Arial" w:hAnsi="Arial" w:cs="Arial"/>
                  <w:sz w:val="20"/>
                  <w:rPrChange w:id="152" w:author="Johannes Zauner" w:date="2026-04-01T16:19:00Z" w16du:dateUtc="2026-04-01T14:19:00Z">
                    <w:rPr>
                      <w:rFonts w:ascii="Calibri" w:hAnsi="Calibri"/>
                      <w:sz w:val="20"/>
                    </w:rPr>
                  </w:rPrChange>
                </w:rPr>
                <w:t>17m</w:t>
              </w:r>
            </w:ins>
            <w:del w:id="153" w:author="Johannes Zauner" w:date="2026-04-01T16:19:00Z" w16du:dateUtc="2026-04-01T14:19:00Z">
              <w:r w:rsidRPr="002D16B0" w:rsidDel="002237A8">
                <w:rPr>
                  <w:rFonts w:ascii="Arial" w:hAnsi="Arial" w:cs="Arial"/>
                  <w:sz w:val="20"/>
                  <w:szCs w:val="20"/>
                  <w:rPrChange w:id="154" w:author="Johannes Zauner" w:date="2026-04-01T16:19:00Z" w16du:dateUtc="2026-04-01T14:19:00Z">
                    <w:rPr>
                      <w:sz w:val="20"/>
                      <w:szCs w:val="20"/>
                    </w:rPr>
                  </w:rPrChange>
                </w:rPr>
                <w:delText>11m</w:delText>
              </w:r>
            </w:del>
          </w:p>
        </w:tc>
        <w:tc>
          <w:tcPr>
            <w:tcW w:w="2253" w:type="dxa"/>
            <w:tcPrChange w:id="155" w:author="Johannes Zauner" w:date="2026-04-01T16:19:00Z" w16du:dateUtc="2026-04-01T14:19:00Z">
              <w:tcPr>
                <w:tcW w:w="2253" w:type="dxa"/>
                <w:vAlign w:val="center"/>
              </w:tcPr>
            </w:tcPrChange>
          </w:tcPr>
          <w:p w14:paraId="2DC660B9" w14:textId="587392AA" w:rsidR="002D16B0" w:rsidRPr="002D16B0" w:rsidRDefault="002D16B0" w:rsidP="002D16B0">
            <w:pPr>
              <w:jc w:val="center"/>
              <w:rPr>
                <w:rFonts w:ascii="Arial" w:hAnsi="Arial" w:cs="Arial"/>
                <w:sz w:val="20"/>
                <w:szCs w:val="20"/>
                <w:rPrChange w:id="156" w:author="Johannes Zauner" w:date="2026-04-01T16:19:00Z" w16du:dateUtc="2026-04-01T14:19:00Z">
                  <w:rPr>
                    <w:sz w:val="20"/>
                    <w:szCs w:val="20"/>
                  </w:rPr>
                </w:rPrChange>
              </w:rPr>
            </w:pPr>
            <w:ins w:id="157" w:author="Johannes Zauner" w:date="2026-04-01T16:19:00Z" w16du:dateUtc="2026-04-01T14:19:00Z">
              <w:r w:rsidRPr="002D16B0">
                <w:rPr>
                  <w:rFonts w:ascii="Arial" w:hAnsi="Arial" w:cs="Arial"/>
                  <w:sz w:val="20"/>
                  <w:rPrChange w:id="158" w:author="Johannes Zauner" w:date="2026-04-01T16:19:00Z" w16du:dateUtc="2026-04-01T14:19:00Z">
                    <w:rPr>
                      <w:rFonts w:ascii="Calibri" w:hAnsi="Calibri"/>
                      <w:sz w:val="20"/>
                    </w:rPr>
                  </w:rPrChange>
                </w:rPr>
                <w:t>17m</w:t>
              </w:r>
            </w:ins>
            <w:del w:id="159" w:author="Johannes Zauner" w:date="2026-04-01T16:19:00Z" w16du:dateUtc="2026-04-01T14:19:00Z">
              <w:r w:rsidRPr="002D16B0" w:rsidDel="002237A8">
                <w:rPr>
                  <w:rFonts w:ascii="Arial" w:hAnsi="Arial" w:cs="Arial"/>
                  <w:sz w:val="20"/>
                  <w:szCs w:val="20"/>
                  <w:rPrChange w:id="160" w:author="Johannes Zauner" w:date="2026-04-01T16:19:00Z" w16du:dateUtc="2026-04-01T14:19:00Z">
                    <w:rPr>
                      <w:sz w:val="20"/>
                      <w:szCs w:val="20"/>
                    </w:rPr>
                  </w:rPrChange>
                </w:rPr>
                <w:delText>14m</w:delText>
              </w:r>
            </w:del>
          </w:p>
        </w:tc>
        <w:tc>
          <w:tcPr>
            <w:tcW w:w="2253" w:type="dxa"/>
            <w:tcPrChange w:id="161" w:author="Johannes Zauner" w:date="2026-04-01T16:19:00Z" w16du:dateUtc="2026-04-01T14:19:00Z">
              <w:tcPr>
                <w:tcW w:w="2253" w:type="dxa"/>
                <w:vAlign w:val="center"/>
              </w:tcPr>
            </w:tcPrChange>
          </w:tcPr>
          <w:p w14:paraId="2E796CE7" w14:textId="5D0BDB31" w:rsidR="002D16B0" w:rsidRPr="002D16B0" w:rsidRDefault="002D16B0" w:rsidP="002D16B0">
            <w:pPr>
              <w:jc w:val="center"/>
              <w:rPr>
                <w:rFonts w:ascii="Arial" w:hAnsi="Arial" w:cs="Arial"/>
                <w:sz w:val="20"/>
                <w:szCs w:val="20"/>
                <w:rPrChange w:id="162" w:author="Johannes Zauner" w:date="2026-04-01T16:19:00Z" w16du:dateUtc="2026-04-01T14:19:00Z">
                  <w:rPr>
                    <w:sz w:val="20"/>
                    <w:szCs w:val="20"/>
                  </w:rPr>
                </w:rPrChange>
              </w:rPr>
            </w:pPr>
            <w:ins w:id="163" w:author="Johannes Zauner" w:date="2026-04-01T16:19:00Z" w16du:dateUtc="2026-04-01T14:19:00Z">
              <w:r w:rsidRPr="002D16B0">
                <w:rPr>
                  <w:rFonts w:ascii="Arial" w:hAnsi="Arial" w:cs="Arial"/>
                  <w:sz w:val="20"/>
                  <w:rPrChange w:id="164" w:author="Johannes Zauner" w:date="2026-04-01T16:19:00Z" w16du:dateUtc="2026-04-01T14:19:00Z">
                    <w:rPr>
                      <w:rFonts w:ascii="Calibri" w:hAnsi="Calibri"/>
                      <w:sz w:val="20"/>
                    </w:rPr>
                  </w:rPrChange>
                </w:rPr>
                <w:t>16m</w:t>
              </w:r>
            </w:ins>
            <w:del w:id="165" w:author="Johannes Zauner" w:date="2026-04-01T16:19:00Z" w16du:dateUtc="2026-04-01T14:19:00Z">
              <w:r w:rsidRPr="002D16B0" w:rsidDel="002237A8">
                <w:rPr>
                  <w:rFonts w:ascii="Arial" w:hAnsi="Arial" w:cs="Arial"/>
                  <w:sz w:val="20"/>
                  <w:szCs w:val="20"/>
                  <w:rPrChange w:id="166" w:author="Johannes Zauner" w:date="2026-04-01T16:19:00Z" w16du:dateUtc="2026-04-01T14:19:00Z">
                    <w:rPr>
                      <w:sz w:val="20"/>
                      <w:szCs w:val="20"/>
                    </w:rPr>
                  </w:rPrChange>
                </w:rPr>
                <w:delText>2m</w:delText>
              </w:r>
            </w:del>
          </w:p>
        </w:tc>
      </w:tr>
      <w:tr w:rsidR="002D16B0" w14:paraId="0A307430"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6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168" w:author="Johannes Zauner" w:date="2026-04-01T16:19:00Z" w16du:dateUtc="2026-04-01T14:19:00Z">
              <w:tcPr>
                <w:tcW w:w="2252" w:type="dxa"/>
                <w:vAlign w:val="center"/>
              </w:tcPr>
            </w:tcPrChange>
          </w:tcPr>
          <w:p w14:paraId="3C85D243" w14:textId="77777777" w:rsidR="002D16B0" w:rsidRPr="00357B54" w:rsidRDefault="002D16B0" w:rsidP="002D16B0">
            <w:pPr>
              <w:rPr>
                <w:sz w:val="20"/>
                <w:szCs w:val="20"/>
              </w:rPr>
            </w:pPr>
            <w:r w:rsidRPr="00357B54">
              <w:rPr>
                <w:sz w:val="20"/>
                <w:szCs w:val="20"/>
              </w:rPr>
              <w:lastRenderedPageBreak/>
              <w:t>Moderately intermediate</w:t>
            </w:r>
          </w:p>
        </w:tc>
        <w:tc>
          <w:tcPr>
            <w:tcW w:w="2253" w:type="dxa"/>
            <w:tcPrChange w:id="169" w:author="Johannes Zauner" w:date="2026-04-01T16:19:00Z" w16du:dateUtc="2026-04-01T14:19:00Z">
              <w:tcPr>
                <w:tcW w:w="2253" w:type="dxa"/>
                <w:vAlign w:val="center"/>
              </w:tcPr>
            </w:tcPrChange>
          </w:tcPr>
          <w:p w14:paraId="74E02A35" w14:textId="258B3C12" w:rsidR="002D16B0" w:rsidRPr="002D16B0" w:rsidRDefault="002D16B0" w:rsidP="002D16B0">
            <w:pPr>
              <w:jc w:val="center"/>
              <w:rPr>
                <w:rFonts w:ascii="Arial" w:hAnsi="Arial" w:cs="Arial"/>
                <w:sz w:val="20"/>
                <w:szCs w:val="20"/>
                <w:rPrChange w:id="170" w:author="Johannes Zauner" w:date="2026-04-01T16:19:00Z" w16du:dateUtc="2026-04-01T14:19:00Z">
                  <w:rPr>
                    <w:sz w:val="20"/>
                    <w:szCs w:val="20"/>
                  </w:rPr>
                </w:rPrChange>
              </w:rPr>
            </w:pPr>
            <w:ins w:id="171" w:author="Johannes Zauner" w:date="2026-04-01T16:19:00Z" w16du:dateUtc="2026-04-01T14:19:00Z">
              <w:r w:rsidRPr="002D16B0">
                <w:rPr>
                  <w:rFonts w:ascii="Arial" w:hAnsi="Arial" w:cs="Arial"/>
                  <w:sz w:val="20"/>
                  <w:rPrChange w:id="172" w:author="Johannes Zauner" w:date="2026-04-01T16:19:00Z" w16du:dateUtc="2026-04-01T14:19:00Z">
                    <w:rPr>
                      <w:rFonts w:ascii="Calibri" w:hAnsi="Calibri"/>
                      <w:sz w:val="20"/>
                    </w:rPr>
                  </w:rPrChange>
                </w:rPr>
                <w:t>30m</w:t>
              </w:r>
            </w:ins>
            <w:del w:id="173" w:author="Johannes Zauner" w:date="2026-04-01T16:19:00Z" w16du:dateUtc="2026-04-01T14:19:00Z">
              <w:r w:rsidRPr="002D16B0" w:rsidDel="002237A8">
                <w:rPr>
                  <w:rFonts w:ascii="Arial" w:hAnsi="Arial" w:cs="Arial"/>
                  <w:sz w:val="20"/>
                  <w:szCs w:val="20"/>
                  <w:rPrChange w:id="174" w:author="Johannes Zauner" w:date="2026-04-01T16:19:00Z" w16du:dateUtc="2026-04-01T14:19:00Z">
                    <w:rPr>
                      <w:sz w:val="20"/>
                      <w:szCs w:val="20"/>
                    </w:rPr>
                  </w:rPrChange>
                </w:rPr>
                <w:delText>5m</w:delText>
              </w:r>
            </w:del>
          </w:p>
        </w:tc>
        <w:tc>
          <w:tcPr>
            <w:tcW w:w="2253" w:type="dxa"/>
            <w:tcPrChange w:id="175" w:author="Johannes Zauner" w:date="2026-04-01T16:19:00Z" w16du:dateUtc="2026-04-01T14:19:00Z">
              <w:tcPr>
                <w:tcW w:w="2253" w:type="dxa"/>
                <w:vAlign w:val="center"/>
              </w:tcPr>
            </w:tcPrChange>
          </w:tcPr>
          <w:p w14:paraId="56C02A3D" w14:textId="447B5D33" w:rsidR="002D16B0" w:rsidRPr="002D16B0" w:rsidRDefault="002D16B0" w:rsidP="002D16B0">
            <w:pPr>
              <w:jc w:val="center"/>
              <w:rPr>
                <w:rFonts w:ascii="Arial" w:hAnsi="Arial" w:cs="Arial"/>
                <w:sz w:val="20"/>
                <w:szCs w:val="20"/>
                <w:rPrChange w:id="176" w:author="Johannes Zauner" w:date="2026-04-01T16:19:00Z" w16du:dateUtc="2026-04-01T14:19:00Z">
                  <w:rPr>
                    <w:sz w:val="20"/>
                    <w:szCs w:val="20"/>
                  </w:rPr>
                </w:rPrChange>
              </w:rPr>
            </w:pPr>
            <w:ins w:id="177" w:author="Johannes Zauner" w:date="2026-04-01T16:19:00Z" w16du:dateUtc="2026-04-01T14:19:00Z">
              <w:r w:rsidRPr="002D16B0">
                <w:rPr>
                  <w:rFonts w:ascii="Arial" w:hAnsi="Arial" w:cs="Arial"/>
                  <w:sz w:val="20"/>
                  <w:rPrChange w:id="178" w:author="Johannes Zauner" w:date="2026-04-01T16:19:00Z" w16du:dateUtc="2026-04-01T14:19:00Z">
                    <w:rPr>
                      <w:rFonts w:ascii="Calibri" w:hAnsi="Calibri"/>
                      <w:sz w:val="20"/>
                    </w:rPr>
                  </w:rPrChange>
                </w:rPr>
                <w:t>31m</w:t>
              </w:r>
            </w:ins>
            <w:del w:id="179" w:author="Johannes Zauner" w:date="2026-04-01T16:19:00Z" w16du:dateUtc="2026-04-01T14:19:00Z">
              <w:r w:rsidRPr="002D16B0" w:rsidDel="002237A8">
                <w:rPr>
                  <w:rFonts w:ascii="Arial" w:hAnsi="Arial" w:cs="Arial"/>
                  <w:sz w:val="20"/>
                  <w:szCs w:val="20"/>
                  <w:rPrChange w:id="180" w:author="Johannes Zauner" w:date="2026-04-01T16:19:00Z" w16du:dateUtc="2026-04-01T14:19:00Z">
                    <w:rPr>
                      <w:sz w:val="20"/>
                      <w:szCs w:val="20"/>
                    </w:rPr>
                  </w:rPrChange>
                </w:rPr>
                <w:delText>6m</w:delText>
              </w:r>
            </w:del>
          </w:p>
        </w:tc>
        <w:tc>
          <w:tcPr>
            <w:tcW w:w="2253" w:type="dxa"/>
            <w:tcPrChange w:id="181" w:author="Johannes Zauner" w:date="2026-04-01T16:19:00Z" w16du:dateUtc="2026-04-01T14:19:00Z">
              <w:tcPr>
                <w:tcW w:w="2253" w:type="dxa"/>
                <w:vAlign w:val="center"/>
              </w:tcPr>
            </w:tcPrChange>
          </w:tcPr>
          <w:p w14:paraId="25215116" w14:textId="386F4B31" w:rsidR="002D16B0" w:rsidRPr="002D16B0" w:rsidRDefault="002D16B0" w:rsidP="002D16B0">
            <w:pPr>
              <w:jc w:val="center"/>
              <w:rPr>
                <w:rFonts w:ascii="Arial" w:hAnsi="Arial" w:cs="Arial"/>
                <w:sz w:val="20"/>
                <w:szCs w:val="20"/>
                <w:rPrChange w:id="182" w:author="Johannes Zauner" w:date="2026-04-01T16:19:00Z" w16du:dateUtc="2026-04-01T14:19:00Z">
                  <w:rPr>
                    <w:sz w:val="20"/>
                    <w:szCs w:val="20"/>
                  </w:rPr>
                </w:rPrChange>
              </w:rPr>
            </w:pPr>
            <w:ins w:id="183" w:author="Johannes Zauner" w:date="2026-04-01T16:19:00Z" w16du:dateUtc="2026-04-01T14:19:00Z">
              <w:r w:rsidRPr="002D16B0">
                <w:rPr>
                  <w:rFonts w:ascii="Arial" w:hAnsi="Arial" w:cs="Arial"/>
                  <w:sz w:val="20"/>
                  <w:rPrChange w:id="184" w:author="Johannes Zauner" w:date="2026-04-01T16:19:00Z" w16du:dateUtc="2026-04-01T14:19:00Z">
                    <w:rPr>
                      <w:rFonts w:ascii="Calibri" w:hAnsi="Calibri"/>
                      <w:sz w:val="20"/>
                    </w:rPr>
                  </w:rPrChange>
                </w:rPr>
                <w:t>26m</w:t>
              </w:r>
            </w:ins>
            <w:del w:id="185" w:author="Johannes Zauner" w:date="2026-04-01T16:19:00Z" w16du:dateUtc="2026-04-01T14:19:00Z">
              <w:r w:rsidRPr="002D16B0" w:rsidDel="002237A8">
                <w:rPr>
                  <w:rFonts w:ascii="Arial" w:hAnsi="Arial" w:cs="Arial"/>
                  <w:sz w:val="20"/>
                  <w:szCs w:val="20"/>
                  <w:rPrChange w:id="186" w:author="Johannes Zauner" w:date="2026-04-01T16:19:00Z" w16du:dateUtc="2026-04-01T14:19:00Z">
                    <w:rPr>
                      <w:sz w:val="20"/>
                      <w:szCs w:val="20"/>
                    </w:rPr>
                  </w:rPrChange>
                </w:rPr>
                <w:delText>3m</w:delText>
              </w:r>
            </w:del>
          </w:p>
        </w:tc>
      </w:tr>
      <w:tr w:rsidR="002D16B0" w14:paraId="2E8D6B77"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8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188" w:author="Johannes Zauner" w:date="2026-04-01T16:19:00Z" w16du:dateUtc="2026-04-01T14:19:00Z">
              <w:tcPr>
                <w:tcW w:w="2252" w:type="dxa"/>
                <w:vAlign w:val="center"/>
              </w:tcPr>
            </w:tcPrChange>
          </w:tcPr>
          <w:p w14:paraId="7FE61BF1" w14:textId="77777777" w:rsidR="002D16B0" w:rsidRPr="00357B54" w:rsidRDefault="002D16B0" w:rsidP="002D16B0">
            <w:pPr>
              <w:rPr>
                <w:sz w:val="20"/>
                <w:szCs w:val="20"/>
              </w:rPr>
            </w:pPr>
            <w:r w:rsidRPr="00357B54">
              <w:rPr>
                <w:sz w:val="20"/>
                <w:szCs w:val="20"/>
              </w:rPr>
              <w:t>Intermediate</w:t>
            </w:r>
          </w:p>
        </w:tc>
        <w:tc>
          <w:tcPr>
            <w:tcW w:w="2253" w:type="dxa"/>
            <w:tcPrChange w:id="189" w:author="Johannes Zauner" w:date="2026-04-01T16:19:00Z" w16du:dateUtc="2026-04-01T14:19:00Z">
              <w:tcPr>
                <w:tcW w:w="2253" w:type="dxa"/>
                <w:vAlign w:val="center"/>
              </w:tcPr>
            </w:tcPrChange>
          </w:tcPr>
          <w:p w14:paraId="39CAE9D5" w14:textId="5D7F8C66" w:rsidR="002D16B0" w:rsidRPr="002D16B0" w:rsidRDefault="002D16B0" w:rsidP="002D16B0">
            <w:pPr>
              <w:jc w:val="center"/>
              <w:rPr>
                <w:rFonts w:ascii="Arial" w:hAnsi="Arial" w:cs="Arial"/>
                <w:sz w:val="20"/>
                <w:szCs w:val="20"/>
                <w:rPrChange w:id="190" w:author="Johannes Zauner" w:date="2026-04-01T16:19:00Z" w16du:dateUtc="2026-04-01T14:19:00Z">
                  <w:rPr>
                    <w:sz w:val="20"/>
                    <w:szCs w:val="20"/>
                  </w:rPr>
                </w:rPrChange>
              </w:rPr>
            </w:pPr>
            <w:ins w:id="191" w:author="Johannes Zauner" w:date="2026-04-01T16:19:00Z" w16du:dateUtc="2026-04-01T14:19:00Z">
              <w:r w:rsidRPr="002D16B0">
                <w:rPr>
                  <w:rFonts w:ascii="Arial" w:hAnsi="Arial" w:cs="Arial"/>
                  <w:sz w:val="20"/>
                  <w:rPrChange w:id="192" w:author="Johannes Zauner" w:date="2026-04-01T16:19:00Z" w16du:dateUtc="2026-04-01T14:19:00Z">
                    <w:rPr>
                      <w:rFonts w:ascii="Calibri" w:hAnsi="Calibri"/>
                      <w:sz w:val="20"/>
                    </w:rPr>
                  </w:rPrChange>
                </w:rPr>
                <w:t>22m</w:t>
              </w:r>
            </w:ins>
            <w:del w:id="193" w:author="Johannes Zauner" w:date="2026-04-01T16:19:00Z" w16du:dateUtc="2026-04-01T14:19:00Z">
              <w:r w:rsidRPr="002D16B0" w:rsidDel="002237A8">
                <w:rPr>
                  <w:rFonts w:ascii="Arial" w:hAnsi="Arial" w:cs="Arial"/>
                  <w:sz w:val="20"/>
                  <w:szCs w:val="20"/>
                  <w:rPrChange w:id="194" w:author="Johannes Zauner" w:date="2026-04-01T16:19:00Z" w16du:dateUtc="2026-04-01T14:19:00Z">
                    <w:rPr>
                      <w:sz w:val="20"/>
                      <w:szCs w:val="20"/>
                    </w:rPr>
                  </w:rPrChange>
                </w:rPr>
                <w:delText>4m</w:delText>
              </w:r>
            </w:del>
          </w:p>
        </w:tc>
        <w:tc>
          <w:tcPr>
            <w:tcW w:w="2253" w:type="dxa"/>
            <w:tcPrChange w:id="195" w:author="Johannes Zauner" w:date="2026-04-01T16:19:00Z" w16du:dateUtc="2026-04-01T14:19:00Z">
              <w:tcPr>
                <w:tcW w:w="2253" w:type="dxa"/>
                <w:vAlign w:val="center"/>
              </w:tcPr>
            </w:tcPrChange>
          </w:tcPr>
          <w:p w14:paraId="38795ED4" w14:textId="2A337A82" w:rsidR="002D16B0" w:rsidRPr="002D16B0" w:rsidRDefault="002D16B0" w:rsidP="002D16B0">
            <w:pPr>
              <w:jc w:val="center"/>
              <w:rPr>
                <w:rFonts w:ascii="Arial" w:hAnsi="Arial" w:cs="Arial"/>
                <w:sz w:val="20"/>
                <w:szCs w:val="20"/>
                <w:rPrChange w:id="196" w:author="Johannes Zauner" w:date="2026-04-01T16:19:00Z" w16du:dateUtc="2026-04-01T14:19:00Z">
                  <w:rPr>
                    <w:sz w:val="20"/>
                    <w:szCs w:val="20"/>
                  </w:rPr>
                </w:rPrChange>
              </w:rPr>
            </w:pPr>
            <w:ins w:id="197" w:author="Johannes Zauner" w:date="2026-04-01T16:19:00Z" w16du:dateUtc="2026-04-01T14:19:00Z">
              <w:r w:rsidRPr="002D16B0">
                <w:rPr>
                  <w:rFonts w:ascii="Arial" w:hAnsi="Arial" w:cs="Arial"/>
                  <w:sz w:val="20"/>
                  <w:rPrChange w:id="198" w:author="Johannes Zauner" w:date="2026-04-01T16:19:00Z" w16du:dateUtc="2026-04-01T14:19:00Z">
                    <w:rPr>
                      <w:rFonts w:ascii="Calibri" w:hAnsi="Calibri"/>
                      <w:sz w:val="20"/>
                    </w:rPr>
                  </w:rPrChange>
                </w:rPr>
                <w:t>23m</w:t>
              </w:r>
            </w:ins>
            <w:del w:id="199" w:author="Johannes Zauner" w:date="2026-04-01T16:19:00Z" w16du:dateUtc="2026-04-01T14:19:00Z">
              <w:r w:rsidRPr="002D16B0" w:rsidDel="002237A8">
                <w:rPr>
                  <w:rFonts w:ascii="Arial" w:hAnsi="Arial" w:cs="Arial"/>
                  <w:sz w:val="20"/>
                  <w:szCs w:val="20"/>
                  <w:rPrChange w:id="200" w:author="Johannes Zauner" w:date="2026-04-01T16:19:00Z" w16du:dateUtc="2026-04-01T14:19:00Z">
                    <w:rPr>
                      <w:sz w:val="20"/>
                      <w:szCs w:val="20"/>
                    </w:rPr>
                  </w:rPrChange>
                </w:rPr>
                <w:delText>6m</w:delText>
              </w:r>
            </w:del>
          </w:p>
        </w:tc>
        <w:tc>
          <w:tcPr>
            <w:tcW w:w="2253" w:type="dxa"/>
            <w:tcPrChange w:id="201" w:author="Johannes Zauner" w:date="2026-04-01T16:19:00Z" w16du:dateUtc="2026-04-01T14:19:00Z">
              <w:tcPr>
                <w:tcW w:w="2253" w:type="dxa"/>
                <w:vAlign w:val="center"/>
              </w:tcPr>
            </w:tcPrChange>
          </w:tcPr>
          <w:p w14:paraId="2337CBAD" w14:textId="6C47F014" w:rsidR="002D16B0" w:rsidRPr="002D16B0" w:rsidRDefault="002D16B0" w:rsidP="002D16B0">
            <w:pPr>
              <w:jc w:val="center"/>
              <w:rPr>
                <w:rFonts w:ascii="Arial" w:hAnsi="Arial" w:cs="Arial"/>
                <w:sz w:val="20"/>
                <w:szCs w:val="20"/>
                <w:rPrChange w:id="202" w:author="Johannes Zauner" w:date="2026-04-01T16:19:00Z" w16du:dateUtc="2026-04-01T14:19:00Z">
                  <w:rPr>
                    <w:sz w:val="20"/>
                    <w:szCs w:val="20"/>
                  </w:rPr>
                </w:rPrChange>
              </w:rPr>
            </w:pPr>
            <w:ins w:id="203" w:author="Johannes Zauner" w:date="2026-04-01T16:19:00Z" w16du:dateUtc="2026-04-01T14:19:00Z">
              <w:r w:rsidRPr="002D16B0">
                <w:rPr>
                  <w:rFonts w:ascii="Arial" w:hAnsi="Arial" w:cs="Arial"/>
                  <w:sz w:val="20"/>
                  <w:rPrChange w:id="204" w:author="Johannes Zauner" w:date="2026-04-01T16:19:00Z" w16du:dateUtc="2026-04-01T14:19:00Z">
                    <w:rPr>
                      <w:rFonts w:ascii="Calibri" w:hAnsi="Calibri"/>
                      <w:sz w:val="20"/>
                    </w:rPr>
                  </w:rPrChange>
                </w:rPr>
                <w:t>22m</w:t>
              </w:r>
            </w:ins>
            <w:del w:id="205" w:author="Johannes Zauner" w:date="2026-04-01T16:19:00Z" w16du:dateUtc="2026-04-01T14:19:00Z">
              <w:r w:rsidRPr="002D16B0" w:rsidDel="002237A8">
                <w:rPr>
                  <w:rFonts w:ascii="Arial" w:hAnsi="Arial" w:cs="Arial"/>
                  <w:sz w:val="20"/>
                  <w:szCs w:val="20"/>
                  <w:rPrChange w:id="206" w:author="Johannes Zauner" w:date="2026-04-01T16:19:00Z" w16du:dateUtc="2026-04-01T14:19:00Z">
                    <w:rPr>
                      <w:sz w:val="20"/>
                      <w:szCs w:val="20"/>
                    </w:rPr>
                  </w:rPrChange>
                </w:rPr>
                <w:delText>1m</w:delText>
              </w:r>
            </w:del>
          </w:p>
        </w:tc>
      </w:tr>
      <w:tr w:rsidR="002D16B0" w14:paraId="79D0F7FB"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0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08" w:author="Johannes Zauner" w:date="2026-04-01T16:19:00Z" w16du:dateUtc="2026-04-01T14:19:00Z">
              <w:tcPr>
                <w:tcW w:w="2252" w:type="dxa"/>
                <w:vAlign w:val="center"/>
              </w:tcPr>
            </w:tcPrChange>
          </w:tcPr>
          <w:p w14:paraId="02606FE1" w14:textId="77777777" w:rsidR="002D16B0" w:rsidRPr="00357B54" w:rsidRDefault="002D16B0" w:rsidP="002D16B0">
            <w:pPr>
              <w:rPr>
                <w:sz w:val="20"/>
                <w:szCs w:val="20"/>
              </w:rPr>
            </w:pPr>
            <w:r w:rsidRPr="00357B54">
              <w:rPr>
                <w:sz w:val="20"/>
                <w:szCs w:val="20"/>
              </w:rPr>
              <w:t>Near intermediate</w:t>
            </w:r>
          </w:p>
        </w:tc>
        <w:tc>
          <w:tcPr>
            <w:tcW w:w="2253" w:type="dxa"/>
            <w:tcPrChange w:id="209" w:author="Johannes Zauner" w:date="2026-04-01T16:19:00Z" w16du:dateUtc="2026-04-01T14:19:00Z">
              <w:tcPr>
                <w:tcW w:w="2253" w:type="dxa"/>
                <w:vAlign w:val="center"/>
              </w:tcPr>
            </w:tcPrChange>
          </w:tcPr>
          <w:p w14:paraId="48B0AE54" w14:textId="7F729BE0" w:rsidR="002D16B0" w:rsidRPr="002D16B0" w:rsidRDefault="002D16B0" w:rsidP="002D16B0">
            <w:pPr>
              <w:jc w:val="center"/>
              <w:rPr>
                <w:rFonts w:ascii="Arial" w:hAnsi="Arial" w:cs="Arial"/>
                <w:sz w:val="20"/>
                <w:szCs w:val="20"/>
                <w:rPrChange w:id="210" w:author="Johannes Zauner" w:date="2026-04-01T16:19:00Z" w16du:dateUtc="2026-04-01T14:19:00Z">
                  <w:rPr>
                    <w:sz w:val="20"/>
                    <w:szCs w:val="20"/>
                  </w:rPr>
                </w:rPrChange>
              </w:rPr>
            </w:pPr>
            <w:ins w:id="211" w:author="Johannes Zauner" w:date="2026-04-01T16:19:00Z" w16du:dateUtc="2026-04-01T14:19:00Z">
              <w:r w:rsidRPr="002D16B0">
                <w:rPr>
                  <w:rFonts w:ascii="Arial" w:hAnsi="Arial" w:cs="Arial"/>
                  <w:sz w:val="20"/>
                  <w:rPrChange w:id="212" w:author="Johannes Zauner" w:date="2026-04-01T16:19:00Z" w16du:dateUtc="2026-04-01T14:19:00Z">
                    <w:rPr>
                      <w:rFonts w:ascii="Calibri" w:hAnsi="Calibri"/>
                      <w:sz w:val="20"/>
                    </w:rPr>
                  </w:rPrChange>
                </w:rPr>
                <w:t>24m</w:t>
              </w:r>
            </w:ins>
            <w:del w:id="213" w:author="Johannes Zauner" w:date="2026-04-01T16:19:00Z" w16du:dateUtc="2026-04-01T14:19:00Z">
              <w:r w:rsidRPr="002D16B0" w:rsidDel="002237A8">
                <w:rPr>
                  <w:rFonts w:ascii="Arial" w:hAnsi="Arial" w:cs="Arial"/>
                  <w:sz w:val="20"/>
                  <w:szCs w:val="20"/>
                  <w:rPrChange w:id="214" w:author="Johannes Zauner" w:date="2026-04-01T16:19:00Z" w16du:dateUtc="2026-04-01T14:19:00Z">
                    <w:rPr>
                      <w:sz w:val="20"/>
                      <w:szCs w:val="20"/>
                    </w:rPr>
                  </w:rPrChange>
                </w:rPr>
                <w:delText>7m</w:delText>
              </w:r>
            </w:del>
          </w:p>
        </w:tc>
        <w:tc>
          <w:tcPr>
            <w:tcW w:w="2253" w:type="dxa"/>
            <w:tcPrChange w:id="215" w:author="Johannes Zauner" w:date="2026-04-01T16:19:00Z" w16du:dateUtc="2026-04-01T14:19:00Z">
              <w:tcPr>
                <w:tcW w:w="2253" w:type="dxa"/>
                <w:vAlign w:val="center"/>
              </w:tcPr>
            </w:tcPrChange>
          </w:tcPr>
          <w:p w14:paraId="3D1CB112" w14:textId="353B13BE" w:rsidR="002D16B0" w:rsidRPr="002D16B0" w:rsidRDefault="002D16B0" w:rsidP="002D16B0">
            <w:pPr>
              <w:jc w:val="center"/>
              <w:rPr>
                <w:rFonts w:ascii="Arial" w:hAnsi="Arial" w:cs="Arial"/>
                <w:sz w:val="20"/>
                <w:szCs w:val="20"/>
                <w:rPrChange w:id="216" w:author="Johannes Zauner" w:date="2026-04-01T16:19:00Z" w16du:dateUtc="2026-04-01T14:19:00Z">
                  <w:rPr>
                    <w:sz w:val="20"/>
                    <w:szCs w:val="20"/>
                  </w:rPr>
                </w:rPrChange>
              </w:rPr>
            </w:pPr>
            <w:ins w:id="217" w:author="Johannes Zauner" w:date="2026-04-01T16:19:00Z" w16du:dateUtc="2026-04-01T14:19:00Z">
              <w:r w:rsidRPr="002D16B0">
                <w:rPr>
                  <w:rFonts w:ascii="Arial" w:hAnsi="Arial" w:cs="Arial"/>
                  <w:sz w:val="20"/>
                  <w:rPrChange w:id="218" w:author="Johannes Zauner" w:date="2026-04-01T16:19:00Z" w16du:dateUtc="2026-04-01T14:19:00Z">
                    <w:rPr>
                      <w:rFonts w:ascii="Calibri" w:hAnsi="Calibri"/>
                      <w:sz w:val="20"/>
                    </w:rPr>
                  </w:rPrChange>
                </w:rPr>
                <w:t>23m</w:t>
              </w:r>
            </w:ins>
            <w:del w:id="219" w:author="Johannes Zauner" w:date="2026-04-01T16:19:00Z" w16du:dateUtc="2026-04-01T14:19:00Z">
              <w:r w:rsidRPr="002D16B0" w:rsidDel="002237A8">
                <w:rPr>
                  <w:rFonts w:ascii="Arial" w:hAnsi="Arial" w:cs="Arial"/>
                  <w:sz w:val="20"/>
                  <w:szCs w:val="20"/>
                  <w:rPrChange w:id="220" w:author="Johannes Zauner" w:date="2026-04-01T16:19:00Z" w16du:dateUtc="2026-04-01T14:19:00Z">
                    <w:rPr>
                      <w:sz w:val="20"/>
                      <w:szCs w:val="20"/>
                    </w:rPr>
                  </w:rPrChange>
                </w:rPr>
                <w:delText>7m</w:delText>
              </w:r>
            </w:del>
          </w:p>
        </w:tc>
        <w:tc>
          <w:tcPr>
            <w:tcW w:w="2253" w:type="dxa"/>
            <w:tcPrChange w:id="221" w:author="Johannes Zauner" w:date="2026-04-01T16:19:00Z" w16du:dateUtc="2026-04-01T14:19:00Z">
              <w:tcPr>
                <w:tcW w:w="2253" w:type="dxa"/>
                <w:vAlign w:val="center"/>
              </w:tcPr>
            </w:tcPrChange>
          </w:tcPr>
          <w:p w14:paraId="10C1E73E" w14:textId="2FF0EE87" w:rsidR="002D16B0" w:rsidRPr="002D16B0" w:rsidRDefault="002D16B0" w:rsidP="002D16B0">
            <w:pPr>
              <w:jc w:val="center"/>
              <w:rPr>
                <w:rFonts w:ascii="Arial" w:hAnsi="Arial" w:cs="Arial"/>
                <w:sz w:val="20"/>
                <w:szCs w:val="20"/>
                <w:rPrChange w:id="222" w:author="Johannes Zauner" w:date="2026-04-01T16:19:00Z" w16du:dateUtc="2026-04-01T14:19:00Z">
                  <w:rPr>
                    <w:sz w:val="20"/>
                    <w:szCs w:val="20"/>
                  </w:rPr>
                </w:rPrChange>
              </w:rPr>
            </w:pPr>
            <w:ins w:id="223" w:author="Johannes Zauner" w:date="2026-04-01T16:19:00Z" w16du:dateUtc="2026-04-01T14:19:00Z">
              <w:r w:rsidRPr="002D16B0">
                <w:rPr>
                  <w:rFonts w:ascii="Arial" w:hAnsi="Arial" w:cs="Arial"/>
                  <w:sz w:val="20"/>
                  <w:rPrChange w:id="224" w:author="Johannes Zauner" w:date="2026-04-01T16:19:00Z" w16du:dateUtc="2026-04-01T14:19:00Z">
                    <w:rPr>
                      <w:rFonts w:ascii="Calibri" w:hAnsi="Calibri"/>
                      <w:sz w:val="20"/>
                    </w:rPr>
                  </w:rPrChange>
                </w:rPr>
                <w:t>27m</w:t>
              </w:r>
            </w:ins>
            <w:del w:id="225" w:author="Johannes Zauner" w:date="2026-04-01T16:19:00Z" w16du:dateUtc="2026-04-01T14:19:00Z">
              <w:r w:rsidRPr="002D16B0" w:rsidDel="002237A8">
                <w:rPr>
                  <w:rFonts w:ascii="Arial" w:hAnsi="Arial" w:cs="Arial"/>
                  <w:sz w:val="20"/>
                  <w:szCs w:val="20"/>
                  <w:rPrChange w:id="226" w:author="Johannes Zauner" w:date="2026-04-01T16:19:00Z" w16du:dateUtc="2026-04-01T14:19:00Z">
                    <w:rPr>
                      <w:sz w:val="20"/>
                      <w:szCs w:val="20"/>
                    </w:rPr>
                  </w:rPrChange>
                </w:rPr>
                <w:delText>8m</w:delText>
              </w:r>
            </w:del>
          </w:p>
        </w:tc>
      </w:tr>
      <w:tr w:rsidR="002D16B0" w14:paraId="7CC3EF4A"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2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28" w:author="Johannes Zauner" w:date="2026-04-01T16:19:00Z" w16du:dateUtc="2026-04-01T14:19:00Z">
              <w:tcPr>
                <w:tcW w:w="2252" w:type="dxa"/>
                <w:vAlign w:val="center"/>
              </w:tcPr>
            </w:tcPrChange>
          </w:tcPr>
          <w:p w14:paraId="60C65CCE" w14:textId="77777777" w:rsidR="002D16B0" w:rsidRPr="00357B54" w:rsidRDefault="002D16B0" w:rsidP="002D16B0">
            <w:pPr>
              <w:rPr>
                <w:sz w:val="20"/>
                <w:szCs w:val="20"/>
              </w:rPr>
            </w:pPr>
            <w:r w:rsidRPr="00357B54">
              <w:rPr>
                <w:sz w:val="20"/>
                <w:szCs w:val="20"/>
              </w:rPr>
              <w:t>Moderately near</w:t>
            </w:r>
          </w:p>
        </w:tc>
        <w:tc>
          <w:tcPr>
            <w:tcW w:w="2253" w:type="dxa"/>
            <w:tcPrChange w:id="229" w:author="Johannes Zauner" w:date="2026-04-01T16:19:00Z" w16du:dateUtc="2026-04-01T14:19:00Z">
              <w:tcPr>
                <w:tcW w:w="2253" w:type="dxa"/>
                <w:vAlign w:val="center"/>
              </w:tcPr>
            </w:tcPrChange>
          </w:tcPr>
          <w:p w14:paraId="34E33802" w14:textId="74AFD5E9" w:rsidR="002D16B0" w:rsidRPr="002D16B0" w:rsidRDefault="002D16B0" w:rsidP="002D16B0">
            <w:pPr>
              <w:jc w:val="center"/>
              <w:rPr>
                <w:rFonts w:ascii="Arial" w:hAnsi="Arial" w:cs="Arial"/>
                <w:sz w:val="20"/>
                <w:szCs w:val="20"/>
                <w:rPrChange w:id="230" w:author="Johannes Zauner" w:date="2026-04-01T16:19:00Z" w16du:dateUtc="2026-04-01T14:19:00Z">
                  <w:rPr>
                    <w:sz w:val="20"/>
                    <w:szCs w:val="20"/>
                  </w:rPr>
                </w:rPrChange>
              </w:rPr>
            </w:pPr>
            <w:ins w:id="231" w:author="Johannes Zauner" w:date="2026-04-01T16:19:00Z" w16du:dateUtc="2026-04-01T14:19:00Z">
              <w:r w:rsidRPr="002D16B0">
                <w:rPr>
                  <w:rFonts w:ascii="Arial" w:hAnsi="Arial" w:cs="Arial"/>
                  <w:sz w:val="20"/>
                  <w:rPrChange w:id="232" w:author="Johannes Zauner" w:date="2026-04-01T16:19:00Z" w16du:dateUtc="2026-04-01T14:19:00Z">
                    <w:rPr>
                      <w:rFonts w:ascii="Calibri" w:hAnsi="Calibri"/>
                      <w:sz w:val="20"/>
                    </w:rPr>
                  </w:rPrChange>
                </w:rPr>
                <w:t>22m</w:t>
              </w:r>
            </w:ins>
            <w:del w:id="233" w:author="Johannes Zauner" w:date="2026-04-01T16:19:00Z" w16du:dateUtc="2026-04-01T14:19:00Z">
              <w:r w:rsidRPr="002D16B0" w:rsidDel="002237A8">
                <w:rPr>
                  <w:rFonts w:ascii="Arial" w:hAnsi="Arial" w:cs="Arial"/>
                  <w:sz w:val="20"/>
                  <w:szCs w:val="20"/>
                  <w:rPrChange w:id="234" w:author="Johannes Zauner" w:date="2026-04-01T16:19:00Z" w16du:dateUtc="2026-04-01T14:19:00Z">
                    <w:rPr>
                      <w:sz w:val="20"/>
                      <w:szCs w:val="20"/>
                    </w:rPr>
                  </w:rPrChange>
                </w:rPr>
                <w:delText>13m</w:delText>
              </w:r>
            </w:del>
          </w:p>
        </w:tc>
        <w:tc>
          <w:tcPr>
            <w:tcW w:w="2253" w:type="dxa"/>
            <w:tcPrChange w:id="235" w:author="Johannes Zauner" w:date="2026-04-01T16:19:00Z" w16du:dateUtc="2026-04-01T14:19:00Z">
              <w:tcPr>
                <w:tcW w:w="2253" w:type="dxa"/>
                <w:vAlign w:val="center"/>
              </w:tcPr>
            </w:tcPrChange>
          </w:tcPr>
          <w:p w14:paraId="0BE87128" w14:textId="6E537B99" w:rsidR="002D16B0" w:rsidRPr="002D16B0" w:rsidRDefault="002D16B0" w:rsidP="002D16B0">
            <w:pPr>
              <w:jc w:val="center"/>
              <w:rPr>
                <w:rFonts w:ascii="Arial" w:hAnsi="Arial" w:cs="Arial"/>
                <w:sz w:val="20"/>
                <w:szCs w:val="20"/>
                <w:rPrChange w:id="236" w:author="Johannes Zauner" w:date="2026-04-01T16:19:00Z" w16du:dateUtc="2026-04-01T14:19:00Z">
                  <w:rPr>
                    <w:sz w:val="20"/>
                    <w:szCs w:val="20"/>
                  </w:rPr>
                </w:rPrChange>
              </w:rPr>
            </w:pPr>
            <w:ins w:id="237" w:author="Johannes Zauner" w:date="2026-04-01T16:19:00Z" w16du:dateUtc="2026-04-01T14:19:00Z">
              <w:r w:rsidRPr="002D16B0">
                <w:rPr>
                  <w:rFonts w:ascii="Arial" w:hAnsi="Arial" w:cs="Arial"/>
                  <w:sz w:val="20"/>
                  <w:rPrChange w:id="238" w:author="Johannes Zauner" w:date="2026-04-01T16:19:00Z" w16du:dateUtc="2026-04-01T14:19:00Z">
                    <w:rPr>
                      <w:rFonts w:ascii="Calibri" w:hAnsi="Calibri"/>
                      <w:sz w:val="20"/>
                    </w:rPr>
                  </w:rPrChange>
                </w:rPr>
                <w:t>19m</w:t>
              </w:r>
            </w:ins>
            <w:del w:id="239" w:author="Johannes Zauner" w:date="2026-04-01T16:19:00Z" w16du:dateUtc="2026-04-01T14:19:00Z">
              <w:r w:rsidRPr="002D16B0" w:rsidDel="002237A8">
                <w:rPr>
                  <w:rFonts w:ascii="Arial" w:hAnsi="Arial" w:cs="Arial"/>
                  <w:sz w:val="20"/>
                  <w:szCs w:val="20"/>
                  <w:rPrChange w:id="240" w:author="Johannes Zauner" w:date="2026-04-01T16:19:00Z" w16du:dateUtc="2026-04-01T14:19:00Z">
                    <w:rPr>
                      <w:sz w:val="20"/>
                      <w:szCs w:val="20"/>
                    </w:rPr>
                  </w:rPrChange>
                </w:rPr>
                <w:delText>16m</w:delText>
              </w:r>
            </w:del>
          </w:p>
        </w:tc>
        <w:tc>
          <w:tcPr>
            <w:tcW w:w="2253" w:type="dxa"/>
            <w:tcPrChange w:id="241" w:author="Johannes Zauner" w:date="2026-04-01T16:19:00Z" w16du:dateUtc="2026-04-01T14:19:00Z">
              <w:tcPr>
                <w:tcW w:w="2253" w:type="dxa"/>
                <w:vAlign w:val="center"/>
              </w:tcPr>
            </w:tcPrChange>
          </w:tcPr>
          <w:p w14:paraId="6F49C97F" w14:textId="51538D1D" w:rsidR="002D16B0" w:rsidRPr="002D16B0" w:rsidRDefault="002D16B0" w:rsidP="002D16B0">
            <w:pPr>
              <w:jc w:val="center"/>
              <w:rPr>
                <w:rFonts w:ascii="Arial" w:hAnsi="Arial" w:cs="Arial"/>
                <w:sz w:val="20"/>
                <w:szCs w:val="20"/>
                <w:rPrChange w:id="242" w:author="Johannes Zauner" w:date="2026-04-01T16:19:00Z" w16du:dateUtc="2026-04-01T14:19:00Z">
                  <w:rPr>
                    <w:sz w:val="20"/>
                    <w:szCs w:val="20"/>
                  </w:rPr>
                </w:rPrChange>
              </w:rPr>
            </w:pPr>
            <w:ins w:id="243" w:author="Johannes Zauner" w:date="2026-04-01T16:19:00Z" w16du:dateUtc="2026-04-01T14:19:00Z">
              <w:r w:rsidRPr="002D16B0">
                <w:rPr>
                  <w:rFonts w:ascii="Arial" w:hAnsi="Arial" w:cs="Arial"/>
                  <w:sz w:val="20"/>
                  <w:rPrChange w:id="244" w:author="Johannes Zauner" w:date="2026-04-01T16:19:00Z" w16du:dateUtc="2026-04-01T14:19:00Z">
                    <w:rPr>
                      <w:rFonts w:ascii="Calibri" w:hAnsi="Calibri"/>
                      <w:sz w:val="20"/>
                    </w:rPr>
                  </w:rPrChange>
                </w:rPr>
                <w:t>30m</w:t>
              </w:r>
            </w:ins>
            <w:del w:id="245" w:author="Johannes Zauner" w:date="2026-04-01T16:19:00Z" w16du:dateUtc="2026-04-01T14:19:00Z">
              <w:r w:rsidRPr="002D16B0" w:rsidDel="002237A8">
                <w:rPr>
                  <w:rFonts w:ascii="Arial" w:hAnsi="Arial" w:cs="Arial"/>
                  <w:sz w:val="20"/>
                  <w:szCs w:val="20"/>
                  <w:rPrChange w:id="246" w:author="Johannes Zauner" w:date="2026-04-01T16:19:00Z" w16du:dateUtc="2026-04-01T14:19:00Z">
                    <w:rPr>
                      <w:sz w:val="20"/>
                      <w:szCs w:val="20"/>
                    </w:rPr>
                  </w:rPrChange>
                </w:rPr>
                <w:delText>5m</w:delText>
              </w:r>
            </w:del>
          </w:p>
        </w:tc>
      </w:tr>
      <w:tr w:rsidR="002D16B0" w14:paraId="1BE7B545"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4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48" w:author="Johannes Zauner" w:date="2026-04-01T16:19:00Z" w16du:dateUtc="2026-04-01T14:19:00Z">
              <w:tcPr>
                <w:tcW w:w="2252" w:type="dxa"/>
                <w:vAlign w:val="center"/>
              </w:tcPr>
            </w:tcPrChange>
          </w:tcPr>
          <w:p w14:paraId="03BFE824" w14:textId="77777777" w:rsidR="002D16B0" w:rsidRPr="00357B54" w:rsidRDefault="002D16B0" w:rsidP="002D16B0">
            <w:pPr>
              <w:rPr>
                <w:sz w:val="20"/>
                <w:szCs w:val="20"/>
              </w:rPr>
            </w:pPr>
            <w:r w:rsidRPr="00357B54">
              <w:rPr>
                <w:sz w:val="20"/>
                <w:szCs w:val="20"/>
              </w:rPr>
              <w:t>Near</w:t>
            </w:r>
          </w:p>
        </w:tc>
        <w:tc>
          <w:tcPr>
            <w:tcW w:w="2253" w:type="dxa"/>
            <w:tcPrChange w:id="249" w:author="Johannes Zauner" w:date="2026-04-01T16:19:00Z" w16du:dateUtc="2026-04-01T14:19:00Z">
              <w:tcPr>
                <w:tcW w:w="2253" w:type="dxa"/>
                <w:vAlign w:val="center"/>
              </w:tcPr>
            </w:tcPrChange>
          </w:tcPr>
          <w:p w14:paraId="74396319" w14:textId="3E1989C6" w:rsidR="002D16B0" w:rsidRPr="002D16B0" w:rsidRDefault="002D16B0" w:rsidP="002D16B0">
            <w:pPr>
              <w:jc w:val="center"/>
              <w:rPr>
                <w:rFonts w:ascii="Arial" w:hAnsi="Arial" w:cs="Arial"/>
                <w:sz w:val="20"/>
                <w:szCs w:val="20"/>
                <w:rPrChange w:id="250" w:author="Johannes Zauner" w:date="2026-04-01T16:19:00Z" w16du:dateUtc="2026-04-01T14:19:00Z">
                  <w:rPr>
                    <w:sz w:val="20"/>
                    <w:szCs w:val="20"/>
                  </w:rPr>
                </w:rPrChange>
              </w:rPr>
            </w:pPr>
            <w:ins w:id="251" w:author="Johannes Zauner" w:date="2026-04-01T16:19:00Z" w16du:dateUtc="2026-04-01T14:19:00Z">
              <w:r w:rsidRPr="002D16B0">
                <w:rPr>
                  <w:rFonts w:ascii="Arial" w:hAnsi="Arial" w:cs="Arial"/>
                  <w:sz w:val="20"/>
                  <w:rPrChange w:id="252" w:author="Johannes Zauner" w:date="2026-04-01T16:19:00Z" w16du:dateUtc="2026-04-01T14:19:00Z">
                    <w:rPr>
                      <w:rFonts w:ascii="Calibri" w:hAnsi="Calibri"/>
                      <w:sz w:val="20"/>
                    </w:rPr>
                  </w:rPrChange>
                </w:rPr>
                <w:t>35m</w:t>
              </w:r>
            </w:ins>
            <w:del w:id="253" w:author="Johannes Zauner" w:date="2026-04-01T16:19:00Z" w16du:dateUtc="2026-04-01T14:19:00Z">
              <w:r w:rsidRPr="002D16B0" w:rsidDel="002237A8">
                <w:rPr>
                  <w:rFonts w:ascii="Arial" w:hAnsi="Arial" w:cs="Arial"/>
                  <w:sz w:val="20"/>
                  <w:szCs w:val="20"/>
                  <w:rPrChange w:id="254" w:author="Johannes Zauner" w:date="2026-04-01T16:19:00Z" w16du:dateUtc="2026-04-01T14:19:00Z">
                    <w:rPr>
                      <w:sz w:val="20"/>
                      <w:szCs w:val="20"/>
                    </w:rPr>
                  </w:rPrChange>
                </w:rPr>
                <w:delText>27m</w:delText>
              </w:r>
            </w:del>
          </w:p>
        </w:tc>
        <w:tc>
          <w:tcPr>
            <w:tcW w:w="2253" w:type="dxa"/>
            <w:tcPrChange w:id="255" w:author="Johannes Zauner" w:date="2026-04-01T16:19:00Z" w16du:dateUtc="2026-04-01T14:19:00Z">
              <w:tcPr>
                <w:tcW w:w="2253" w:type="dxa"/>
                <w:vAlign w:val="center"/>
              </w:tcPr>
            </w:tcPrChange>
          </w:tcPr>
          <w:p w14:paraId="589BB4DC" w14:textId="1E3885F9" w:rsidR="002D16B0" w:rsidRPr="002D16B0" w:rsidRDefault="002D16B0" w:rsidP="002D16B0">
            <w:pPr>
              <w:jc w:val="center"/>
              <w:rPr>
                <w:rFonts w:ascii="Arial" w:hAnsi="Arial" w:cs="Arial"/>
                <w:sz w:val="20"/>
                <w:szCs w:val="20"/>
                <w:rPrChange w:id="256" w:author="Johannes Zauner" w:date="2026-04-01T16:19:00Z" w16du:dateUtc="2026-04-01T14:19:00Z">
                  <w:rPr>
                    <w:sz w:val="20"/>
                    <w:szCs w:val="20"/>
                  </w:rPr>
                </w:rPrChange>
              </w:rPr>
            </w:pPr>
            <w:ins w:id="257" w:author="Johannes Zauner" w:date="2026-04-01T16:19:00Z" w16du:dateUtc="2026-04-01T14:19:00Z">
              <w:r w:rsidRPr="002D16B0">
                <w:rPr>
                  <w:rFonts w:ascii="Arial" w:hAnsi="Arial" w:cs="Arial"/>
                  <w:sz w:val="20"/>
                  <w:rPrChange w:id="258" w:author="Johannes Zauner" w:date="2026-04-01T16:19:00Z" w16du:dateUtc="2026-04-01T14:19:00Z">
                    <w:rPr>
                      <w:rFonts w:ascii="Calibri" w:hAnsi="Calibri"/>
                      <w:sz w:val="20"/>
                    </w:rPr>
                  </w:rPrChange>
                </w:rPr>
                <w:t>33m</w:t>
              </w:r>
            </w:ins>
            <w:del w:id="259" w:author="Johannes Zauner" w:date="2026-04-01T16:19:00Z" w16du:dateUtc="2026-04-01T14:19:00Z">
              <w:r w:rsidRPr="002D16B0" w:rsidDel="002237A8">
                <w:rPr>
                  <w:rFonts w:ascii="Arial" w:hAnsi="Arial" w:cs="Arial"/>
                  <w:sz w:val="20"/>
                  <w:szCs w:val="20"/>
                  <w:rPrChange w:id="260" w:author="Johannes Zauner" w:date="2026-04-01T16:19:00Z" w16du:dateUtc="2026-04-01T14:19:00Z">
                    <w:rPr>
                      <w:sz w:val="20"/>
                      <w:szCs w:val="20"/>
                    </w:rPr>
                  </w:rPrChange>
                </w:rPr>
                <w:delText>36m</w:delText>
              </w:r>
            </w:del>
          </w:p>
        </w:tc>
        <w:tc>
          <w:tcPr>
            <w:tcW w:w="2253" w:type="dxa"/>
            <w:tcPrChange w:id="261" w:author="Johannes Zauner" w:date="2026-04-01T16:19:00Z" w16du:dateUtc="2026-04-01T14:19:00Z">
              <w:tcPr>
                <w:tcW w:w="2253" w:type="dxa"/>
                <w:vAlign w:val="center"/>
              </w:tcPr>
            </w:tcPrChange>
          </w:tcPr>
          <w:p w14:paraId="687642A5" w14:textId="18482789" w:rsidR="002D16B0" w:rsidRPr="002D16B0" w:rsidRDefault="002D16B0" w:rsidP="002D16B0">
            <w:pPr>
              <w:jc w:val="center"/>
              <w:rPr>
                <w:rFonts w:ascii="Arial" w:hAnsi="Arial" w:cs="Arial"/>
                <w:sz w:val="20"/>
                <w:szCs w:val="20"/>
                <w:rPrChange w:id="262" w:author="Johannes Zauner" w:date="2026-04-01T16:19:00Z" w16du:dateUtc="2026-04-01T14:19:00Z">
                  <w:rPr>
                    <w:sz w:val="20"/>
                    <w:szCs w:val="20"/>
                  </w:rPr>
                </w:rPrChange>
              </w:rPr>
            </w:pPr>
            <w:ins w:id="263" w:author="Johannes Zauner" w:date="2026-04-01T16:19:00Z" w16du:dateUtc="2026-04-01T14:19:00Z">
              <w:r w:rsidRPr="002D16B0">
                <w:rPr>
                  <w:rFonts w:ascii="Arial" w:hAnsi="Arial" w:cs="Arial"/>
                  <w:sz w:val="20"/>
                  <w:rPrChange w:id="264" w:author="Johannes Zauner" w:date="2026-04-01T16:19:00Z" w16du:dateUtc="2026-04-01T14:19:00Z">
                    <w:rPr>
                      <w:rFonts w:ascii="Calibri" w:hAnsi="Calibri"/>
                      <w:sz w:val="20"/>
                    </w:rPr>
                  </w:rPrChange>
                </w:rPr>
                <w:t>40m</w:t>
              </w:r>
            </w:ins>
            <w:del w:id="265" w:author="Johannes Zauner" w:date="2026-04-01T16:19:00Z" w16du:dateUtc="2026-04-01T14:19:00Z">
              <w:r w:rsidRPr="002D16B0" w:rsidDel="002237A8">
                <w:rPr>
                  <w:rFonts w:ascii="Arial" w:hAnsi="Arial" w:cs="Arial"/>
                  <w:sz w:val="20"/>
                  <w:szCs w:val="20"/>
                  <w:rPrChange w:id="266" w:author="Johannes Zauner" w:date="2026-04-01T16:19:00Z" w16du:dateUtc="2026-04-01T14:19:00Z">
                    <w:rPr>
                      <w:sz w:val="20"/>
                      <w:szCs w:val="20"/>
                    </w:rPr>
                  </w:rPrChange>
                </w:rPr>
                <w:delText>5m</w:delText>
              </w:r>
            </w:del>
          </w:p>
        </w:tc>
      </w:tr>
      <w:tr w:rsidR="002D16B0" w14:paraId="6F4CD2DA"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6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68" w:author="Johannes Zauner" w:date="2026-04-01T16:19:00Z" w16du:dateUtc="2026-04-01T14:19:00Z">
              <w:tcPr>
                <w:tcW w:w="2252" w:type="dxa"/>
                <w:vAlign w:val="center"/>
              </w:tcPr>
            </w:tcPrChange>
          </w:tcPr>
          <w:p w14:paraId="2321DF2D" w14:textId="77777777" w:rsidR="002D16B0" w:rsidRPr="00357B54" w:rsidRDefault="002D16B0" w:rsidP="002D16B0">
            <w:pPr>
              <w:rPr>
                <w:sz w:val="20"/>
                <w:szCs w:val="20"/>
              </w:rPr>
            </w:pPr>
            <w:r w:rsidRPr="00357B54">
              <w:rPr>
                <w:sz w:val="20"/>
                <w:szCs w:val="20"/>
              </w:rPr>
              <w:t>Fairly near</w:t>
            </w:r>
          </w:p>
        </w:tc>
        <w:tc>
          <w:tcPr>
            <w:tcW w:w="2253" w:type="dxa"/>
            <w:tcPrChange w:id="269" w:author="Johannes Zauner" w:date="2026-04-01T16:19:00Z" w16du:dateUtc="2026-04-01T14:19:00Z">
              <w:tcPr>
                <w:tcW w:w="2253" w:type="dxa"/>
                <w:vAlign w:val="center"/>
              </w:tcPr>
            </w:tcPrChange>
          </w:tcPr>
          <w:p w14:paraId="657B8348" w14:textId="527C1AA5" w:rsidR="002D16B0" w:rsidRPr="002D16B0" w:rsidRDefault="002D16B0" w:rsidP="002D16B0">
            <w:pPr>
              <w:jc w:val="center"/>
              <w:rPr>
                <w:rFonts w:ascii="Arial" w:hAnsi="Arial" w:cs="Arial"/>
                <w:sz w:val="20"/>
                <w:szCs w:val="20"/>
                <w:rPrChange w:id="270" w:author="Johannes Zauner" w:date="2026-04-01T16:19:00Z" w16du:dateUtc="2026-04-01T14:19:00Z">
                  <w:rPr>
                    <w:sz w:val="20"/>
                    <w:szCs w:val="20"/>
                  </w:rPr>
                </w:rPrChange>
              </w:rPr>
            </w:pPr>
            <w:ins w:id="271" w:author="Johannes Zauner" w:date="2026-04-01T16:19:00Z" w16du:dateUtc="2026-04-01T14:19:00Z">
              <w:r w:rsidRPr="002D16B0">
                <w:rPr>
                  <w:rFonts w:ascii="Arial" w:hAnsi="Arial" w:cs="Arial"/>
                  <w:sz w:val="20"/>
                  <w:rPrChange w:id="272" w:author="Johannes Zauner" w:date="2026-04-01T16:19:00Z" w16du:dateUtc="2026-04-01T14:19:00Z">
                    <w:rPr>
                      <w:rFonts w:ascii="Calibri" w:hAnsi="Calibri"/>
                      <w:sz w:val="20"/>
                    </w:rPr>
                  </w:rPrChange>
                </w:rPr>
                <w:t>40m</w:t>
              </w:r>
            </w:ins>
            <w:del w:id="273" w:author="Johannes Zauner" w:date="2026-04-01T16:19:00Z" w16du:dateUtc="2026-04-01T14:19:00Z">
              <w:r w:rsidRPr="002D16B0" w:rsidDel="002237A8">
                <w:rPr>
                  <w:rFonts w:ascii="Arial" w:hAnsi="Arial" w:cs="Arial"/>
                  <w:sz w:val="20"/>
                  <w:szCs w:val="20"/>
                  <w:rPrChange w:id="274" w:author="Johannes Zauner" w:date="2026-04-01T16:19:00Z" w16du:dateUtc="2026-04-01T14:19:00Z">
                    <w:rPr>
                      <w:sz w:val="20"/>
                      <w:szCs w:val="20"/>
                    </w:rPr>
                  </w:rPrChange>
                </w:rPr>
                <w:delText>46m</w:delText>
              </w:r>
            </w:del>
          </w:p>
        </w:tc>
        <w:tc>
          <w:tcPr>
            <w:tcW w:w="2253" w:type="dxa"/>
            <w:tcPrChange w:id="275" w:author="Johannes Zauner" w:date="2026-04-01T16:19:00Z" w16du:dateUtc="2026-04-01T14:19:00Z">
              <w:tcPr>
                <w:tcW w:w="2253" w:type="dxa"/>
                <w:vAlign w:val="center"/>
              </w:tcPr>
            </w:tcPrChange>
          </w:tcPr>
          <w:p w14:paraId="4E685B5D" w14:textId="56620304" w:rsidR="002D16B0" w:rsidRPr="002D16B0" w:rsidRDefault="002D16B0" w:rsidP="002D16B0">
            <w:pPr>
              <w:jc w:val="center"/>
              <w:rPr>
                <w:rFonts w:ascii="Arial" w:hAnsi="Arial" w:cs="Arial"/>
                <w:sz w:val="20"/>
                <w:szCs w:val="20"/>
                <w:rPrChange w:id="276" w:author="Johannes Zauner" w:date="2026-04-01T16:19:00Z" w16du:dateUtc="2026-04-01T14:19:00Z">
                  <w:rPr>
                    <w:sz w:val="20"/>
                    <w:szCs w:val="20"/>
                  </w:rPr>
                </w:rPrChange>
              </w:rPr>
            </w:pPr>
            <w:ins w:id="277" w:author="Johannes Zauner" w:date="2026-04-01T16:19:00Z" w16du:dateUtc="2026-04-01T14:19:00Z">
              <w:r w:rsidRPr="002D16B0">
                <w:rPr>
                  <w:rFonts w:ascii="Arial" w:hAnsi="Arial" w:cs="Arial"/>
                  <w:sz w:val="20"/>
                  <w:rPrChange w:id="278" w:author="Johannes Zauner" w:date="2026-04-01T16:19:00Z" w16du:dateUtc="2026-04-01T14:19:00Z">
                    <w:rPr>
                      <w:rFonts w:ascii="Calibri" w:hAnsi="Calibri"/>
                      <w:sz w:val="20"/>
                    </w:rPr>
                  </w:rPrChange>
                </w:rPr>
                <w:t>40m</w:t>
              </w:r>
            </w:ins>
            <w:del w:id="279" w:author="Johannes Zauner" w:date="2026-04-01T16:19:00Z" w16du:dateUtc="2026-04-01T14:19:00Z">
              <w:r w:rsidRPr="002D16B0" w:rsidDel="002237A8">
                <w:rPr>
                  <w:rFonts w:ascii="Arial" w:hAnsi="Arial" w:cs="Arial"/>
                  <w:sz w:val="20"/>
                  <w:szCs w:val="20"/>
                  <w:rPrChange w:id="280" w:author="Johannes Zauner" w:date="2026-04-01T16:19:00Z" w16du:dateUtc="2026-04-01T14:19:00Z">
                    <w:rPr>
                      <w:sz w:val="20"/>
                      <w:szCs w:val="20"/>
                    </w:rPr>
                  </w:rPrChange>
                </w:rPr>
                <w:delText>60m</w:delText>
              </w:r>
            </w:del>
          </w:p>
        </w:tc>
        <w:tc>
          <w:tcPr>
            <w:tcW w:w="2253" w:type="dxa"/>
            <w:tcPrChange w:id="281" w:author="Johannes Zauner" w:date="2026-04-01T16:19:00Z" w16du:dateUtc="2026-04-01T14:19:00Z">
              <w:tcPr>
                <w:tcW w:w="2253" w:type="dxa"/>
                <w:vAlign w:val="center"/>
              </w:tcPr>
            </w:tcPrChange>
          </w:tcPr>
          <w:p w14:paraId="1485E271" w14:textId="59077EA0" w:rsidR="002D16B0" w:rsidRPr="002D16B0" w:rsidRDefault="002D16B0" w:rsidP="002D16B0">
            <w:pPr>
              <w:jc w:val="center"/>
              <w:rPr>
                <w:rFonts w:ascii="Arial" w:hAnsi="Arial" w:cs="Arial"/>
                <w:sz w:val="20"/>
                <w:szCs w:val="20"/>
                <w:rPrChange w:id="282" w:author="Johannes Zauner" w:date="2026-04-01T16:19:00Z" w16du:dateUtc="2026-04-01T14:19:00Z">
                  <w:rPr>
                    <w:sz w:val="20"/>
                    <w:szCs w:val="20"/>
                  </w:rPr>
                </w:rPrChange>
              </w:rPr>
            </w:pPr>
            <w:ins w:id="283" w:author="Johannes Zauner" w:date="2026-04-01T16:19:00Z" w16du:dateUtc="2026-04-01T14:19:00Z">
              <w:r w:rsidRPr="002D16B0">
                <w:rPr>
                  <w:rFonts w:ascii="Arial" w:hAnsi="Arial" w:cs="Arial"/>
                  <w:sz w:val="20"/>
                  <w:rPrChange w:id="284" w:author="Johannes Zauner" w:date="2026-04-01T16:19:00Z" w16du:dateUtc="2026-04-01T14:19:00Z">
                    <w:rPr>
                      <w:rFonts w:ascii="Calibri" w:hAnsi="Calibri"/>
                      <w:sz w:val="20"/>
                    </w:rPr>
                  </w:rPrChange>
                </w:rPr>
                <w:t>38m</w:t>
              </w:r>
            </w:ins>
            <w:del w:id="285" w:author="Johannes Zauner" w:date="2026-04-01T16:19:00Z" w16du:dateUtc="2026-04-01T14:19:00Z">
              <w:r w:rsidRPr="002D16B0" w:rsidDel="002237A8">
                <w:rPr>
                  <w:rFonts w:ascii="Arial" w:hAnsi="Arial" w:cs="Arial"/>
                  <w:sz w:val="20"/>
                  <w:szCs w:val="20"/>
                  <w:rPrChange w:id="286" w:author="Johannes Zauner" w:date="2026-04-01T16:19:00Z" w16du:dateUtc="2026-04-01T14:19:00Z">
                    <w:rPr>
                      <w:sz w:val="20"/>
                      <w:szCs w:val="20"/>
                    </w:rPr>
                  </w:rPrChange>
                </w:rPr>
                <w:delText>12m</w:delText>
              </w:r>
            </w:del>
          </w:p>
        </w:tc>
      </w:tr>
      <w:tr w:rsidR="002D16B0" w14:paraId="61EBEDFE"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8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88" w:author="Johannes Zauner" w:date="2026-04-01T16:19:00Z" w16du:dateUtc="2026-04-01T14:19:00Z">
              <w:tcPr>
                <w:tcW w:w="2252" w:type="dxa"/>
                <w:vAlign w:val="center"/>
              </w:tcPr>
            </w:tcPrChange>
          </w:tcPr>
          <w:p w14:paraId="7141F22C" w14:textId="77777777" w:rsidR="002D16B0" w:rsidRPr="00357B54" w:rsidRDefault="002D16B0" w:rsidP="002D16B0">
            <w:pPr>
              <w:rPr>
                <w:sz w:val="20"/>
                <w:szCs w:val="20"/>
              </w:rPr>
            </w:pPr>
            <w:r w:rsidRPr="00357B54">
              <w:rPr>
                <w:sz w:val="20"/>
                <w:szCs w:val="20"/>
              </w:rPr>
              <w:t>Very near</w:t>
            </w:r>
          </w:p>
        </w:tc>
        <w:tc>
          <w:tcPr>
            <w:tcW w:w="2253" w:type="dxa"/>
            <w:tcPrChange w:id="289" w:author="Johannes Zauner" w:date="2026-04-01T16:19:00Z" w16du:dateUtc="2026-04-01T14:19:00Z">
              <w:tcPr>
                <w:tcW w:w="2253" w:type="dxa"/>
                <w:vAlign w:val="center"/>
              </w:tcPr>
            </w:tcPrChange>
          </w:tcPr>
          <w:p w14:paraId="09F4814B" w14:textId="61F45192" w:rsidR="002D16B0" w:rsidRPr="002D16B0" w:rsidRDefault="002D16B0" w:rsidP="002D16B0">
            <w:pPr>
              <w:jc w:val="center"/>
              <w:rPr>
                <w:rFonts w:ascii="Arial" w:hAnsi="Arial" w:cs="Arial"/>
                <w:sz w:val="20"/>
                <w:szCs w:val="20"/>
                <w:rPrChange w:id="290" w:author="Johannes Zauner" w:date="2026-04-01T16:19:00Z" w16du:dateUtc="2026-04-01T14:19:00Z">
                  <w:rPr>
                    <w:sz w:val="20"/>
                    <w:szCs w:val="20"/>
                  </w:rPr>
                </w:rPrChange>
              </w:rPr>
            </w:pPr>
            <w:ins w:id="291" w:author="Johannes Zauner" w:date="2026-04-01T16:19:00Z" w16du:dateUtc="2026-04-01T14:19:00Z">
              <w:r w:rsidRPr="002D16B0">
                <w:rPr>
                  <w:rFonts w:ascii="Arial" w:hAnsi="Arial" w:cs="Arial"/>
                  <w:sz w:val="20"/>
                  <w:rPrChange w:id="292" w:author="Johannes Zauner" w:date="2026-04-01T16:19:00Z" w16du:dateUtc="2026-04-01T14:19:00Z">
                    <w:rPr>
                      <w:rFonts w:ascii="Calibri" w:hAnsi="Calibri"/>
                      <w:sz w:val="20"/>
                    </w:rPr>
                  </w:rPrChange>
                </w:rPr>
                <w:t>67m</w:t>
              </w:r>
            </w:ins>
            <w:del w:id="293" w:author="Johannes Zauner" w:date="2026-04-01T16:19:00Z" w16du:dateUtc="2026-04-01T14:19:00Z">
              <w:r w:rsidRPr="002D16B0" w:rsidDel="002237A8">
                <w:rPr>
                  <w:rFonts w:ascii="Arial" w:hAnsi="Arial" w:cs="Arial"/>
                  <w:sz w:val="20"/>
                  <w:szCs w:val="20"/>
                  <w:rPrChange w:id="294" w:author="Johannes Zauner" w:date="2026-04-01T16:19:00Z" w16du:dateUtc="2026-04-01T14:19:00Z">
                    <w:rPr>
                      <w:sz w:val="20"/>
                      <w:szCs w:val="20"/>
                    </w:rPr>
                  </w:rPrChange>
                </w:rPr>
                <w:delText>102m</w:delText>
              </w:r>
            </w:del>
          </w:p>
        </w:tc>
        <w:tc>
          <w:tcPr>
            <w:tcW w:w="2253" w:type="dxa"/>
            <w:tcPrChange w:id="295" w:author="Johannes Zauner" w:date="2026-04-01T16:19:00Z" w16du:dateUtc="2026-04-01T14:19:00Z">
              <w:tcPr>
                <w:tcW w:w="2253" w:type="dxa"/>
                <w:vAlign w:val="center"/>
              </w:tcPr>
            </w:tcPrChange>
          </w:tcPr>
          <w:p w14:paraId="0410BEBD" w14:textId="581F5C5B" w:rsidR="002D16B0" w:rsidRPr="002D16B0" w:rsidRDefault="002D16B0" w:rsidP="002D16B0">
            <w:pPr>
              <w:jc w:val="center"/>
              <w:rPr>
                <w:rFonts w:ascii="Arial" w:hAnsi="Arial" w:cs="Arial"/>
                <w:sz w:val="20"/>
                <w:szCs w:val="20"/>
                <w:rPrChange w:id="296" w:author="Johannes Zauner" w:date="2026-04-01T16:19:00Z" w16du:dateUtc="2026-04-01T14:19:00Z">
                  <w:rPr>
                    <w:sz w:val="20"/>
                    <w:szCs w:val="20"/>
                  </w:rPr>
                </w:rPrChange>
              </w:rPr>
            </w:pPr>
            <w:ins w:id="297" w:author="Johannes Zauner" w:date="2026-04-01T16:19:00Z" w16du:dateUtc="2026-04-01T14:19:00Z">
              <w:r w:rsidRPr="002D16B0">
                <w:rPr>
                  <w:rFonts w:ascii="Arial" w:hAnsi="Arial" w:cs="Arial"/>
                  <w:sz w:val="20"/>
                  <w:rPrChange w:id="298" w:author="Johannes Zauner" w:date="2026-04-01T16:19:00Z" w16du:dateUtc="2026-04-01T14:19:00Z">
                    <w:rPr>
                      <w:rFonts w:ascii="Calibri" w:hAnsi="Calibri"/>
                      <w:sz w:val="20"/>
                    </w:rPr>
                  </w:rPrChange>
                </w:rPr>
                <w:t>64m</w:t>
              </w:r>
            </w:ins>
            <w:del w:id="299" w:author="Johannes Zauner" w:date="2026-04-01T16:19:00Z" w16du:dateUtc="2026-04-01T14:19:00Z">
              <w:r w:rsidRPr="002D16B0" w:rsidDel="002237A8">
                <w:rPr>
                  <w:rFonts w:ascii="Arial" w:hAnsi="Arial" w:cs="Arial"/>
                  <w:sz w:val="20"/>
                  <w:szCs w:val="20"/>
                  <w:rPrChange w:id="300" w:author="Johannes Zauner" w:date="2026-04-01T16:19:00Z" w16du:dateUtc="2026-04-01T14:19:00Z">
                    <w:rPr>
                      <w:sz w:val="20"/>
                      <w:szCs w:val="20"/>
                    </w:rPr>
                  </w:rPrChange>
                </w:rPr>
                <w:delText>128m</w:delText>
              </w:r>
            </w:del>
          </w:p>
        </w:tc>
        <w:tc>
          <w:tcPr>
            <w:tcW w:w="2253" w:type="dxa"/>
            <w:tcPrChange w:id="301" w:author="Johannes Zauner" w:date="2026-04-01T16:19:00Z" w16du:dateUtc="2026-04-01T14:19:00Z">
              <w:tcPr>
                <w:tcW w:w="2253" w:type="dxa"/>
                <w:vAlign w:val="center"/>
              </w:tcPr>
            </w:tcPrChange>
          </w:tcPr>
          <w:p w14:paraId="11721DBF" w14:textId="5DCD10B5" w:rsidR="002D16B0" w:rsidRPr="002D16B0" w:rsidRDefault="002D16B0" w:rsidP="002D16B0">
            <w:pPr>
              <w:jc w:val="center"/>
              <w:rPr>
                <w:rFonts w:ascii="Arial" w:hAnsi="Arial" w:cs="Arial"/>
                <w:sz w:val="20"/>
                <w:szCs w:val="20"/>
                <w:rPrChange w:id="302" w:author="Johannes Zauner" w:date="2026-04-01T16:19:00Z" w16du:dateUtc="2026-04-01T14:19:00Z">
                  <w:rPr>
                    <w:sz w:val="20"/>
                    <w:szCs w:val="20"/>
                  </w:rPr>
                </w:rPrChange>
              </w:rPr>
            </w:pPr>
            <w:ins w:id="303" w:author="Johannes Zauner" w:date="2026-04-01T16:19:00Z" w16du:dateUtc="2026-04-01T14:19:00Z">
              <w:r w:rsidRPr="002D16B0">
                <w:rPr>
                  <w:rFonts w:ascii="Arial" w:hAnsi="Arial" w:cs="Arial"/>
                  <w:sz w:val="20"/>
                  <w:rPrChange w:id="304" w:author="Johannes Zauner" w:date="2026-04-01T16:19:00Z" w16du:dateUtc="2026-04-01T14:19:00Z">
                    <w:rPr>
                      <w:rFonts w:ascii="Calibri" w:hAnsi="Calibri"/>
                      <w:sz w:val="20"/>
                    </w:rPr>
                  </w:rPrChange>
                </w:rPr>
                <w:t>74m</w:t>
              </w:r>
            </w:ins>
            <w:del w:id="305" w:author="Johannes Zauner" w:date="2026-04-01T16:19:00Z" w16du:dateUtc="2026-04-01T14:19:00Z">
              <w:r w:rsidRPr="002D16B0" w:rsidDel="002237A8">
                <w:rPr>
                  <w:rFonts w:ascii="Arial" w:hAnsi="Arial" w:cs="Arial"/>
                  <w:sz w:val="20"/>
                  <w:szCs w:val="20"/>
                  <w:rPrChange w:id="306" w:author="Johannes Zauner" w:date="2026-04-01T16:19:00Z" w16du:dateUtc="2026-04-01T14:19:00Z">
                    <w:rPr>
                      <w:sz w:val="20"/>
                      <w:szCs w:val="20"/>
                    </w:rPr>
                  </w:rPrChange>
                </w:rPr>
                <w:delText>38m</w:delText>
              </w:r>
            </w:del>
          </w:p>
        </w:tc>
      </w:tr>
      <w:tr w:rsidR="002D16B0" w14:paraId="380E0BF6"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30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308" w:author="Johannes Zauner" w:date="2026-04-01T16:19:00Z" w16du:dateUtc="2026-04-01T14:19:00Z">
              <w:tcPr>
                <w:tcW w:w="2252" w:type="dxa"/>
                <w:vAlign w:val="center"/>
              </w:tcPr>
            </w:tcPrChange>
          </w:tcPr>
          <w:p w14:paraId="33161FA9" w14:textId="77777777" w:rsidR="002D16B0" w:rsidRPr="00357B54" w:rsidRDefault="002D16B0" w:rsidP="002D16B0">
            <w:pPr>
              <w:rPr>
                <w:sz w:val="20"/>
                <w:szCs w:val="20"/>
              </w:rPr>
            </w:pPr>
            <w:r w:rsidRPr="00357B54">
              <w:rPr>
                <w:sz w:val="20"/>
                <w:szCs w:val="20"/>
              </w:rPr>
              <w:t>Extremely near</w:t>
            </w:r>
          </w:p>
        </w:tc>
        <w:tc>
          <w:tcPr>
            <w:tcW w:w="2253" w:type="dxa"/>
            <w:tcPrChange w:id="309" w:author="Johannes Zauner" w:date="2026-04-01T16:19:00Z" w16du:dateUtc="2026-04-01T14:19:00Z">
              <w:tcPr>
                <w:tcW w:w="2253" w:type="dxa"/>
                <w:vAlign w:val="center"/>
              </w:tcPr>
            </w:tcPrChange>
          </w:tcPr>
          <w:p w14:paraId="72C96FEE" w14:textId="481059F2" w:rsidR="002D16B0" w:rsidRPr="002D16B0" w:rsidRDefault="002D16B0" w:rsidP="002D16B0">
            <w:pPr>
              <w:jc w:val="center"/>
              <w:rPr>
                <w:rFonts w:ascii="Arial" w:hAnsi="Arial" w:cs="Arial"/>
                <w:sz w:val="20"/>
                <w:szCs w:val="20"/>
                <w:rPrChange w:id="310" w:author="Johannes Zauner" w:date="2026-04-01T16:19:00Z" w16du:dateUtc="2026-04-01T14:19:00Z">
                  <w:rPr>
                    <w:sz w:val="20"/>
                    <w:szCs w:val="20"/>
                  </w:rPr>
                </w:rPrChange>
              </w:rPr>
            </w:pPr>
            <w:ins w:id="311" w:author="Johannes Zauner" w:date="2026-04-01T16:19:00Z" w16du:dateUtc="2026-04-01T14:19:00Z">
              <w:r w:rsidRPr="002D16B0">
                <w:rPr>
                  <w:rFonts w:ascii="Arial" w:hAnsi="Arial" w:cs="Arial"/>
                  <w:sz w:val="20"/>
                  <w:rPrChange w:id="312" w:author="Johannes Zauner" w:date="2026-04-01T16:19:00Z" w16du:dateUtc="2026-04-01T14:19:00Z">
                    <w:rPr>
                      <w:rFonts w:ascii="Calibri" w:hAnsi="Calibri"/>
                      <w:sz w:val="20"/>
                    </w:rPr>
                  </w:rPrChange>
                </w:rPr>
                <w:t>32m</w:t>
              </w:r>
            </w:ins>
            <w:del w:id="313" w:author="Johannes Zauner" w:date="2026-04-01T16:19:00Z" w16du:dateUtc="2026-04-01T14:19:00Z">
              <w:r w:rsidRPr="002D16B0" w:rsidDel="002237A8">
                <w:rPr>
                  <w:rFonts w:ascii="Arial" w:hAnsi="Arial" w:cs="Arial"/>
                  <w:sz w:val="20"/>
                  <w:szCs w:val="20"/>
                  <w:rPrChange w:id="314" w:author="Johannes Zauner" w:date="2026-04-01T16:19:00Z" w16du:dateUtc="2026-04-01T14:19:00Z">
                    <w:rPr>
                      <w:sz w:val="20"/>
                      <w:szCs w:val="20"/>
                    </w:rPr>
                  </w:rPrChange>
                </w:rPr>
                <w:delText>74m</w:delText>
              </w:r>
            </w:del>
          </w:p>
        </w:tc>
        <w:tc>
          <w:tcPr>
            <w:tcW w:w="2253" w:type="dxa"/>
            <w:tcPrChange w:id="315" w:author="Johannes Zauner" w:date="2026-04-01T16:19:00Z" w16du:dateUtc="2026-04-01T14:19:00Z">
              <w:tcPr>
                <w:tcW w:w="2253" w:type="dxa"/>
                <w:vAlign w:val="center"/>
              </w:tcPr>
            </w:tcPrChange>
          </w:tcPr>
          <w:p w14:paraId="34D7FFFD" w14:textId="123EF5F8" w:rsidR="002D16B0" w:rsidRPr="002D16B0" w:rsidRDefault="002D16B0" w:rsidP="002D16B0">
            <w:pPr>
              <w:jc w:val="center"/>
              <w:rPr>
                <w:rFonts w:ascii="Arial" w:hAnsi="Arial" w:cs="Arial"/>
                <w:sz w:val="20"/>
                <w:szCs w:val="20"/>
                <w:rPrChange w:id="316" w:author="Johannes Zauner" w:date="2026-04-01T16:19:00Z" w16du:dateUtc="2026-04-01T14:19:00Z">
                  <w:rPr>
                    <w:sz w:val="20"/>
                    <w:szCs w:val="20"/>
                  </w:rPr>
                </w:rPrChange>
              </w:rPr>
            </w:pPr>
            <w:ins w:id="317" w:author="Johannes Zauner" w:date="2026-04-01T16:19:00Z" w16du:dateUtc="2026-04-01T14:19:00Z">
              <w:r w:rsidRPr="002D16B0">
                <w:rPr>
                  <w:rFonts w:ascii="Arial" w:hAnsi="Arial" w:cs="Arial"/>
                  <w:sz w:val="20"/>
                  <w:rPrChange w:id="318" w:author="Johannes Zauner" w:date="2026-04-01T16:19:00Z" w16du:dateUtc="2026-04-01T14:19:00Z">
                    <w:rPr>
                      <w:rFonts w:ascii="Calibri" w:hAnsi="Calibri"/>
                      <w:sz w:val="20"/>
                    </w:rPr>
                  </w:rPrChange>
                </w:rPr>
                <w:t>30m</w:t>
              </w:r>
            </w:ins>
            <w:del w:id="319" w:author="Johannes Zauner" w:date="2026-04-01T16:19:00Z" w16du:dateUtc="2026-04-01T14:19:00Z">
              <w:r w:rsidRPr="002D16B0" w:rsidDel="002237A8">
                <w:rPr>
                  <w:rFonts w:ascii="Arial" w:hAnsi="Arial" w:cs="Arial"/>
                  <w:sz w:val="20"/>
                  <w:szCs w:val="20"/>
                  <w:rPrChange w:id="320" w:author="Johannes Zauner" w:date="2026-04-01T16:19:00Z" w16du:dateUtc="2026-04-01T14:19:00Z">
                    <w:rPr>
                      <w:sz w:val="20"/>
                      <w:szCs w:val="20"/>
                    </w:rPr>
                  </w:rPrChange>
                </w:rPr>
                <w:delText>88m</w:delText>
              </w:r>
            </w:del>
          </w:p>
        </w:tc>
        <w:tc>
          <w:tcPr>
            <w:tcW w:w="2253" w:type="dxa"/>
            <w:tcPrChange w:id="321" w:author="Johannes Zauner" w:date="2026-04-01T16:19:00Z" w16du:dateUtc="2026-04-01T14:19:00Z">
              <w:tcPr>
                <w:tcW w:w="2253" w:type="dxa"/>
                <w:vAlign w:val="center"/>
              </w:tcPr>
            </w:tcPrChange>
          </w:tcPr>
          <w:p w14:paraId="5D84506B" w14:textId="61088732" w:rsidR="002D16B0" w:rsidRPr="002D16B0" w:rsidRDefault="002D16B0" w:rsidP="002D16B0">
            <w:pPr>
              <w:jc w:val="center"/>
              <w:rPr>
                <w:rFonts w:ascii="Arial" w:hAnsi="Arial" w:cs="Arial"/>
                <w:sz w:val="20"/>
                <w:szCs w:val="20"/>
                <w:rPrChange w:id="322" w:author="Johannes Zauner" w:date="2026-04-01T16:19:00Z" w16du:dateUtc="2026-04-01T14:19:00Z">
                  <w:rPr>
                    <w:sz w:val="20"/>
                    <w:szCs w:val="20"/>
                  </w:rPr>
                </w:rPrChange>
              </w:rPr>
            </w:pPr>
            <w:ins w:id="323" w:author="Johannes Zauner" w:date="2026-04-01T16:19:00Z" w16du:dateUtc="2026-04-01T14:19:00Z">
              <w:r w:rsidRPr="002D16B0">
                <w:rPr>
                  <w:rFonts w:ascii="Arial" w:hAnsi="Arial" w:cs="Arial"/>
                  <w:sz w:val="20"/>
                  <w:rPrChange w:id="324" w:author="Johannes Zauner" w:date="2026-04-01T16:19:00Z" w16du:dateUtc="2026-04-01T14:19:00Z">
                    <w:rPr>
                      <w:rFonts w:ascii="Calibri" w:hAnsi="Calibri"/>
                      <w:sz w:val="20"/>
                    </w:rPr>
                  </w:rPrChange>
                </w:rPr>
                <w:t>36m</w:t>
              </w:r>
            </w:ins>
            <w:del w:id="325" w:author="Johannes Zauner" w:date="2026-04-01T16:19:00Z" w16du:dateUtc="2026-04-01T14:19:00Z">
              <w:r w:rsidRPr="002D16B0" w:rsidDel="002237A8">
                <w:rPr>
                  <w:rFonts w:ascii="Arial" w:hAnsi="Arial" w:cs="Arial"/>
                  <w:sz w:val="20"/>
                  <w:szCs w:val="20"/>
                  <w:rPrChange w:id="326" w:author="Johannes Zauner" w:date="2026-04-01T16:19:00Z" w16du:dateUtc="2026-04-01T14:19:00Z">
                    <w:rPr>
                      <w:sz w:val="20"/>
                      <w:szCs w:val="20"/>
                    </w:rPr>
                  </w:rPrChange>
                </w:rPr>
                <w:delText>40m</w:delText>
              </w:r>
            </w:del>
          </w:p>
        </w:tc>
      </w:tr>
    </w:tbl>
    <w:p w14:paraId="4889FCAF" w14:textId="769AC069" w:rsidR="00E7188B" w:rsidRDefault="00E7188B" w:rsidP="00E7188B">
      <w:pPr>
        <w:pStyle w:val="ImageCaption"/>
        <w:spacing w:before="200"/>
      </w:pPr>
      <w:r>
        <w:t>Table 5: Daily duration in each viewing distance range</w:t>
      </w:r>
      <w:r w:rsidR="00773DE9">
        <w:t xml:space="preserve"> in minutes</w:t>
      </w:r>
      <w:r>
        <w:t>. For better readability, the table was transposed (compared to the code results)</w:t>
      </w:r>
    </w:p>
    <w:p w14:paraId="26C6260D" w14:textId="77777777" w:rsidR="008A0236" w:rsidRDefault="008A0236" w:rsidP="00187CCB">
      <w:pPr>
        <w:pStyle w:val="ImageCaption"/>
        <w:spacing w:before="200"/>
      </w:pPr>
    </w:p>
    <w:p w14:paraId="539DBE55" w14:textId="5F809DBA" w:rsidR="007C0A0D" w:rsidRPr="00E15100" w:rsidRDefault="007C0A0D" w:rsidP="007C0A0D">
      <w:pPr>
        <w:pStyle w:val="Textkrper"/>
      </w:pPr>
      <w:r w:rsidRPr="00E15100">
        <w:t xml:space="preserve">To visualize </w:t>
      </w:r>
      <w:r w:rsidRPr="00C673E9">
        <w:rPr>
          <w:rFonts w:ascii="Arial" w:hAnsi="Arial" w:cs="Arial"/>
        </w:rPr>
        <w:t xml:space="preserve">this, </w:t>
      </w:r>
      <w:r w:rsidR="00383602" w:rsidRPr="00C86C21">
        <w:rPr>
          <w:b/>
          <w:bCs/>
        </w:rPr>
        <w:t>Figure </w:t>
      </w:r>
      <w:r w:rsidR="00DC45C4">
        <w:rPr>
          <w:b/>
          <w:bCs/>
        </w:rPr>
        <w:t>3</w:t>
      </w:r>
      <w:r w:rsidRPr="00E15100">
        <w:rPr>
          <w:b/>
        </w:rPr>
        <w:t xml:space="preserve"> </w:t>
      </w:r>
      <w:r w:rsidRPr="00E15100">
        <w:t>illustrates the relative proportion of time spent in each distance range:</w:t>
      </w:r>
    </w:p>
    <w:tbl>
      <w:tblPr>
        <w:tblStyle w:val="Table"/>
        <w:tblW w:w="5000" w:type="pct"/>
        <w:tblLayout w:type="fixed"/>
        <w:tblLook w:val="0000" w:firstRow="0" w:lastRow="0" w:firstColumn="0" w:lastColumn="0" w:noHBand="0" w:noVBand="0"/>
      </w:tblPr>
      <w:tblGrid>
        <w:gridCol w:w="9021"/>
      </w:tblGrid>
      <w:tr w:rsidR="007C0A0D" w:rsidRPr="00C673E9" w14:paraId="367C88A7" w14:textId="77777777" w:rsidTr="00E15100">
        <w:tc>
          <w:tcPr>
            <w:tcW w:w="9021" w:type="dxa"/>
          </w:tcPr>
          <w:p w14:paraId="3333B9F6" w14:textId="7C3609B4" w:rsidR="00504768" w:rsidRDefault="007E42C7" w:rsidP="002822A0">
            <w:pPr>
              <w:pStyle w:val="Compact"/>
            </w:pPr>
            <w:bookmarkStart w:id="327" w:name="fig-ranges"/>
            <w:r>
              <w:rPr>
                <w:noProof/>
              </w:rPr>
              <w:drawing>
                <wp:inline distT="0" distB="0" distL="0" distR="0" wp14:anchorId="6271D2A7" wp14:editId="43AB4B07">
                  <wp:extent cx="0" cy="0"/>
                  <wp:effectExtent l="0" t="0" r="0" b="0"/>
                  <wp:docPr id="125779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6085" name="Grafik 1257796085"/>
                          <pic:cNvPicPr/>
                        </pic:nvPicPr>
                        <pic:blipFill>
                          <a:blip r:embed="rId48"/>
                          <a:stretch>
                            <a:fillRect/>
                          </a:stretch>
                        </pic:blipFill>
                        <pic:spPr>
                          <a:xfrm>
                            <a:off x="0" y="0"/>
                            <a:ext cx="0" cy="0"/>
                          </a:xfrm>
                          <a:prstGeom prst="rect">
                            <a:avLst/>
                          </a:prstGeom>
                        </pic:spPr>
                      </pic:pic>
                    </a:graphicData>
                  </a:graphic>
                </wp:inline>
              </w:drawing>
            </w:r>
            <w:ins w:id="328" w:author="Johannes Zauner" w:date="2026-04-01T16:25:00Z" w16du:dateUtc="2026-04-01T14:25:00Z">
              <w:r w:rsidR="00EF4D46">
                <w:rPr>
                  <w:noProof/>
                </w:rPr>
                <w:drawing>
                  <wp:inline distT="0" distB="0" distL="0" distR="0" wp14:anchorId="401F2C29" wp14:editId="263BEDEA">
                    <wp:extent cx="5031347" cy="3593656"/>
                    <wp:effectExtent l="0" t="0" r="0" b="635"/>
                    <wp:docPr id="16546982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8224" name="Grafik 165469822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4977" cy="3603392"/>
                            </a:xfrm>
                            <a:prstGeom prst="rect">
                              <a:avLst/>
                            </a:prstGeom>
                          </pic:spPr>
                        </pic:pic>
                      </a:graphicData>
                    </a:graphic>
                  </wp:inline>
                </w:drawing>
              </w:r>
            </w:ins>
            <w:del w:id="329" w:author="Johannes Zauner" w:date="2026-04-01T16:25:00Z" w16du:dateUtc="2026-04-01T14:25:00Z">
              <w:r w:rsidR="006B2402" w:rsidDel="00EF4D46">
                <w:rPr>
                  <w:noProof/>
                </w:rPr>
                <w:drawing>
                  <wp:inline distT="0" distB="0" distL="0" distR="0" wp14:anchorId="1D6A16C6" wp14:editId="66BF8F24">
                    <wp:extent cx="4319803" cy="3085574"/>
                    <wp:effectExtent l="0" t="0" r="0" b="635"/>
                    <wp:docPr id="8401483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48358" name="Grafik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19803" cy="3085574"/>
                            </a:xfrm>
                            <a:prstGeom prst="rect">
                              <a:avLst/>
                            </a:prstGeom>
                          </pic:spPr>
                        </pic:pic>
                      </a:graphicData>
                    </a:graphic>
                  </wp:inline>
                </w:drawing>
              </w:r>
            </w:del>
          </w:p>
          <w:p w14:paraId="1C45A2A0" w14:textId="642FD417" w:rsidR="007C0A0D" w:rsidRPr="00E15100" w:rsidRDefault="007C0A0D" w:rsidP="0047611C">
            <w:pPr>
              <w:pStyle w:val="ImageCaption"/>
              <w:spacing w:before="200"/>
            </w:pPr>
            <w:r w:rsidRPr="00E15100">
              <w:t>Figure </w:t>
            </w:r>
            <w:r w:rsidR="00DC45C4">
              <w:t>3</w:t>
            </w:r>
            <w:r w:rsidRPr="00E15100">
              <w:t>: Percentage of total time spent in each viewing distance range</w:t>
            </w:r>
            <w:r w:rsidR="002822A0">
              <w:t xml:space="preserve"> for an average day (mean daily), average weekday, or weekend</w:t>
            </w:r>
          </w:p>
        </w:tc>
        <w:bookmarkEnd w:id="327"/>
      </w:tr>
    </w:tbl>
    <w:p w14:paraId="41412E94" w14:textId="4DE2FF81" w:rsidR="00E15100" w:rsidRPr="00C673E9" w:rsidRDefault="00E15100" w:rsidP="00E15100">
      <w:pPr>
        <w:pStyle w:val="Compact"/>
        <w:spacing w:line="240" w:lineRule="auto"/>
        <w:rPr>
          <w:rFonts w:ascii="Arial" w:hAnsi="Arial" w:cs="Arial"/>
        </w:rPr>
      </w:pPr>
    </w:p>
    <w:p w14:paraId="5AA69472" w14:textId="77777777" w:rsidR="007C0A0D" w:rsidRPr="00C673E9" w:rsidRDefault="007C0A0D" w:rsidP="007C0A0D">
      <w:pPr>
        <w:pStyle w:val="berschrift4"/>
      </w:pPr>
      <w:bookmarkStart w:id="330" w:name="frequency-of-continuous-near-work"/>
      <w:r w:rsidRPr="00C673E9">
        <w:lastRenderedPageBreak/>
        <w:t>Frequency of continuous near work</w:t>
      </w:r>
    </w:p>
    <w:p w14:paraId="4399C097" w14:textId="01538D20" w:rsidR="007C0A0D" w:rsidRPr="00E15100" w:rsidRDefault="007C0A0D" w:rsidP="007C0A0D">
      <w:pPr>
        <w:pStyle w:val="FirstParagraph"/>
      </w:pPr>
      <w:r w:rsidRPr="00E15100">
        <w:t xml:space="preserve">Continuous </w:t>
      </w:r>
      <w:proofErr w:type="gramStart"/>
      <w:r w:rsidRPr="00E15100">
        <w:t>near-work</w:t>
      </w:r>
      <w:proofErr w:type="gramEnd"/>
      <w:r w:rsidRPr="00E15100">
        <w:t xml:space="preserve"> </w:t>
      </w:r>
      <w:r w:rsidRPr="00C673E9">
        <w:rPr>
          <w:rFonts w:ascii="Arial" w:hAnsi="Arial" w:cs="Arial"/>
        </w:rPr>
        <w:t>can be understood</w:t>
      </w:r>
      <w:r w:rsidRPr="00E15100">
        <w:t xml:space="preserve"> as sustained viewing within a near distance for some minimum duration, allowing only brief interruptions. We use </w:t>
      </w:r>
      <w:proofErr w:type="spellStart"/>
      <w:r w:rsidRPr="00E15100">
        <w:t>LightLogR’s</w:t>
      </w:r>
      <w:proofErr w:type="spellEnd"/>
      <w:r w:rsidRPr="00E15100">
        <w:t xml:space="preserve"> </w:t>
      </w:r>
      <w:r w:rsidRPr="00E15100">
        <w:rPr>
          <w:rStyle w:val="VerbatimChar"/>
        </w:rPr>
        <w:t>cluster</w:t>
      </w:r>
      <w:r w:rsidRPr="00E15100">
        <w:t xml:space="preserve"> function to identify episodes of continuous near work. Here</w:t>
      </w:r>
      <w:r w:rsidRPr="00C673E9">
        <w:rPr>
          <w:rFonts w:ascii="Arial" w:hAnsi="Arial" w:cs="Arial"/>
        </w:rPr>
        <w:t>,</w:t>
      </w:r>
      <w:r w:rsidRPr="00E15100">
        <w:t xml:space="preserve"> we define a near-work episode as viewing distance between 20 cm and 60 cm that lasts at least </w:t>
      </w:r>
      <w:del w:id="331" w:author="Johannes Zauner" w:date="2026-04-01T16:20:00Z" w16du:dateUtc="2026-04-01T14:20:00Z">
        <w:r w:rsidRPr="00E15100" w:rsidDel="00CE4752">
          <w:delText>30 </w:delText>
        </w:r>
      </w:del>
      <w:ins w:id="332" w:author="Johannes Zauner" w:date="2026-04-01T16:20:00Z" w16du:dateUtc="2026-04-01T14:20:00Z">
        <w:r w:rsidR="00CE4752">
          <w:t>15</w:t>
        </w:r>
        <w:r w:rsidR="00CE4752" w:rsidRPr="00E15100">
          <w:t> </w:t>
        </w:r>
      </w:ins>
      <w:r w:rsidRPr="00E15100">
        <w:t xml:space="preserve">minutes, with interruptions of up to </w:t>
      </w:r>
      <w:del w:id="333" w:author="Johannes Zauner" w:date="2026-04-01T16:20:00Z" w16du:dateUtc="2026-04-01T14:20:00Z">
        <w:r w:rsidRPr="00E15100" w:rsidDel="00CE4752">
          <w:delText>1 </w:delText>
        </w:r>
      </w:del>
      <w:ins w:id="334" w:author="Johannes Zauner" w:date="2026-04-01T16:20:00Z" w16du:dateUtc="2026-04-01T14:20:00Z">
        <w:r w:rsidR="00CE4752">
          <w:t>30</w:t>
        </w:r>
        <w:r w:rsidR="00CE4752" w:rsidRPr="00E15100">
          <w:t> </w:t>
        </w:r>
      </w:ins>
      <w:del w:id="335" w:author="Johannes Zauner" w:date="2026-04-01T16:20:00Z" w16du:dateUtc="2026-04-01T14:20:00Z">
        <w:r w:rsidRPr="00E15100" w:rsidDel="00CE4752">
          <w:delText xml:space="preserve">minute </w:delText>
        </w:r>
      </w:del>
      <w:ins w:id="336" w:author="Johannes Zauner" w:date="2026-04-01T16:20:00Z" w16du:dateUtc="2026-04-01T14:20:00Z">
        <w:r w:rsidR="00CE4752">
          <w:t>seconds</w:t>
        </w:r>
        <w:r w:rsidR="00CE4752" w:rsidRPr="00E15100">
          <w:t xml:space="preserve"> </w:t>
        </w:r>
      </w:ins>
      <w:r w:rsidRPr="00E15100">
        <w:t>allowed (meaning short breaks ≤</w:t>
      </w:r>
      <w:del w:id="337" w:author="Johannes Zauner" w:date="2026-04-01T16:20:00Z" w16du:dateUtc="2026-04-01T14:20:00Z">
        <w:r w:rsidRPr="00E15100" w:rsidDel="00CE4752">
          <w:delText>1 </w:delText>
        </w:r>
      </w:del>
      <w:ins w:id="338" w:author="Johannes Zauner" w:date="2026-04-01T16:20:00Z" w16du:dateUtc="2026-04-01T14:20:00Z">
        <w:r w:rsidR="00CE4752">
          <w:t>30</w:t>
        </w:r>
        <w:r w:rsidR="00CE4752" w:rsidRPr="00E15100">
          <w:t> </w:t>
        </w:r>
      </w:ins>
      <w:del w:id="339" w:author="Johannes Zauner" w:date="2026-04-01T16:20:00Z" w16du:dateUtc="2026-04-01T14:20:00Z">
        <w:r w:rsidRPr="00E15100" w:rsidDel="00CE4752">
          <w:delText xml:space="preserve">min </w:delText>
        </w:r>
      </w:del>
      <w:ins w:id="340" w:author="Johannes Zauner" w:date="2026-04-01T16:20:00Z" w16du:dateUtc="2026-04-01T14:20:00Z">
        <w:r w:rsidR="00CE4752">
          <w:t>secs</w:t>
        </w:r>
        <w:r w:rsidR="00CE4752" w:rsidRPr="00E15100">
          <w:t xml:space="preserve"> </w:t>
        </w:r>
      </w:ins>
      <w:r w:rsidRPr="00E15100">
        <w:t xml:space="preserve">do not end the episode). </w:t>
      </w:r>
      <w:r w:rsidRPr="00C673E9">
        <w:rPr>
          <w:rFonts w:ascii="Arial" w:hAnsi="Arial" w:cs="Arial"/>
        </w:rPr>
        <w:t xml:space="preserve">Using </w:t>
      </w:r>
      <w:hyperlink r:id="rId51">
        <w:proofErr w:type="spellStart"/>
        <w:r w:rsidRPr="00C673E9">
          <w:rPr>
            <w:rStyle w:val="Hyperlink"/>
            <w:rFonts w:ascii="Arial" w:hAnsi="Arial" w:cs="Arial"/>
          </w:rPr>
          <w:t>extract_clusters</w:t>
        </w:r>
        <w:proofErr w:type="spellEnd"/>
        <w:r w:rsidRPr="00C673E9">
          <w:rPr>
            <w:rStyle w:val="Hyperlink"/>
            <w:rFonts w:ascii="Arial" w:hAnsi="Arial" w:cs="Arial"/>
          </w:rPr>
          <w:t>()</w:t>
        </w:r>
      </w:hyperlink>
      <w:r w:rsidRPr="00E15100">
        <w:t xml:space="preserve"> with those parameters, we count how many such episodes occur per day.</w:t>
      </w:r>
    </w:p>
    <w:p w14:paraId="7C7E3F43" w14:textId="6A71C05A" w:rsidR="007C0A0D" w:rsidRPr="00E15100" w:rsidRDefault="00383602" w:rsidP="007C0A0D">
      <w:pPr>
        <w:pStyle w:val="Textkrper"/>
      </w:pPr>
      <w:r>
        <w:rPr>
          <w:b/>
          <w:bCs/>
        </w:rPr>
        <w:t>Table 6</w:t>
      </w:r>
      <w:r w:rsidR="007C0A0D" w:rsidRPr="00E15100">
        <w:t xml:space="preserve"> summarizes the average frequency of continuous near-work episodes per day, and </w:t>
      </w:r>
      <w:r w:rsidRPr="00C86C21">
        <w:rPr>
          <w:b/>
          <w:bCs/>
        </w:rPr>
        <w:t>Figure </w:t>
      </w:r>
      <w:r w:rsidR="00DC45C4">
        <w:rPr>
          <w:b/>
          <w:bCs/>
        </w:rPr>
        <w:t>4</w:t>
      </w:r>
      <w:r w:rsidR="007C0A0D" w:rsidRPr="00E15100">
        <w:t xml:space="preserve"> provides an example visualization of these episodes on the distance time series.</w:t>
      </w:r>
    </w:p>
    <w:p w14:paraId="124DE873" w14:textId="68A18609" w:rsidR="007C0A0D" w:rsidRPr="00C86C21" w:rsidRDefault="00160B18" w:rsidP="00F61D20">
      <w:pPr>
        <w:pStyle w:val="SourceCode"/>
        <w:spacing w:line="240" w:lineRule="auto"/>
        <w:rPr>
          <w:lang w:val="de-DE"/>
        </w:rPr>
      </w:pPr>
      <w:bookmarkStart w:id="341" w:name="annotated-cell-5"/>
      <w:proofErr w:type="spellStart"/>
      <w:r w:rsidRPr="00C86C21">
        <w:rPr>
          <w:b/>
          <w:bCs/>
          <w:lang w:val="de-DE"/>
        </w:rPr>
        <w:t>Calculate</w:t>
      </w:r>
      <w:proofErr w:type="spellEnd"/>
      <w:r w:rsidRPr="00C86C21">
        <w:rPr>
          <w:b/>
          <w:bCs/>
          <w:lang w:val="de-DE"/>
        </w:rPr>
        <w:t xml:space="preserve"> </w:t>
      </w:r>
      <w:proofErr w:type="spellStart"/>
      <w:r w:rsidRPr="00C86C21">
        <w:rPr>
          <w:b/>
          <w:bCs/>
          <w:lang w:val="de-DE"/>
        </w:rPr>
        <w:t>the</w:t>
      </w:r>
      <w:proofErr w:type="spellEnd"/>
      <w:r w:rsidRPr="00C86C21">
        <w:rPr>
          <w:b/>
          <w:bCs/>
          <w:lang w:val="de-DE"/>
        </w:rPr>
        <w:t xml:space="preserve"> </w:t>
      </w:r>
      <w:proofErr w:type="spellStart"/>
      <w:r w:rsidRPr="00C86C21">
        <w:rPr>
          <w:b/>
          <w:bCs/>
          <w:lang w:val="de-DE"/>
        </w:rPr>
        <w:t>frequency</w:t>
      </w:r>
      <w:proofErr w:type="spellEnd"/>
      <w:r w:rsidRPr="00C86C21">
        <w:rPr>
          <w:b/>
          <w:bCs/>
          <w:lang w:val="de-DE"/>
        </w:rPr>
        <w:t xml:space="preserve"> </w:t>
      </w:r>
      <w:proofErr w:type="spellStart"/>
      <w:r w:rsidRPr="00C86C21">
        <w:rPr>
          <w:b/>
          <w:bCs/>
          <w:lang w:val="de-DE"/>
        </w:rPr>
        <w:t>of</w:t>
      </w:r>
      <w:proofErr w:type="spellEnd"/>
      <w:r w:rsidRPr="00C86C21">
        <w:rPr>
          <w:b/>
          <w:bCs/>
          <w:lang w:val="de-DE"/>
        </w:rPr>
        <w:t xml:space="preserve"> </w:t>
      </w:r>
      <w:proofErr w:type="spellStart"/>
      <w:r w:rsidRPr="00C86C21">
        <w:rPr>
          <w:b/>
          <w:bCs/>
          <w:lang w:val="de-DE"/>
        </w:rPr>
        <w:t>continuous</w:t>
      </w:r>
      <w:proofErr w:type="spellEnd"/>
      <w:r w:rsidRPr="00C86C21">
        <w:rPr>
          <w:b/>
          <w:bCs/>
          <w:lang w:val="de-DE"/>
        </w:rPr>
        <w:t xml:space="preserve"> </w:t>
      </w:r>
      <w:proofErr w:type="spellStart"/>
      <w:r w:rsidRPr="00C86C21">
        <w:rPr>
          <w:b/>
          <w:bCs/>
          <w:lang w:val="de-DE"/>
        </w:rPr>
        <w:t>near-work</w:t>
      </w:r>
      <w:proofErr w:type="spellEnd"/>
      <w:r w:rsidRPr="00C86C21">
        <w:rPr>
          <w:b/>
          <w:bCs/>
          <w:lang w:val="de-DE"/>
        </w:rPr>
        <w:t xml:space="preserve"> </w:t>
      </w:r>
      <w:proofErr w:type="spellStart"/>
      <w:r w:rsidRPr="00C86C21">
        <w:rPr>
          <w:b/>
          <w:bCs/>
          <w:lang w:val="de-DE"/>
        </w:rPr>
        <w:t>episodes</w:t>
      </w:r>
      <w:proofErr w:type="spellEnd"/>
      <w:r w:rsidRPr="00C86C21">
        <w:rPr>
          <w:b/>
          <w:bCs/>
          <w:lang w:val="de-DE"/>
        </w:rPr>
        <w:t xml:space="preserve"> per </w:t>
      </w:r>
      <w:proofErr w:type="spellStart"/>
      <w:r w:rsidRPr="00C86C21">
        <w:rPr>
          <w:b/>
          <w:bCs/>
          <w:lang w:val="de-DE"/>
        </w:rPr>
        <w:t>day</w:t>
      </w:r>
      <w:proofErr w:type="spellEnd"/>
      <w:r w:rsidR="008C4DD3">
        <w:rPr>
          <w:color w:val="4758AB"/>
          <w:shd w:val="clear" w:color="auto" w:fill="F1F3F5"/>
          <w:lang w:val="de-DE"/>
        </w:rPr>
        <w:br/>
      </w:r>
      <w:proofErr w:type="gramStart"/>
      <w:r w:rsidR="007C552C">
        <w:rPr>
          <w:rStyle w:val="NormalTok"/>
        </w:rPr>
        <w:t>1</w:t>
      </w:r>
      <w:r w:rsidR="0056723D">
        <w:rPr>
          <w:rStyle w:val="NormalTok"/>
        </w:rPr>
        <w:t xml:space="preserve"> </w:t>
      </w:r>
      <w:r w:rsidR="007C552C">
        <w:rPr>
          <w:rStyle w:val="NormalTok"/>
        </w:rPr>
        <w:t xml:space="preserve"> </w:t>
      </w:r>
      <w:proofErr w:type="spellStart"/>
      <w:r w:rsidR="007C0A0D" w:rsidRPr="00E15100">
        <w:rPr>
          <w:rStyle w:val="NormalTok"/>
        </w:rPr>
        <w:t>dataCC</w:t>
      </w:r>
      <w:proofErr w:type="spellEnd"/>
      <w:proofErr w:type="gramEnd"/>
      <w:r w:rsidR="007C0A0D" w:rsidRPr="00E15100">
        <w:rPr>
          <w:rStyle w:val="NormalTok"/>
        </w:rPr>
        <w:t xml:space="preserve"> </w:t>
      </w:r>
      <w:r w:rsidR="007C0A0D" w:rsidRPr="00E15100">
        <w:rPr>
          <w:rStyle w:val="SpecialCharTok"/>
        </w:rPr>
        <w:t>|&gt;</w:t>
      </w:r>
      <w:r w:rsidR="007C0A0D" w:rsidRPr="00E15100">
        <w:rPr>
          <w:rStyle w:val="NormalTok"/>
        </w:rPr>
        <w:t xml:space="preserve"> </w:t>
      </w:r>
      <w:r w:rsidR="007C0A0D" w:rsidRPr="00E15100">
        <w:br/>
      </w:r>
      <w:r w:rsidR="007C552C">
        <w:rPr>
          <w:rStyle w:val="NormalTok"/>
        </w:rPr>
        <w:t>2</w:t>
      </w:r>
      <w:r w:rsidR="0056723D">
        <w:rPr>
          <w:rStyle w:val="NormalTok"/>
        </w:rPr>
        <w:t xml:space="preserve"> </w:t>
      </w:r>
      <w:r w:rsidR="007C552C">
        <w:rPr>
          <w:rStyle w:val="NormalTok"/>
        </w:rPr>
        <w:t xml:space="preserve"> </w:t>
      </w:r>
      <w:r w:rsidR="007C0A0D" w:rsidRPr="00E15100">
        <w:rPr>
          <w:rStyle w:val="NormalTok"/>
        </w:rPr>
        <w:t xml:space="preserve">  </w:t>
      </w:r>
      <w:proofErr w:type="spellStart"/>
      <w:r w:rsidR="007C0A0D" w:rsidRPr="00E15100">
        <w:rPr>
          <w:rStyle w:val="FunctionTok"/>
        </w:rPr>
        <w:t>extract_</w:t>
      </w:r>
      <w:proofErr w:type="gramStart"/>
      <w:r w:rsidR="007C0A0D" w:rsidRPr="00E15100">
        <w:rPr>
          <w:rStyle w:val="FunctionTok"/>
        </w:rPr>
        <w:t>clusters</w:t>
      </w:r>
      <w:proofErr w:type="spellEnd"/>
      <w:r w:rsidR="007C0A0D" w:rsidRPr="00C673E9">
        <w:rPr>
          <w:rStyle w:val="NormalTok"/>
          <w:rFonts w:ascii="Arial" w:hAnsi="Arial" w:cs="Arial"/>
        </w:rPr>
        <w:t>(</w:t>
      </w:r>
      <w:proofErr w:type="gramEnd"/>
      <w:r w:rsidR="007C0A0D" w:rsidRPr="00E15100">
        <w:br/>
      </w:r>
      <w:r w:rsidR="007C552C">
        <w:rPr>
          <w:rStyle w:val="NormalTok"/>
        </w:rPr>
        <w:t>3</w:t>
      </w:r>
      <w:r w:rsidR="0056723D">
        <w:rPr>
          <w:rStyle w:val="NormalTok"/>
        </w:rPr>
        <w:t xml:space="preserve"> </w:t>
      </w:r>
      <w:r w:rsidR="007C552C">
        <w:rPr>
          <w:rStyle w:val="NormalTok"/>
        </w:rPr>
        <w:t xml:space="preserve"> </w:t>
      </w:r>
      <w:r w:rsidR="007C0A0D" w:rsidRPr="00E15100">
        <w:rPr>
          <w:rStyle w:val="NormalTok"/>
        </w:rPr>
        <w:t xml:space="preserve">    Dis </w:t>
      </w:r>
      <w:r w:rsidR="007C0A0D" w:rsidRPr="00E15100">
        <w:rPr>
          <w:rStyle w:val="SpecialCharTok"/>
        </w:rPr>
        <w:t>&gt;=</w:t>
      </w:r>
      <w:r w:rsidR="007C0A0D" w:rsidRPr="00E15100">
        <w:rPr>
          <w:rStyle w:val="NormalTok"/>
        </w:rPr>
        <w:t xml:space="preserve"> </w:t>
      </w:r>
      <w:r w:rsidR="007C0A0D" w:rsidRPr="00E15100">
        <w:rPr>
          <w:rStyle w:val="DecValTok"/>
        </w:rPr>
        <w:t>20</w:t>
      </w:r>
      <w:r w:rsidR="007C0A0D" w:rsidRPr="00E15100">
        <w:rPr>
          <w:rStyle w:val="NormalTok"/>
        </w:rPr>
        <w:t xml:space="preserve"> </w:t>
      </w:r>
      <w:r w:rsidR="007C0A0D" w:rsidRPr="00E15100">
        <w:rPr>
          <w:rStyle w:val="SpecialCharTok"/>
        </w:rPr>
        <w:t>&amp;</w:t>
      </w:r>
      <w:r w:rsidR="007C0A0D" w:rsidRPr="00E15100">
        <w:rPr>
          <w:rStyle w:val="NormalTok"/>
        </w:rPr>
        <w:t xml:space="preserve"> Dis </w:t>
      </w:r>
      <w:r w:rsidR="007C0A0D" w:rsidRPr="00E15100">
        <w:rPr>
          <w:rStyle w:val="SpecialCharTok"/>
        </w:rPr>
        <w:t>&lt;</w:t>
      </w:r>
      <w:r w:rsidR="007C0A0D" w:rsidRPr="00E15100">
        <w:rPr>
          <w:rStyle w:val="NormalTok"/>
        </w:rPr>
        <w:t xml:space="preserve"> </w:t>
      </w:r>
      <w:r w:rsidR="007C0A0D" w:rsidRPr="00E15100">
        <w:rPr>
          <w:rStyle w:val="DecValTok"/>
        </w:rPr>
        <w:t>60</w:t>
      </w:r>
      <w:r w:rsidR="007C0A0D" w:rsidRPr="00E15100">
        <w:rPr>
          <w:rStyle w:val="NormalTok"/>
        </w:rPr>
        <w:t>,</w:t>
      </w:r>
      <w:r w:rsidR="007C0A0D" w:rsidRPr="00E15100">
        <w:br/>
      </w:r>
      <w:r w:rsidR="007C552C">
        <w:rPr>
          <w:rStyle w:val="NormalTok"/>
        </w:rPr>
        <w:t>4</w:t>
      </w:r>
      <w:r w:rsidR="0056723D">
        <w:rPr>
          <w:rStyle w:val="NormalTok"/>
        </w:rPr>
        <w:t xml:space="preserve"> </w:t>
      </w:r>
      <w:r w:rsidR="007C552C">
        <w:rPr>
          <w:rStyle w:val="NormalTok"/>
        </w:rPr>
        <w:t xml:space="preserve"> </w:t>
      </w:r>
      <w:r w:rsidR="007C0A0D" w:rsidRPr="00E15100">
        <w:rPr>
          <w:rStyle w:val="NormalTok"/>
        </w:rPr>
        <w:t xml:space="preserve">    </w:t>
      </w:r>
      <w:proofErr w:type="spellStart"/>
      <w:proofErr w:type="gramStart"/>
      <w:r w:rsidR="007C0A0D" w:rsidRPr="00E15100">
        <w:rPr>
          <w:rStyle w:val="AttributeTok"/>
        </w:rPr>
        <w:t>cluster.duration</w:t>
      </w:r>
      <w:proofErr w:type="spellEnd"/>
      <w:proofErr w:type="gramEnd"/>
      <w:r w:rsidR="007C0A0D" w:rsidRPr="00E15100">
        <w:rPr>
          <w:rStyle w:val="AttributeTok"/>
        </w:rPr>
        <w:t xml:space="preserve"> =</w:t>
      </w:r>
      <w:r w:rsidR="007C0A0D" w:rsidRPr="00E15100">
        <w:rPr>
          <w:rStyle w:val="NormalTok"/>
        </w:rPr>
        <w:t xml:space="preserve"> </w:t>
      </w:r>
      <w:r w:rsidR="007C0A0D" w:rsidRPr="00C673E9">
        <w:rPr>
          <w:rStyle w:val="StringTok"/>
          <w:rFonts w:ascii="Arial" w:hAnsi="Arial" w:cs="Arial"/>
        </w:rPr>
        <w:t>"</w:t>
      </w:r>
      <w:del w:id="342" w:author="Johannes Zauner" w:date="2026-04-01T16:21:00Z" w16du:dateUtc="2026-04-01T14:21:00Z">
        <w:r w:rsidR="007C0A0D" w:rsidRPr="00E15100" w:rsidDel="00215468">
          <w:rPr>
            <w:rStyle w:val="StringTok"/>
          </w:rPr>
          <w:delText xml:space="preserve">30 </w:delText>
        </w:r>
      </w:del>
      <w:ins w:id="343" w:author="Johannes Zauner" w:date="2026-04-01T16:21:00Z" w16du:dateUtc="2026-04-01T14:21:00Z">
        <w:r w:rsidR="00215468">
          <w:rPr>
            <w:rStyle w:val="StringTok"/>
          </w:rPr>
          <w:t>15</w:t>
        </w:r>
        <w:r w:rsidR="00215468" w:rsidRPr="00E15100">
          <w:rPr>
            <w:rStyle w:val="StringTok"/>
          </w:rPr>
          <w:t xml:space="preserve"> </w:t>
        </w:r>
      </w:ins>
      <w:r w:rsidR="007C0A0D" w:rsidRPr="00E15100">
        <w:rPr>
          <w:rStyle w:val="StringTok"/>
        </w:rPr>
        <w:t>mins</w:t>
      </w:r>
      <w:r w:rsidR="007C0A0D" w:rsidRPr="00C673E9">
        <w:rPr>
          <w:rStyle w:val="StringTok"/>
          <w:rFonts w:ascii="Arial" w:hAnsi="Arial" w:cs="Arial"/>
        </w:rPr>
        <w:t>"</w:t>
      </w:r>
      <w:r w:rsidR="007C0A0D" w:rsidRPr="00C673E9">
        <w:rPr>
          <w:rStyle w:val="NormalTok"/>
          <w:rFonts w:ascii="Arial" w:hAnsi="Arial" w:cs="Arial"/>
        </w:rPr>
        <w:t>,</w:t>
      </w:r>
      <w:r w:rsidR="007C0A0D" w:rsidRPr="00E15100">
        <w:rPr>
          <w:rStyle w:val="CommentTok"/>
        </w:rPr>
        <w:br/>
      </w:r>
      <w:r w:rsidR="007C552C">
        <w:rPr>
          <w:rStyle w:val="NormalTok"/>
        </w:rPr>
        <w:t>5</w:t>
      </w:r>
      <w:r w:rsidR="0056723D">
        <w:rPr>
          <w:rStyle w:val="NormalTok"/>
        </w:rPr>
        <w:t xml:space="preserve"> </w:t>
      </w:r>
      <w:r w:rsidR="007C552C">
        <w:rPr>
          <w:rStyle w:val="NormalTok"/>
        </w:rPr>
        <w:t xml:space="preserve"> </w:t>
      </w:r>
      <w:r w:rsidR="007C0A0D" w:rsidRPr="00E15100">
        <w:rPr>
          <w:rStyle w:val="NormalTok"/>
        </w:rPr>
        <w:t xml:space="preserve">    </w:t>
      </w:r>
      <w:proofErr w:type="spellStart"/>
      <w:proofErr w:type="gramStart"/>
      <w:r w:rsidR="007C0A0D" w:rsidRPr="00E15100">
        <w:rPr>
          <w:rStyle w:val="AttributeTok"/>
        </w:rPr>
        <w:t>interruption.duration</w:t>
      </w:r>
      <w:proofErr w:type="spellEnd"/>
      <w:proofErr w:type="gramEnd"/>
      <w:r w:rsidR="007C0A0D" w:rsidRPr="00E15100">
        <w:rPr>
          <w:rStyle w:val="AttributeTok"/>
        </w:rPr>
        <w:t xml:space="preserve"> =</w:t>
      </w:r>
      <w:r w:rsidR="007C0A0D" w:rsidRPr="00E15100">
        <w:rPr>
          <w:rStyle w:val="NormalTok"/>
        </w:rPr>
        <w:t xml:space="preserve"> </w:t>
      </w:r>
      <w:r w:rsidR="007C0A0D" w:rsidRPr="00C673E9">
        <w:rPr>
          <w:rStyle w:val="StringTok"/>
          <w:rFonts w:ascii="Arial" w:hAnsi="Arial" w:cs="Arial"/>
        </w:rPr>
        <w:t>"</w:t>
      </w:r>
      <w:del w:id="344" w:author="Johannes Zauner" w:date="2026-04-01T16:21:00Z" w16du:dateUtc="2026-04-01T14:21:00Z">
        <w:r w:rsidR="007C0A0D" w:rsidRPr="00E15100" w:rsidDel="00215468">
          <w:rPr>
            <w:rStyle w:val="StringTok"/>
          </w:rPr>
          <w:delText xml:space="preserve">1 </w:delText>
        </w:r>
      </w:del>
      <w:ins w:id="345" w:author="Johannes Zauner" w:date="2026-04-01T16:21:00Z" w16du:dateUtc="2026-04-01T14:21:00Z">
        <w:r w:rsidR="00215468">
          <w:rPr>
            <w:rStyle w:val="StringTok"/>
          </w:rPr>
          <w:t>30</w:t>
        </w:r>
        <w:r w:rsidR="00215468" w:rsidRPr="00E15100">
          <w:rPr>
            <w:rStyle w:val="StringTok"/>
          </w:rPr>
          <w:t xml:space="preserve"> </w:t>
        </w:r>
        <w:r w:rsidR="00215468">
          <w:rPr>
            <w:rStyle w:val="StringTok"/>
          </w:rPr>
          <w:t>secs</w:t>
        </w:r>
      </w:ins>
      <w:del w:id="346" w:author="Johannes Zauner" w:date="2026-04-01T16:21:00Z" w16du:dateUtc="2026-04-01T14:21:00Z">
        <w:r w:rsidR="007C0A0D" w:rsidRPr="00E15100" w:rsidDel="00215468">
          <w:rPr>
            <w:rStyle w:val="StringTok"/>
          </w:rPr>
          <w:delText>min</w:delText>
        </w:r>
      </w:del>
      <w:r w:rsidR="007C0A0D" w:rsidRPr="00C673E9">
        <w:rPr>
          <w:rStyle w:val="StringTok"/>
          <w:rFonts w:ascii="Arial" w:hAnsi="Arial" w:cs="Arial"/>
        </w:rPr>
        <w:t>"</w:t>
      </w:r>
      <w:r w:rsidR="007C0A0D" w:rsidRPr="00C673E9">
        <w:rPr>
          <w:rStyle w:val="NormalTok"/>
          <w:rFonts w:ascii="Arial" w:hAnsi="Arial" w:cs="Arial"/>
        </w:rPr>
        <w:t>,</w:t>
      </w:r>
      <w:r w:rsidR="007C0A0D" w:rsidRPr="00E15100">
        <w:br/>
      </w:r>
      <w:r w:rsidR="007C552C">
        <w:rPr>
          <w:rStyle w:val="NormalTok"/>
        </w:rPr>
        <w:t>6</w:t>
      </w:r>
      <w:r w:rsidR="0056723D">
        <w:rPr>
          <w:rStyle w:val="NormalTok"/>
        </w:rPr>
        <w:t xml:space="preserve"> </w:t>
      </w:r>
      <w:r w:rsidR="007C552C">
        <w:rPr>
          <w:rStyle w:val="NormalTok"/>
        </w:rPr>
        <w:t xml:space="preserve"> </w:t>
      </w:r>
      <w:r w:rsidR="007C0A0D" w:rsidRPr="00E15100">
        <w:rPr>
          <w:rStyle w:val="NormalTok"/>
        </w:rPr>
        <w:t xml:space="preserve">    </w:t>
      </w:r>
      <w:proofErr w:type="spellStart"/>
      <w:proofErr w:type="gramStart"/>
      <w:r w:rsidR="007C0A0D" w:rsidRPr="00E15100">
        <w:rPr>
          <w:rStyle w:val="AttributeTok"/>
        </w:rPr>
        <w:t>drop.empty</w:t>
      </w:r>
      <w:proofErr w:type="gramEnd"/>
      <w:r w:rsidR="007C0A0D" w:rsidRPr="00E15100">
        <w:rPr>
          <w:rStyle w:val="AttributeTok"/>
        </w:rPr>
        <w:t>.groups</w:t>
      </w:r>
      <w:proofErr w:type="spellEnd"/>
      <w:r w:rsidR="007C0A0D" w:rsidRPr="00E15100">
        <w:rPr>
          <w:rStyle w:val="AttributeTok"/>
        </w:rPr>
        <w:t xml:space="preserve"> =</w:t>
      </w:r>
      <w:r w:rsidR="007C0A0D" w:rsidRPr="00E15100">
        <w:rPr>
          <w:rStyle w:val="NormalTok"/>
        </w:rPr>
        <w:t xml:space="preserve"> </w:t>
      </w:r>
      <w:r w:rsidR="007C0A0D" w:rsidRPr="00E15100">
        <w:rPr>
          <w:rStyle w:val="ConstantTok"/>
        </w:rPr>
        <w:t>FALSE</w:t>
      </w:r>
      <w:r w:rsidR="007C0A0D" w:rsidRPr="00E15100">
        <w:br/>
      </w:r>
      <w:r w:rsidR="007C552C">
        <w:rPr>
          <w:rStyle w:val="NormalTok"/>
        </w:rPr>
        <w:t>7</w:t>
      </w:r>
      <w:r w:rsidR="0056723D">
        <w:rPr>
          <w:rStyle w:val="NormalTok"/>
        </w:rPr>
        <w:t xml:space="preserve"> </w:t>
      </w:r>
      <w:r w:rsidR="007C552C">
        <w:rPr>
          <w:rStyle w:val="NormalTok"/>
        </w:rPr>
        <w:t xml:space="preserve"> </w:t>
      </w:r>
      <w:proofErr w:type="gramStart"/>
      <w:r w:rsidR="007C0A0D" w:rsidRPr="00E15100">
        <w:rPr>
          <w:rStyle w:val="NormalTok"/>
        </w:rPr>
        <w:t xml:space="preserve">  )</w:t>
      </w:r>
      <w:proofErr w:type="gramEnd"/>
      <w:r w:rsidR="007C0A0D" w:rsidRPr="00E15100">
        <w:rPr>
          <w:rStyle w:val="NormalTok"/>
        </w:rPr>
        <w:t xml:space="preserve"> </w:t>
      </w:r>
      <w:r w:rsidR="007C0A0D" w:rsidRPr="00E15100">
        <w:rPr>
          <w:rStyle w:val="SpecialCharTok"/>
        </w:rPr>
        <w:t>|&gt;</w:t>
      </w:r>
      <w:r w:rsidR="007C0A0D" w:rsidRPr="00E15100">
        <w:rPr>
          <w:rStyle w:val="NormalTok"/>
        </w:rPr>
        <w:t xml:space="preserve"> </w:t>
      </w:r>
      <w:r w:rsidR="007C0A0D" w:rsidRPr="00E15100">
        <w:br/>
      </w:r>
      <w:r w:rsidR="007C552C">
        <w:rPr>
          <w:rStyle w:val="NormalTok"/>
        </w:rPr>
        <w:t>8</w:t>
      </w:r>
      <w:r w:rsidR="0056723D">
        <w:rPr>
          <w:rStyle w:val="NormalTok"/>
        </w:rPr>
        <w:t xml:space="preserve"> </w:t>
      </w:r>
      <w:r w:rsidR="007C552C">
        <w:rPr>
          <w:rStyle w:val="NormalTok"/>
        </w:rPr>
        <w:t xml:space="preserve"> </w:t>
      </w:r>
      <w:r w:rsidR="007C0A0D" w:rsidRPr="00E15100">
        <w:rPr>
          <w:rStyle w:val="NormalTok"/>
          <w:rFonts w:cs="Consolas"/>
        </w:rPr>
        <w:t xml:space="preserve">  </w:t>
      </w:r>
      <w:proofErr w:type="spellStart"/>
      <w:r w:rsidR="007C0A0D" w:rsidRPr="00E15100">
        <w:rPr>
          <w:rStyle w:val="FunctionTok"/>
          <w:rFonts w:cs="Consolas"/>
        </w:rPr>
        <w:t>summarize_</w:t>
      </w:r>
      <w:proofErr w:type="gramStart"/>
      <w:r w:rsidR="007C0A0D" w:rsidRPr="00E15100">
        <w:rPr>
          <w:rStyle w:val="FunctionTok"/>
          <w:rFonts w:cs="Consolas"/>
        </w:rPr>
        <w:t>numeric</w:t>
      </w:r>
      <w:proofErr w:type="spellEnd"/>
      <w:r w:rsidR="007C0A0D" w:rsidRPr="00E15100">
        <w:rPr>
          <w:rStyle w:val="NormalTok"/>
          <w:rFonts w:cs="Consolas"/>
        </w:rPr>
        <w:t>(</w:t>
      </w:r>
      <w:proofErr w:type="gramEnd"/>
      <w:r w:rsidR="007C0A0D" w:rsidRPr="00E15100">
        <w:rPr>
          <w:rStyle w:val="AttributeTok"/>
          <w:rFonts w:cs="Consolas"/>
        </w:rPr>
        <w:t>remove =</w:t>
      </w:r>
      <w:r w:rsidR="007C0A0D" w:rsidRPr="00E15100">
        <w:rPr>
          <w:rStyle w:val="NormalTok"/>
          <w:rFonts w:cs="Consolas"/>
        </w:rPr>
        <w:t xml:space="preserve"> </w:t>
      </w:r>
      <w:proofErr w:type="gramStart"/>
      <w:r w:rsidR="007C0A0D" w:rsidRPr="00E15100">
        <w:rPr>
          <w:rStyle w:val="FunctionTok"/>
          <w:rFonts w:cs="Consolas"/>
        </w:rPr>
        <w:t>c</w:t>
      </w:r>
      <w:r w:rsidR="007C0A0D" w:rsidRPr="00E15100">
        <w:rPr>
          <w:rStyle w:val="NormalTok"/>
          <w:rFonts w:cs="Consolas"/>
        </w:rPr>
        <w:t>(</w:t>
      </w:r>
      <w:proofErr w:type="gramEnd"/>
      <w:r w:rsidR="007C0A0D" w:rsidRPr="00E15100">
        <w:rPr>
          <w:rStyle w:val="StringTok"/>
          <w:rFonts w:cs="Consolas"/>
        </w:rPr>
        <w:t>"start"</w:t>
      </w:r>
      <w:r w:rsidR="007C0A0D" w:rsidRPr="00E15100">
        <w:rPr>
          <w:rStyle w:val="NormalTok"/>
          <w:rFonts w:cs="Consolas"/>
        </w:rPr>
        <w:t xml:space="preserve">, </w:t>
      </w:r>
      <w:r w:rsidR="007C0A0D" w:rsidRPr="00E15100">
        <w:rPr>
          <w:rStyle w:val="StringTok"/>
          <w:rFonts w:cs="Consolas"/>
        </w:rPr>
        <w:t>"end"</w:t>
      </w:r>
      <w:r w:rsidR="007C0A0D" w:rsidRPr="00E15100">
        <w:rPr>
          <w:rStyle w:val="NormalTok"/>
          <w:rFonts w:cs="Consolas"/>
        </w:rPr>
        <w:t xml:space="preserve">, </w:t>
      </w:r>
      <w:r w:rsidR="007C0A0D" w:rsidRPr="00E15100">
        <w:rPr>
          <w:rStyle w:val="StringTok"/>
          <w:rFonts w:cs="Consolas"/>
        </w:rPr>
        <w:t>"epoch"</w:t>
      </w:r>
      <w:r w:rsidR="007C0A0D" w:rsidRPr="00E15100">
        <w:rPr>
          <w:rStyle w:val="NormalTok"/>
          <w:rFonts w:cs="Consolas"/>
        </w:rPr>
        <w:t xml:space="preserve">, </w:t>
      </w:r>
      <w:r w:rsidR="007C0A0D" w:rsidRPr="00E15100">
        <w:rPr>
          <w:rStyle w:val="StringTok"/>
          <w:rFonts w:cs="Consolas"/>
        </w:rPr>
        <w:t>"duration"</w:t>
      </w:r>
      <w:r w:rsidR="007C0A0D" w:rsidRPr="00E15100">
        <w:rPr>
          <w:rStyle w:val="NormalTok"/>
          <w:rFonts w:cs="Consolas"/>
        </w:rPr>
        <w:t>),</w:t>
      </w:r>
      <w:r w:rsidR="007C0A0D" w:rsidRPr="00E15100">
        <w:rPr>
          <w:rFonts w:cs="Consolas"/>
        </w:rPr>
        <w:br/>
      </w:r>
      <w:r w:rsidR="007C552C">
        <w:rPr>
          <w:rStyle w:val="NormalTok"/>
        </w:rPr>
        <w:t>9</w:t>
      </w:r>
      <w:r w:rsidR="0056723D">
        <w:rPr>
          <w:rStyle w:val="NormalTok"/>
        </w:rPr>
        <w:t xml:space="preserve"> </w:t>
      </w:r>
      <w:r w:rsidR="007C552C">
        <w:rPr>
          <w:rStyle w:val="NormalTok"/>
        </w:rPr>
        <w:t xml:space="preserve"> </w:t>
      </w:r>
      <w:r w:rsidR="007C0A0D" w:rsidRPr="00E15100">
        <w:rPr>
          <w:rStyle w:val="NormalTok"/>
          <w:rFonts w:cs="Consolas"/>
        </w:rPr>
        <w:t xml:space="preserve">                    </w:t>
      </w:r>
      <w:proofErr w:type="spellStart"/>
      <w:proofErr w:type="gramStart"/>
      <w:r w:rsidR="007C0A0D" w:rsidRPr="00E15100">
        <w:rPr>
          <w:rStyle w:val="AttributeTok"/>
          <w:rFonts w:cs="Consolas"/>
        </w:rPr>
        <w:t>add.total</w:t>
      </w:r>
      <w:proofErr w:type="gramEnd"/>
      <w:r w:rsidR="007C0A0D" w:rsidRPr="00E15100">
        <w:rPr>
          <w:rStyle w:val="AttributeTok"/>
          <w:rFonts w:cs="Consolas"/>
        </w:rPr>
        <w:t>.duration</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ConstantTok"/>
          <w:rFonts w:cs="Consolas"/>
        </w:rPr>
        <w:t>FALSE</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7C552C">
        <w:rPr>
          <w:rStyle w:val="NormalTok"/>
        </w:rPr>
        <w:t>10</w:t>
      </w:r>
      <w:r w:rsidR="0056723D">
        <w:rPr>
          <w:rStyle w:val="NormalTok"/>
        </w:rPr>
        <w:t xml:space="preserve"> </w:t>
      </w:r>
      <w:r w:rsidR="007C0A0D" w:rsidRPr="00E15100">
        <w:rPr>
          <w:rStyle w:val="NormalTok"/>
          <w:rFonts w:cs="Consolas"/>
        </w:rPr>
        <w:t xml:space="preserve">  </w:t>
      </w:r>
      <w:proofErr w:type="spellStart"/>
      <w:r w:rsidR="007C0A0D" w:rsidRPr="00E15100">
        <w:rPr>
          <w:rStyle w:val="FunctionTok"/>
          <w:rFonts w:cs="Consolas"/>
        </w:rPr>
        <w:t>mean_</w:t>
      </w:r>
      <w:proofErr w:type="gramStart"/>
      <w:r w:rsidR="007C0A0D" w:rsidRPr="00E15100">
        <w:rPr>
          <w:rStyle w:val="FunctionTok"/>
          <w:rFonts w:cs="Consolas"/>
        </w:rPr>
        <w:t>daily</w:t>
      </w:r>
      <w:proofErr w:type="spellEnd"/>
      <w:r w:rsidR="007C0A0D" w:rsidRPr="00E15100">
        <w:rPr>
          <w:rStyle w:val="NormalTok"/>
          <w:rFonts w:cs="Consolas"/>
        </w:rPr>
        <w:t>(</w:t>
      </w:r>
      <w:proofErr w:type="gramEnd"/>
      <w:r w:rsidR="007C0A0D" w:rsidRPr="00E15100">
        <w:rPr>
          <w:rStyle w:val="AttributeTok"/>
          <w:rFonts w:cs="Consolas"/>
        </w:rPr>
        <w:t>prefix =</w:t>
      </w:r>
      <w:r w:rsidR="007C0A0D" w:rsidRPr="00E15100">
        <w:rPr>
          <w:rStyle w:val="NormalTok"/>
          <w:rFonts w:cs="Consolas"/>
        </w:rPr>
        <w:t xml:space="preserve"> </w:t>
      </w:r>
      <w:r w:rsidR="007C0A0D" w:rsidRPr="00E15100">
        <w:rPr>
          <w:rStyle w:val="StringTok"/>
          <w:rFonts w:cs="Consolas"/>
        </w:rPr>
        <w:t xml:space="preserve">"Frequency of </w:t>
      </w:r>
      <w:ins w:id="347" w:author="Johannes Zauner" w:date="2026-04-01T16:21:00Z" w16du:dateUtc="2026-04-01T14:21:00Z">
        <w:r w:rsidR="00113CFD">
          <w:rPr>
            <w:rStyle w:val="StringTok"/>
            <w:rFonts w:cs="Consolas"/>
          </w:rPr>
          <w:t>near</w:t>
        </w:r>
        <w:r w:rsidR="008C11AF">
          <w:rPr>
            <w:rStyle w:val="StringTok"/>
            <w:rFonts w:cs="Consolas"/>
          </w:rPr>
          <w:t>-</w:t>
        </w:r>
        <w:r w:rsidR="00113CFD">
          <w:rPr>
            <w:rStyle w:val="StringTok"/>
            <w:rFonts w:cs="Consolas"/>
          </w:rPr>
          <w:t xml:space="preserve">work </w:t>
        </w:r>
      </w:ins>
      <w:r w:rsidR="007C0A0D" w:rsidRPr="00E15100">
        <w:rPr>
          <w:rStyle w:val="StringTok"/>
          <w:rFonts w:cs="Consolas"/>
        </w:rPr>
        <w:t>"</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7C552C">
        <w:rPr>
          <w:rStyle w:val="NormalTok"/>
        </w:rPr>
        <w:t>11</w:t>
      </w:r>
      <w:r w:rsidR="0056723D">
        <w:rPr>
          <w:rStyle w:val="NormalTok"/>
        </w:rPr>
        <w:t xml:space="preserve"> </w:t>
      </w:r>
      <w:r w:rsidR="007C0A0D" w:rsidRPr="00E15100">
        <w:rPr>
          <w:rStyle w:val="NormalTok"/>
          <w:rFonts w:cs="Consolas"/>
        </w:rPr>
        <w:t xml:space="preserve">  </w:t>
      </w:r>
      <w:proofErr w:type="spellStart"/>
      <w:proofErr w:type="gramStart"/>
      <w:r w:rsidR="007C0A0D" w:rsidRPr="00E15100">
        <w:rPr>
          <w:rStyle w:val="FunctionTok"/>
          <w:rFonts w:cs="Consolas"/>
        </w:rPr>
        <w:t>gt</w:t>
      </w:r>
      <w:proofErr w:type="spellEnd"/>
      <w:r w:rsidR="007C0A0D" w:rsidRPr="00E15100">
        <w:rPr>
          <w:rStyle w:val="NormalTok"/>
          <w:rFonts w:cs="Consolas"/>
        </w:rPr>
        <w:t>(</w:t>
      </w:r>
      <w:proofErr w:type="gramEnd"/>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proofErr w:type="spellStart"/>
      <w:r w:rsidR="007C0A0D" w:rsidRPr="00E15100">
        <w:rPr>
          <w:rStyle w:val="FunctionTok"/>
          <w:rFonts w:cs="Consolas"/>
        </w:rPr>
        <w:t>fmt_</w:t>
      </w:r>
      <w:proofErr w:type="gramStart"/>
      <w:r w:rsidR="007C0A0D" w:rsidRPr="00E15100">
        <w:rPr>
          <w:rStyle w:val="FunctionTok"/>
          <w:rFonts w:cs="Consolas"/>
        </w:rPr>
        <w:t>number</w:t>
      </w:r>
      <w:proofErr w:type="spellEnd"/>
      <w:r w:rsidR="007C0A0D" w:rsidRPr="00E15100">
        <w:rPr>
          <w:rStyle w:val="NormalTok"/>
          <w:rFonts w:cs="Consolas"/>
        </w:rPr>
        <w:t>(</w:t>
      </w:r>
      <w:proofErr w:type="gramEnd"/>
      <w:r w:rsidR="007C0A0D" w:rsidRPr="00E15100">
        <w:rPr>
          <w:rStyle w:val="NormalTok"/>
          <w:rFonts w:cs="Consolas"/>
        </w:rPr>
        <w:t>)</w:t>
      </w:r>
      <w:r w:rsidR="007C0A0D" w:rsidRPr="00C673E9">
        <w:rPr>
          <w:rStyle w:val="NormalTok"/>
          <w:rFonts w:ascii="Arial" w:hAnsi="Arial" w:cs="Arial"/>
        </w:rPr>
        <w:t xml:space="preserve"> </w:t>
      </w:r>
    </w:p>
    <w:bookmarkEnd w:id="341"/>
    <w:p w14:paraId="64676D50" w14:textId="3AAB3D23" w:rsidR="007C0A0D" w:rsidRPr="005A2EDF" w:rsidRDefault="007C0A0D" w:rsidP="00C86C21">
      <w:pPr>
        <w:pStyle w:val="DefinitionTerm"/>
        <w:rPr>
          <w:rFonts w:cs="Arial"/>
          <w:bCs/>
        </w:rPr>
      </w:pPr>
      <w:r w:rsidRPr="00C673E9">
        <w:rPr>
          <w:rFonts w:ascii="Arial" w:hAnsi="Arial" w:cs="Arial"/>
        </w:rPr>
        <w:t>Line 3</w:t>
      </w:r>
      <w:r w:rsidR="00FA292E">
        <w:rPr>
          <w:rFonts w:ascii="Arial" w:hAnsi="Arial" w:cs="Arial"/>
        </w:rPr>
        <w:t xml:space="preserve"> </w:t>
      </w:r>
      <w:r w:rsidR="00FA292E">
        <w:rPr>
          <w:b w:val="0"/>
          <w:bCs/>
        </w:rPr>
        <w:t>C</w:t>
      </w:r>
      <w:r w:rsidRPr="00C86C21">
        <w:rPr>
          <w:b w:val="0"/>
          <w:bCs/>
        </w:rPr>
        <w:t>ondition: near-work distance</w:t>
      </w:r>
    </w:p>
    <w:p w14:paraId="2BF9454A" w14:textId="20BACB02" w:rsidR="007C0A0D" w:rsidRPr="005A2EDF" w:rsidRDefault="007C0A0D" w:rsidP="00C86C21">
      <w:pPr>
        <w:pStyle w:val="DefinitionTerm"/>
        <w:rPr>
          <w:bCs/>
        </w:rPr>
      </w:pPr>
      <w:r w:rsidRPr="00C673E9">
        <w:rPr>
          <w:rFonts w:ascii="Arial" w:hAnsi="Arial" w:cs="Arial"/>
        </w:rPr>
        <w:t>Line 4</w:t>
      </w:r>
      <w:r w:rsidR="00FA292E">
        <w:rPr>
          <w:rFonts w:ascii="Arial" w:hAnsi="Arial" w:cs="Arial"/>
        </w:rPr>
        <w:t xml:space="preserve"> </w:t>
      </w:r>
      <w:r w:rsidR="00FA292E">
        <w:rPr>
          <w:b w:val="0"/>
          <w:bCs/>
        </w:rPr>
        <w:t>M</w:t>
      </w:r>
      <w:r w:rsidRPr="00C86C21">
        <w:rPr>
          <w:b w:val="0"/>
          <w:bCs/>
        </w:rPr>
        <w:t>inimum duration of a continuous episode</w:t>
      </w:r>
    </w:p>
    <w:p w14:paraId="0A8A633A" w14:textId="7007B503" w:rsidR="007C0A0D" w:rsidRPr="005A2EDF" w:rsidRDefault="007C0A0D" w:rsidP="00C86C21">
      <w:pPr>
        <w:pStyle w:val="DefinitionTerm"/>
        <w:rPr>
          <w:bCs/>
        </w:rPr>
      </w:pPr>
      <w:r w:rsidRPr="00C673E9">
        <w:rPr>
          <w:rFonts w:ascii="Arial" w:hAnsi="Arial" w:cs="Arial"/>
        </w:rPr>
        <w:t>Line 5</w:t>
      </w:r>
      <w:r w:rsidR="00FA292E">
        <w:rPr>
          <w:rFonts w:ascii="Arial" w:hAnsi="Arial" w:cs="Arial"/>
        </w:rPr>
        <w:t xml:space="preserve"> </w:t>
      </w:r>
      <w:r w:rsidR="00FA292E">
        <w:rPr>
          <w:b w:val="0"/>
          <w:bCs/>
        </w:rPr>
        <w:t>M</w:t>
      </w:r>
      <w:r w:rsidRPr="00C86C21">
        <w:rPr>
          <w:b w:val="0"/>
          <w:bCs/>
        </w:rPr>
        <w:t>aximum gap allowed within an episode</w:t>
      </w:r>
    </w:p>
    <w:p w14:paraId="6E301383" w14:textId="1DB2AA54" w:rsidR="007C0A0D" w:rsidRPr="005A2EDF" w:rsidRDefault="007C0A0D" w:rsidP="00C86C21">
      <w:pPr>
        <w:pStyle w:val="DefinitionTerm"/>
        <w:rPr>
          <w:bCs/>
        </w:rPr>
      </w:pPr>
      <w:r w:rsidRPr="00C673E9">
        <w:rPr>
          <w:rFonts w:ascii="Arial" w:hAnsi="Arial" w:cs="Arial"/>
        </w:rPr>
        <w:t>Line 6</w:t>
      </w:r>
      <w:r w:rsidR="00FA292E">
        <w:rPr>
          <w:rFonts w:ascii="Arial" w:hAnsi="Arial" w:cs="Arial"/>
        </w:rPr>
        <w:t xml:space="preserve"> </w:t>
      </w:r>
      <w:r w:rsidR="00FA292E">
        <w:rPr>
          <w:b w:val="0"/>
          <w:bCs/>
        </w:rPr>
        <w:t>K</w:t>
      </w:r>
      <w:r w:rsidRPr="00C86C21">
        <w:rPr>
          <w:b w:val="0"/>
          <w:bCs/>
        </w:rPr>
        <w:t>eep days with zero episodes in output</w:t>
      </w:r>
    </w:p>
    <w:p w14:paraId="78D4D1FA" w14:textId="4580043C" w:rsidR="007C0A0D" w:rsidRPr="005A2EDF" w:rsidRDefault="007C0A0D" w:rsidP="00C86C21">
      <w:pPr>
        <w:pStyle w:val="DefinitionTerm"/>
        <w:rPr>
          <w:bCs/>
        </w:rPr>
      </w:pPr>
      <w:r w:rsidRPr="00C673E9">
        <w:rPr>
          <w:rFonts w:ascii="Arial" w:hAnsi="Arial" w:cs="Arial"/>
        </w:rPr>
        <w:t>Line 9</w:t>
      </w:r>
      <w:r w:rsidR="00FA292E">
        <w:rPr>
          <w:rFonts w:ascii="Arial" w:hAnsi="Arial" w:cs="Arial"/>
        </w:rPr>
        <w:t xml:space="preserve"> </w:t>
      </w:r>
      <w:r w:rsidR="00FA292E" w:rsidRPr="00653116">
        <w:rPr>
          <w:rFonts w:ascii="Arial" w:hAnsi="Arial" w:cs="Arial"/>
          <w:bCs/>
        </w:rPr>
        <w:t>C</w:t>
      </w:r>
      <w:r w:rsidRPr="00C86C21">
        <w:rPr>
          <w:b w:val="0"/>
          <w:bCs/>
        </w:rPr>
        <w:t>ount number of episodes per day</w:t>
      </w:r>
    </w:p>
    <w:p w14:paraId="672723B4" w14:textId="2AD264DE" w:rsidR="007C0A0D" w:rsidRDefault="007C0A0D" w:rsidP="00FA292E">
      <w:pPr>
        <w:pStyle w:val="DefinitionTerm"/>
        <w:rPr>
          <w:b w:val="0"/>
          <w:bCs/>
        </w:rPr>
      </w:pPr>
      <w:r w:rsidRPr="00C673E9">
        <w:rPr>
          <w:rFonts w:ascii="Arial" w:hAnsi="Arial" w:cs="Arial"/>
        </w:rPr>
        <w:t>Line 10</w:t>
      </w:r>
      <w:r w:rsidR="00FA292E">
        <w:rPr>
          <w:rFonts w:ascii="Arial" w:hAnsi="Arial" w:cs="Arial"/>
        </w:rPr>
        <w:t xml:space="preserve"> </w:t>
      </w:r>
      <w:r w:rsidR="00FA292E">
        <w:rPr>
          <w:b w:val="0"/>
          <w:bCs/>
        </w:rPr>
        <w:t>C</w:t>
      </w:r>
      <w:r w:rsidRPr="00C86C21">
        <w:rPr>
          <w:b w:val="0"/>
          <w:bCs/>
        </w:rPr>
        <w:t>ompute daily mean frequency</w:t>
      </w:r>
    </w:p>
    <w:p w14:paraId="1D7620B7" w14:textId="77777777" w:rsidR="00CB0CF9" w:rsidRDefault="00CB0CF9" w:rsidP="00146E27">
      <w:pPr>
        <w:pStyle w:val="Definition"/>
      </w:pPr>
    </w:p>
    <w:tbl>
      <w:tblPr>
        <w:tblStyle w:val="Table"/>
        <w:tblW w:w="0" w:type="auto"/>
        <w:tblCellMar>
          <w:left w:w="60" w:type="dxa"/>
          <w:right w:w="60" w:type="dxa"/>
        </w:tblCellMar>
        <w:tblLook w:val="0000" w:firstRow="0" w:lastRow="0" w:firstColumn="0" w:lastColumn="0" w:noHBand="0" w:noVBand="0"/>
      </w:tblPr>
      <w:tblGrid>
        <w:gridCol w:w="1276"/>
        <w:gridCol w:w="2552"/>
      </w:tblGrid>
      <w:tr w:rsidR="00146E27" w:rsidRPr="00AD20E4" w14:paraId="6C08D4BA" w14:textId="77777777" w:rsidTr="0047611C">
        <w:trPr>
          <w:cantSplit/>
          <w:tblHeader/>
        </w:trPr>
        <w:tc>
          <w:tcPr>
            <w:tcW w:w="1276" w:type="dxa"/>
            <w:tcBorders>
              <w:bottom w:val="single" w:sz="4" w:space="0" w:color="auto"/>
            </w:tcBorders>
          </w:tcPr>
          <w:p w14:paraId="7615CE9E" w14:textId="77777777" w:rsidR="00146E27" w:rsidRPr="00DC5B83" w:rsidRDefault="00146E27" w:rsidP="0047611C"/>
        </w:tc>
        <w:tc>
          <w:tcPr>
            <w:tcW w:w="2552" w:type="dxa"/>
            <w:tcBorders>
              <w:bottom w:val="single" w:sz="4" w:space="0" w:color="auto"/>
            </w:tcBorders>
          </w:tcPr>
          <w:p w14:paraId="3DA4882C" w14:textId="77777777" w:rsidR="00146E27" w:rsidRPr="00DC5B83" w:rsidRDefault="00146E27" w:rsidP="0047611C">
            <w:pPr>
              <w:rPr>
                <w:b/>
                <w:bCs/>
              </w:rPr>
            </w:pPr>
            <w:r w:rsidRPr="00DC5B83">
              <w:rPr>
                <w:b/>
                <w:bCs/>
              </w:rPr>
              <w:t>Frequency of episodes</w:t>
            </w:r>
          </w:p>
        </w:tc>
      </w:tr>
      <w:tr w:rsidR="00146E27" w:rsidRPr="00AD20E4" w14:paraId="692A06EE" w14:textId="77777777" w:rsidTr="0047611C">
        <w:trPr>
          <w:cantSplit/>
        </w:trPr>
        <w:tc>
          <w:tcPr>
            <w:tcW w:w="1276" w:type="dxa"/>
            <w:tcBorders>
              <w:top w:val="single" w:sz="4" w:space="0" w:color="auto"/>
            </w:tcBorders>
          </w:tcPr>
          <w:p w14:paraId="29D5CE1F" w14:textId="77777777" w:rsidR="00146E27" w:rsidRPr="00DC5B83" w:rsidRDefault="00146E27" w:rsidP="0047611C">
            <w:r w:rsidRPr="00DC5B83">
              <w:t>Mean daily</w:t>
            </w:r>
          </w:p>
        </w:tc>
        <w:tc>
          <w:tcPr>
            <w:tcW w:w="2552" w:type="dxa"/>
            <w:tcBorders>
              <w:top w:val="single" w:sz="4" w:space="0" w:color="auto"/>
            </w:tcBorders>
          </w:tcPr>
          <w:p w14:paraId="0A5139FB" w14:textId="2B181EA1" w:rsidR="00146E27" w:rsidRPr="00DC5B83" w:rsidRDefault="00146E27" w:rsidP="0047611C">
            <w:pPr>
              <w:jc w:val="center"/>
            </w:pPr>
            <w:del w:id="348" w:author="Johannes Zauner" w:date="2026-04-01T16:21:00Z" w16du:dateUtc="2026-04-01T14:21:00Z">
              <w:r w:rsidRPr="00DC5B83" w:rsidDel="00274DDD">
                <w:delText>0.86</w:delText>
              </w:r>
            </w:del>
            <w:ins w:id="349" w:author="Johannes Zauner" w:date="2026-04-01T16:21:00Z" w16du:dateUtc="2026-04-01T14:21:00Z">
              <w:r w:rsidR="00274DDD">
                <w:t>1.43</w:t>
              </w:r>
            </w:ins>
          </w:p>
        </w:tc>
      </w:tr>
      <w:tr w:rsidR="00146E27" w:rsidRPr="00AD20E4" w14:paraId="06C7B35A" w14:textId="77777777" w:rsidTr="0047611C">
        <w:trPr>
          <w:cantSplit/>
          <w:trHeight w:val="64"/>
        </w:trPr>
        <w:tc>
          <w:tcPr>
            <w:tcW w:w="1276" w:type="dxa"/>
          </w:tcPr>
          <w:p w14:paraId="0C58D3DF" w14:textId="77777777" w:rsidR="00146E27" w:rsidRPr="00DC5B83" w:rsidRDefault="00146E27" w:rsidP="0047611C">
            <w:r w:rsidRPr="00DC5B83">
              <w:t>Weekday</w:t>
            </w:r>
          </w:p>
        </w:tc>
        <w:tc>
          <w:tcPr>
            <w:tcW w:w="2552" w:type="dxa"/>
          </w:tcPr>
          <w:p w14:paraId="46C4CBB5" w14:textId="19652293" w:rsidR="00146E27" w:rsidRPr="00DC5B83" w:rsidRDefault="00146E27" w:rsidP="0047611C">
            <w:pPr>
              <w:jc w:val="center"/>
            </w:pPr>
            <w:del w:id="350" w:author="Johannes Zauner" w:date="2026-04-01T16:21:00Z" w16du:dateUtc="2026-04-01T14:21:00Z">
              <w:r w:rsidRPr="00DC5B83" w:rsidDel="00274DDD">
                <w:delText>1.20</w:delText>
              </w:r>
            </w:del>
            <w:ins w:id="351" w:author="Johannes Zauner" w:date="2026-04-01T16:21:00Z" w16du:dateUtc="2026-04-01T14:21:00Z">
              <w:r w:rsidR="00274DDD">
                <w:t>1.40</w:t>
              </w:r>
            </w:ins>
          </w:p>
        </w:tc>
      </w:tr>
      <w:tr w:rsidR="00146E27" w:rsidRPr="00AD20E4" w14:paraId="5EB4A860" w14:textId="77777777" w:rsidTr="0047611C">
        <w:trPr>
          <w:cantSplit/>
        </w:trPr>
        <w:tc>
          <w:tcPr>
            <w:tcW w:w="1276" w:type="dxa"/>
          </w:tcPr>
          <w:p w14:paraId="363839F2" w14:textId="77777777" w:rsidR="00146E27" w:rsidRPr="00DC5B83" w:rsidRDefault="00146E27" w:rsidP="0047611C">
            <w:r w:rsidRPr="00DC5B83">
              <w:t>Weekend</w:t>
            </w:r>
          </w:p>
        </w:tc>
        <w:tc>
          <w:tcPr>
            <w:tcW w:w="2552" w:type="dxa"/>
          </w:tcPr>
          <w:p w14:paraId="2613BFE0" w14:textId="76906DB7" w:rsidR="00146E27" w:rsidRPr="00DC5B83" w:rsidRDefault="00146E27" w:rsidP="0047611C">
            <w:pPr>
              <w:jc w:val="center"/>
            </w:pPr>
            <w:del w:id="352" w:author="Johannes Zauner" w:date="2026-04-01T16:21:00Z" w16du:dateUtc="2026-04-01T14:21:00Z">
              <w:r w:rsidRPr="00DC5B83" w:rsidDel="00274DDD">
                <w:delText>0</w:delText>
              </w:r>
            </w:del>
            <w:ins w:id="353" w:author="Johannes Zauner" w:date="2026-04-01T16:21:00Z" w16du:dateUtc="2026-04-01T14:21:00Z">
              <w:r w:rsidR="00274DDD">
                <w:t>1.50</w:t>
              </w:r>
            </w:ins>
          </w:p>
        </w:tc>
      </w:tr>
    </w:tbl>
    <w:p w14:paraId="53AC46F6" w14:textId="77777777" w:rsidR="00146E27" w:rsidRPr="003559B7" w:rsidRDefault="00146E27" w:rsidP="00146E27">
      <w:pPr>
        <w:pStyle w:val="Textkrper"/>
        <w:rPr>
          <w:rStyle w:val="NormalTok"/>
          <w:rFonts w:asciiTheme="minorHAnsi" w:hAnsiTheme="minorHAnsi"/>
          <w:i/>
          <w:iCs/>
          <w:color w:val="auto"/>
          <w:sz w:val="24"/>
          <w:shd w:val="clear" w:color="auto" w:fill="auto"/>
        </w:rPr>
      </w:pPr>
      <w:r w:rsidRPr="003559B7">
        <w:rPr>
          <w:rStyle w:val="Hervorhebung"/>
        </w:rPr>
        <w:t>Table 6: Frequency of continuous near-work episodes per day</w:t>
      </w:r>
    </w:p>
    <w:p w14:paraId="18C15C19" w14:textId="77777777" w:rsidR="00146E27" w:rsidRPr="00CB0CF9" w:rsidRDefault="00146E27" w:rsidP="00C86C21">
      <w:pPr>
        <w:pStyle w:val="Definition"/>
      </w:pPr>
    </w:p>
    <w:p w14:paraId="23EAB38F" w14:textId="4619F693" w:rsidR="007C0A0D" w:rsidRPr="00C86C21" w:rsidRDefault="00160B18" w:rsidP="00F61D20">
      <w:pPr>
        <w:pStyle w:val="SourceCode"/>
        <w:spacing w:line="240" w:lineRule="auto"/>
        <w:rPr>
          <w:lang w:val="de-DE"/>
        </w:rPr>
      </w:pPr>
      <w:bookmarkStart w:id="354" w:name="annotated-cell-6"/>
      <w:r w:rsidRPr="00C86C21">
        <w:rPr>
          <w:b/>
          <w:bCs/>
          <w:lang w:val="de-DE"/>
        </w:rPr>
        <w:lastRenderedPageBreak/>
        <w:t xml:space="preserve">Plot </w:t>
      </w:r>
      <w:proofErr w:type="spellStart"/>
      <w:r w:rsidRPr="00C86C21">
        <w:rPr>
          <w:b/>
          <w:bCs/>
          <w:lang w:val="de-DE"/>
        </w:rPr>
        <w:t>continuous</w:t>
      </w:r>
      <w:proofErr w:type="spellEnd"/>
      <w:r w:rsidRPr="00C86C21">
        <w:rPr>
          <w:b/>
          <w:bCs/>
          <w:lang w:val="de-DE"/>
        </w:rPr>
        <w:t xml:space="preserve"> </w:t>
      </w:r>
      <w:proofErr w:type="spellStart"/>
      <w:r w:rsidRPr="00C86C21">
        <w:rPr>
          <w:b/>
          <w:bCs/>
          <w:lang w:val="de-DE"/>
        </w:rPr>
        <w:t>near-work</w:t>
      </w:r>
      <w:proofErr w:type="spellEnd"/>
      <w:r w:rsidRPr="00C86C21">
        <w:rPr>
          <w:b/>
          <w:bCs/>
          <w:lang w:val="de-DE"/>
        </w:rPr>
        <w:t xml:space="preserve"> </w:t>
      </w:r>
      <w:proofErr w:type="spellStart"/>
      <w:r w:rsidRPr="00C86C21">
        <w:rPr>
          <w:b/>
          <w:bCs/>
          <w:lang w:val="de-DE"/>
        </w:rPr>
        <w:t>episodes</w:t>
      </w:r>
      <w:proofErr w:type="spellEnd"/>
      <w:r w:rsidR="008C4DD3">
        <w:rPr>
          <w:color w:val="4758AB"/>
          <w:shd w:val="clear" w:color="auto" w:fill="F1F3F5"/>
          <w:lang w:val="de-DE"/>
        </w:rPr>
        <w:br/>
      </w:r>
      <w:r w:rsidR="00BF5742">
        <w:rPr>
          <w:rStyle w:val="NormalTok"/>
        </w:rPr>
        <w:t>1</w:t>
      </w:r>
      <w:r w:rsidR="00BF5742">
        <w:rPr>
          <w:rStyle w:val="NormalTok"/>
          <w:rFonts w:cs="Consolas"/>
        </w:rPr>
        <w:t xml:space="preserve"> </w:t>
      </w:r>
      <w:proofErr w:type="spellStart"/>
      <w:r w:rsidR="007C0A0D" w:rsidRPr="00E15100">
        <w:rPr>
          <w:rStyle w:val="NormalTok"/>
          <w:rFonts w:cs="Consolas"/>
        </w:rPr>
        <w:t>dataCC</w:t>
      </w:r>
      <w:proofErr w:type="spellEnd"/>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BF5742">
        <w:rPr>
          <w:rStyle w:val="NormalTok"/>
        </w:rPr>
        <w:t>2</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add_clusters</w:t>
      </w:r>
      <w:proofErr w:type="spellEnd"/>
      <w:r w:rsidR="007C0A0D" w:rsidRPr="00E15100">
        <w:rPr>
          <w:rStyle w:val="NormalTok"/>
          <w:rFonts w:cs="Consolas"/>
        </w:rPr>
        <w:t>(</w:t>
      </w:r>
      <w:r w:rsidR="007C0A0D" w:rsidRPr="00E15100">
        <w:rPr>
          <w:rFonts w:cs="Consolas"/>
        </w:rPr>
        <w:br/>
      </w:r>
      <w:r w:rsidR="00BF5742">
        <w:rPr>
          <w:rStyle w:val="NormalTok"/>
        </w:rPr>
        <w:t>3</w:t>
      </w:r>
      <w:r w:rsidR="00BF5742">
        <w:rPr>
          <w:rStyle w:val="NormalTok"/>
          <w:rFonts w:cs="Consolas"/>
        </w:rPr>
        <w:t xml:space="preserve"> </w:t>
      </w:r>
      <w:r w:rsidR="007C0A0D" w:rsidRPr="00E15100">
        <w:rPr>
          <w:rStyle w:val="NormalTok"/>
          <w:rFonts w:cs="Consolas"/>
        </w:rPr>
        <w:t xml:space="preserve">    Dis </w:t>
      </w:r>
      <w:r w:rsidR="007C0A0D" w:rsidRPr="00E15100">
        <w:rPr>
          <w:rStyle w:val="SpecialCharTok"/>
          <w:rFonts w:cs="Consolas"/>
        </w:rPr>
        <w:t>&gt;=</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&amp;</w:t>
      </w:r>
      <w:r w:rsidR="007C0A0D" w:rsidRPr="00E15100">
        <w:rPr>
          <w:rStyle w:val="NormalTok"/>
          <w:rFonts w:cs="Consolas"/>
        </w:rPr>
        <w:t xml:space="preserve"> Dis </w:t>
      </w:r>
      <w:r w:rsidR="007C0A0D" w:rsidRPr="00E15100">
        <w:rPr>
          <w:rStyle w:val="SpecialCharTok"/>
          <w:rFonts w:cs="Consolas"/>
        </w:rPr>
        <w:t>&lt;</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w:t>
      </w:r>
      <w:r w:rsidR="007C0A0D" w:rsidRPr="00E15100">
        <w:rPr>
          <w:rFonts w:cs="Consolas"/>
        </w:rPr>
        <w:br/>
      </w:r>
      <w:r w:rsidR="00BF5742">
        <w:rPr>
          <w:rStyle w:val="NormalTok"/>
        </w:rPr>
        <w:t>4</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AttributeTok"/>
          <w:rFonts w:cs="Consolas"/>
        </w:rPr>
        <w:t>cluster.duration</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w:t>
      </w:r>
      <w:del w:id="355" w:author="Johannes Zauner" w:date="2026-04-01T16:21:00Z" w16du:dateUtc="2026-04-01T14:21:00Z">
        <w:r w:rsidR="007C0A0D" w:rsidRPr="00E15100" w:rsidDel="00DF02FA">
          <w:rPr>
            <w:rStyle w:val="StringTok"/>
            <w:rFonts w:cs="Consolas"/>
          </w:rPr>
          <w:delText xml:space="preserve">30 </w:delText>
        </w:r>
      </w:del>
      <w:ins w:id="356" w:author="Johannes Zauner" w:date="2026-04-01T16:21:00Z" w16du:dateUtc="2026-04-01T14:21:00Z">
        <w:r w:rsidR="00DF02FA">
          <w:rPr>
            <w:rStyle w:val="StringTok"/>
            <w:rFonts w:cs="Consolas"/>
          </w:rPr>
          <w:t>15</w:t>
        </w:r>
        <w:r w:rsidR="00DF02FA" w:rsidRPr="00E15100">
          <w:rPr>
            <w:rStyle w:val="StringTok"/>
            <w:rFonts w:cs="Consolas"/>
          </w:rPr>
          <w:t xml:space="preserve"> </w:t>
        </w:r>
      </w:ins>
      <w:r w:rsidR="007C0A0D" w:rsidRPr="00E15100">
        <w:rPr>
          <w:rStyle w:val="StringTok"/>
          <w:rFonts w:cs="Consolas"/>
        </w:rPr>
        <w:t>mins"</w:t>
      </w:r>
      <w:r w:rsidR="007C0A0D" w:rsidRPr="00E15100">
        <w:rPr>
          <w:rStyle w:val="NormalTok"/>
          <w:rFonts w:cs="Consolas"/>
        </w:rPr>
        <w:t>,</w:t>
      </w:r>
      <w:r w:rsidR="007C0A0D" w:rsidRPr="00E15100">
        <w:rPr>
          <w:rFonts w:cs="Consolas"/>
        </w:rPr>
        <w:br/>
      </w:r>
      <w:r w:rsidR="00BF5742">
        <w:rPr>
          <w:rStyle w:val="NormalTok"/>
        </w:rPr>
        <w:t>5</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AttributeTok"/>
          <w:rFonts w:cs="Consolas"/>
        </w:rPr>
        <w:t>interruption.duration</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w:t>
      </w:r>
      <w:del w:id="357" w:author="Johannes Zauner" w:date="2026-04-01T16:21:00Z" w16du:dateUtc="2026-04-01T14:21:00Z">
        <w:r w:rsidR="007C0A0D" w:rsidRPr="00E15100" w:rsidDel="00DF02FA">
          <w:rPr>
            <w:rStyle w:val="StringTok"/>
            <w:rFonts w:cs="Consolas"/>
          </w:rPr>
          <w:delText>1 min</w:delText>
        </w:r>
      </w:del>
      <w:ins w:id="358" w:author="Johannes Zauner" w:date="2026-04-01T16:21:00Z" w16du:dateUtc="2026-04-01T14:21:00Z">
        <w:r w:rsidR="00DF02FA">
          <w:rPr>
            <w:rStyle w:val="StringTok"/>
            <w:rFonts w:cs="Consolas"/>
          </w:rPr>
          <w:t>30 secs</w:t>
        </w:r>
      </w:ins>
      <w:r w:rsidR="007C0A0D" w:rsidRPr="00E15100">
        <w:rPr>
          <w:rStyle w:val="StringTok"/>
          <w:rFonts w:cs="Consolas"/>
        </w:rPr>
        <w:t>"</w:t>
      </w:r>
      <w:r w:rsidR="007C0A0D" w:rsidRPr="00E15100">
        <w:rPr>
          <w:rFonts w:cs="Consolas"/>
        </w:rPr>
        <w:br/>
      </w:r>
      <w:r w:rsidR="00BF5742">
        <w:rPr>
          <w:rStyle w:val="NormalTok"/>
        </w:rPr>
        <w:t>6</w:t>
      </w:r>
      <w:r w:rsidR="00BF5742">
        <w:rPr>
          <w:rStyle w:val="NormalTok"/>
          <w:rFonts w:cs="Consolas"/>
        </w:rPr>
        <w:t xml:space="preserve"> </w:t>
      </w:r>
      <w:r w:rsidR="007C0A0D" w:rsidRPr="00E15100">
        <w:rPr>
          <w:rStyle w:val="NormalTok"/>
          <w:rFonts w:cs="Consolas"/>
        </w:rPr>
        <w:t xml:space="preserve">  ) </w:t>
      </w:r>
      <w:r w:rsidR="007C0A0D" w:rsidRPr="00E15100">
        <w:rPr>
          <w:rStyle w:val="SpecialCharTok"/>
          <w:rFonts w:cs="Consolas"/>
        </w:rPr>
        <w:t>|&gt;</w:t>
      </w:r>
      <w:r w:rsidR="007C0A0D" w:rsidRPr="00E15100">
        <w:rPr>
          <w:rFonts w:cs="Consolas"/>
        </w:rPr>
        <w:br/>
      </w:r>
      <w:r w:rsidR="00BF5742">
        <w:rPr>
          <w:rStyle w:val="NormalTok"/>
        </w:rPr>
        <w:t>7</w:t>
      </w:r>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gg_day</w:t>
      </w:r>
      <w:proofErr w:type="spellEnd"/>
      <w:r w:rsidR="007C0A0D" w:rsidRPr="00E15100">
        <w:rPr>
          <w:rStyle w:val="NormalTok"/>
          <w:rFonts w:cs="Consolas"/>
        </w:rPr>
        <w:t>(</w:t>
      </w:r>
      <w:proofErr w:type="spellStart"/>
      <w:r w:rsidR="007C0A0D" w:rsidRPr="00E15100">
        <w:rPr>
          <w:rStyle w:val="AttributeTok"/>
          <w:rFonts w:cs="Consolas"/>
        </w:rPr>
        <w:t>y.axis</w:t>
      </w:r>
      <w:proofErr w:type="spellEnd"/>
      <w:r w:rsidR="007C0A0D" w:rsidRPr="00E15100">
        <w:rPr>
          <w:rStyle w:val="AttributeTok"/>
          <w:rFonts w:cs="Consolas"/>
        </w:rPr>
        <w:t xml:space="preserve"> =</w:t>
      </w:r>
      <w:r w:rsidR="007C0A0D" w:rsidRPr="00E15100">
        <w:rPr>
          <w:rStyle w:val="NormalTok"/>
          <w:rFonts w:cs="Consolas"/>
        </w:rPr>
        <w:t xml:space="preserve"> Dis, </w:t>
      </w:r>
      <w:proofErr w:type="spellStart"/>
      <w:r w:rsidR="007C0A0D" w:rsidRPr="00E15100">
        <w:rPr>
          <w:rStyle w:val="AttributeTok"/>
          <w:rFonts w:cs="Consolas"/>
        </w:rPr>
        <w:t>y.axis.label</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"Distance (cm)"</w:t>
      </w:r>
      <w:r w:rsidR="007C0A0D" w:rsidRPr="00E15100">
        <w:rPr>
          <w:rStyle w:val="NormalTok"/>
          <w:rFonts w:cs="Consolas"/>
        </w:rPr>
        <w:t xml:space="preserve">, </w:t>
      </w:r>
      <w:proofErr w:type="spellStart"/>
      <w:r w:rsidR="007C0A0D" w:rsidRPr="00E15100">
        <w:rPr>
          <w:rStyle w:val="AttributeTok"/>
          <w:rFonts w:cs="Consolas"/>
        </w:rPr>
        <w:t>geom</w:t>
      </w:r>
      <w:proofErr w:type="spellEnd"/>
      <w:r w:rsidR="007C0A0D" w:rsidRPr="00E15100">
        <w:rPr>
          <w:rStyle w:val="AttributeTok"/>
          <w:rFonts w:cs="Consolas"/>
        </w:rPr>
        <w:t xml:space="preserve"> =</w:t>
      </w:r>
      <w:r w:rsidR="007C0A0D" w:rsidRPr="00E15100">
        <w:rPr>
          <w:rStyle w:val="NormalTok"/>
          <w:rFonts w:cs="Consolas"/>
        </w:rPr>
        <w:t xml:space="preserve"> </w:t>
      </w:r>
      <w:ins w:id="359" w:author="Johannes Zauner" w:date="2026-04-01T16:22:00Z" w16du:dateUtc="2026-04-01T14:22:00Z">
        <w:r w:rsidR="00DF02FA">
          <w:rPr>
            <w:rStyle w:val="StringTok"/>
          </w:rPr>
          <w:t>"</w:t>
        </w:r>
        <w:del w:id="360" w:author="Johannes Zauner" w:date="2026-04-01T15:36:00Z" w16du:dateUtc="2026-04-01T13:36:00Z">
          <w:r w:rsidR="00DF02FA" w:rsidRPr="00E15100">
            <w:rPr>
              <w:rStyle w:val="StringTok"/>
              <w:rFonts w:cs="Consolas"/>
            </w:rPr>
            <w:delText>line"</w:delText>
          </w:r>
          <w:r w:rsidR="00DF02FA" w:rsidRPr="00E15100">
            <w:rPr>
              <w:rStyle w:val="NormalTok"/>
              <w:rFonts w:cs="Consolas"/>
            </w:rPr>
            <w:delText>,</w:delText>
          </w:r>
          <w:r w:rsidR="00DF02FA" w:rsidRPr="00E15100">
            <w:rPr>
              <w:rFonts w:cs="Consolas"/>
            </w:rPr>
            <w:br/>
          </w:r>
          <w:r w:rsidR="00DF02FA">
            <w:rPr>
              <w:rStyle w:val="NormalTok"/>
            </w:rPr>
            <w:delText>8</w:delText>
          </w:r>
          <w:r w:rsidR="00DF02FA">
            <w:rPr>
              <w:rStyle w:val="NormalTok"/>
              <w:rFonts w:cs="Consolas"/>
            </w:rPr>
            <w:delText xml:space="preserve"> </w:delText>
          </w:r>
        </w:del>
        <w:r w:rsidR="00DF02FA">
          <w:rPr>
            <w:rStyle w:val="StringTok"/>
          </w:rPr>
          <w:t>ribbon"</w:t>
        </w:r>
        <w:r w:rsidR="00DF02FA">
          <w:rPr>
            <w:rStyle w:val="NormalTok"/>
          </w:rPr>
          <w:t xml:space="preserve">, </w:t>
        </w:r>
        <w:r w:rsidR="00DF02FA">
          <w:br/>
        </w:r>
        <w:r w:rsidR="00DF02FA">
          <w:rPr>
            <w:rStyle w:val="NormalTok"/>
          </w:rPr>
          <w:t>8</w:t>
        </w:r>
        <w:r w:rsidR="00DF02FA">
          <w:rPr>
            <w:rStyle w:val="NormalTok"/>
          </w:rPr>
          <w:t xml:space="preserve">        </w:t>
        </w:r>
        <w:r w:rsidR="00DF02FA">
          <w:rPr>
            <w:rStyle w:val="NormalTok"/>
          </w:rPr>
          <w:t xml:space="preserve">  </w:t>
        </w:r>
        <w:r w:rsidR="00DF02FA">
          <w:rPr>
            <w:rStyle w:val="AttributeTok"/>
          </w:rPr>
          <w:t>fill =</w:t>
        </w:r>
        <w:r w:rsidR="00DF02FA">
          <w:rPr>
            <w:rStyle w:val="NormalTok"/>
          </w:rPr>
          <w:t xml:space="preserve"> </w:t>
        </w:r>
        <w:r w:rsidR="00DF02FA">
          <w:rPr>
            <w:rStyle w:val="StringTok"/>
          </w:rPr>
          <w:t>"gold"</w:t>
        </w:r>
        <w:r w:rsidR="00DF02FA">
          <w:rPr>
            <w:rStyle w:val="NormalTok"/>
          </w:rPr>
          <w:t xml:space="preserve">, </w:t>
        </w:r>
        <w:r w:rsidR="00DF02FA">
          <w:rPr>
            <w:rStyle w:val="AttributeTok"/>
          </w:rPr>
          <w:t>alpha =</w:t>
        </w:r>
        <w:r w:rsidR="00DF02FA">
          <w:rPr>
            <w:rStyle w:val="NormalTok"/>
          </w:rPr>
          <w:t xml:space="preserve"> </w:t>
        </w:r>
        <w:r w:rsidR="00DF02FA">
          <w:rPr>
            <w:rStyle w:val="FloatTok"/>
          </w:rPr>
          <w:t>0.2</w:t>
        </w:r>
        <w:r w:rsidR="00DF02FA">
          <w:rPr>
            <w:rStyle w:val="NormalTok"/>
          </w:rPr>
          <w:t xml:space="preserve">, </w:t>
        </w:r>
        <w:r w:rsidR="00DF02FA">
          <w:rPr>
            <w:rStyle w:val="AttributeTok"/>
          </w:rPr>
          <w:t>col =</w:t>
        </w:r>
        <w:r w:rsidR="00DF02FA">
          <w:rPr>
            <w:rStyle w:val="NormalTok"/>
          </w:rPr>
          <w:t xml:space="preserve"> </w:t>
        </w:r>
        <w:r w:rsidR="00DF02FA">
          <w:rPr>
            <w:rStyle w:val="StringTok"/>
          </w:rPr>
          <w:t>"black"</w:t>
        </w:r>
        <w:r w:rsidR="00DF02FA">
          <w:rPr>
            <w:rStyle w:val="NormalTok"/>
          </w:rPr>
          <w:t xml:space="preserve">, </w:t>
        </w:r>
        <w:r w:rsidR="00DF02FA">
          <w:rPr>
            <w:rStyle w:val="AttributeTok"/>
          </w:rPr>
          <w:t>linewidth =</w:t>
        </w:r>
        <w:r w:rsidR="00DF02FA">
          <w:rPr>
            <w:rStyle w:val="NormalTok"/>
          </w:rPr>
          <w:t xml:space="preserve"> </w:t>
        </w:r>
        <w:r w:rsidR="00DF02FA">
          <w:rPr>
            <w:rStyle w:val="FloatTok"/>
          </w:rPr>
          <w:t>0.3</w:t>
        </w:r>
        <w:r w:rsidR="00DF02FA">
          <w:rPr>
            <w:rStyle w:val="NormalTok"/>
          </w:rPr>
          <w:t xml:space="preserve">, </w:t>
        </w:r>
        <w:r w:rsidR="00DF02FA">
          <w:br/>
        </w:r>
        <w:r w:rsidR="00DF02FA">
          <w:rPr>
            <w:rStyle w:val="NormalTok"/>
          </w:rPr>
          <w:t>9</w:t>
        </w:r>
        <w:r w:rsidR="00DF02FA">
          <w:rPr>
            <w:rStyle w:val="NormalTok"/>
          </w:rPr>
          <w:t xml:space="preserve">        </w:t>
        </w:r>
        <w:r w:rsidR="00DF02FA">
          <w:rPr>
            <w:rStyle w:val="NormalTok"/>
          </w:rPr>
          <w:t xml:space="preserve">  </w:t>
        </w:r>
        <w:proofErr w:type="spellStart"/>
        <w:r w:rsidR="00DF02FA">
          <w:rPr>
            <w:rStyle w:val="AttributeTok"/>
          </w:rPr>
          <w:t>format.day</w:t>
        </w:r>
        <w:proofErr w:type="spellEnd"/>
        <w:r w:rsidR="00DF02FA">
          <w:rPr>
            <w:rStyle w:val="AttributeTok"/>
          </w:rPr>
          <w:t xml:space="preserve"> =</w:t>
        </w:r>
        <w:r w:rsidR="00DF02FA">
          <w:rPr>
            <w:rStyle w:val="NormalTok"/>
          </w:rPr>
          <w:t xml:space="preserve"> </w:t>
        </w:r>
        <w:r w:rsidR="00DF02FA">
          <w:rPr>
            <w:rStyle w:val="StringTok"/>
          </w:rPr>
          <w:t>"%a"</w:t>
        </w:r>
        <w:r w:rsidR="00DF02FA">
          <w:rPr>
            <w:rStyle w:val="NormalTok"/>
          </w:rPr>
          <w:t>,</w:t>
        </w:r>
      </w:ins>
      <w:del w:id="361" w:author="Johannes Zauner" w:date="2026-04-01T16:22:00Z" w16du:dateUtc="2026-04-01T14:22:00Z">
        <w:r w:rsidR="007C0A0D" w:rsidRPr="00E15100" w:rsidDel="00DF02FA">
          <w:rPr>
            <w:rStyle w:val="StringTok"/>
            <w:rFonts w:cs="Consolas"/>
          </w:rPr>
          <w:delText>"line"</w:delText>
        </w:r>
        <w:r w:rsidR="007C0A0D" w:rsidRPr="00E15100" w:rsidDel="00DF02FA">
          <w:rPr>
            <w:rStyle w:val="NormalTok"/>
            <w:rFonts w:cs="Consolas"/>
          </w:rPr>
          <w:delText>,</w:delText>
        </w:r>
      </w:del>
      <w:r w:rsidR="007C0A0D" w:rsidRPr="00E15100">
        <w:rPr>
          <w:rFonts w:cs="Consolas"/>
        </w:rPr>
        <w:br/>
      </w:r>
      <w:ins w:id="362" w:author="Johannes Zauner" w:date="2026-04-01T16:22:00Z" w16du:dateUtc="2026-04-01T14:22:00Z">
        <w:r w:rsidR="00DF02FA">
          <w:rPr>
            <w:rStyle w:val="NormalTok"/>
          </w:rPr>
          <w:t>10</w:t>
        </w:r>
      </w:ins>
      <w:del w:id="363" w:author="Johannes Zauner" w:date="2026-04-01T16:22:00Z" w16du:dateUtc="2026-04-01T14:22:00Z">
        <w:r w:rsidR="00BF5742" w:rsidDel="00DF02FA">
          <w:rPr>
            <w:rStyle w:val="NormalTok"/>
          </w:rPr>
          <w:delText>8</w:delText>
        </w:r>
        <w:r w:rsidR="00BF5742" w:rsidDel="00DF02FA">
          <w:rPr>
            <w:rStyle w:val="NormalTok"/>
            <w:rFonts w:cs="Consolas"/>
          </w:rPr>
          <w:delText xml:space="preserve"> </w:delText>
        </w:r>
      </w:del>
      <w:r w:rsidR="007C0A0D" w:rsidRPr="00E15100">
        <w:rPr>
          <w:rStyle w:val="NormalTok"/>
          <w:rFonts w:cs="Consolas"/>
        </w:rPr>
        <w:t xml:space="preserve">         </w:t>
      </w:r>
      <w:proofErr w:type="spellStart"/>
      <w:r w:rsidR="007C0A0D" w:rsidRPr="00E15100">
        <w:rPr>
          <w:rStyle w:val="AttributeTok"/>
          <w:rFonts w:cs="Consolas"/>
        </w:rPr>
        <w:t>y.scale</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"identity"</w:t>
      </w:r>
      <w:r w:rsidR="007C0A0D" w:rsidRPr="00E15100">
        <w:rPr>
          <w:rStyle w:val="NormalTok"/>
          <w:rFonts w:cs="Consolas"/>
        </w:rPr>
        <w:t xml:space="preserve">, </w:t>
      </w:r>
      <w:proofErr w:type="spellStart"/>
      <w:r w:rsidR="007C0A0D" w:rsidRPr="00E15100">
        <w:rPr>
          <w:rStyle w:val="AttributeTok"/>
          <w:rFonts w:cs="Consolas"/>
        </w:rPr>
        <w:t>y.axis.breaks</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FunctionTok"/>
          <w:rFonts w:cs="Consolas"/>
        </w:rPr>
        <w:t>seq</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 xml:space="preserve">, </w:t>
      </w:r>
      <w:r w:rsidR="007C0A0D" w:rsidRPr="00E15100">
        <w:rPr>
          <w:rStyle w:val="AttributeTok"/>
          <w:rFonts w:cs="Consolas"/>
        </w:rPr>
        <w:t>by =</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r w:rsidR="007C0A0D" w:rsidRPr="00E15100">
        <w:rPr>
          <w:rFonts w:cs="Consolas"/>
        </w:rPr>
        <w:br/>
      </w:r>
      <w:ins w:id="364" w:author="Johannes Zauner" w:date="2026-04-01T16:22:00Z" w16du:dateUtc="2026-04-01T14:22:00Z">
        <w:r w:rsidR="00DF02FA">
          <w:rPr>
            <w:rStyle w:val="NormalTok"/>
          </w:rPr>
          <w:t>11</w:t>
        </w:r>
      </w:ins>
      <w:del w:id="365" w:author="Johannes Zauner" w:date="2026-04-01T16:22:00Z" w16du:dateUtc="2026-04-01T14:22:00Z">
        <w:r w:rsidR="00BF5742" w:rsidDel="00DF02FA">
          <w:rPr>
            <w:rStyle w:val="NormalTok"/>
          </w:rPr>
          <w:delText>9</w:delText>
        </w:r>
        <w:r w:rsidR="00BF5742" w:rsidDel="00DF02FA">
          <w:rPr>
            <w:rStyle w:val="NormalTok"/>
            <w:rFonts w:cs="Consolas"/>
          </w:rPr>
          <w:delText xml:space="preserve"> </w:delText>
        </w:r>
      </w:del>
      <w:r w:rsidR="007C0A0D" w:rsidRPr="00E15100">
        <w:rPr>
          <w:rStyle w:val="NormalTok"/>
          <w:rFonts w:cs="Consolas"/>
        </w:rPr>
        <w:t xml:space="preserve">  </w:t>
      </w:r>
      <w:proofErr w:type="spellStart"/>
      <w:r w:rsidR="007C0A0D" w:rsidRPr="00E15100">
        <w:rPr>
          <w:rStyle w:val="FunctionTok"/>
          <w:rFonts w:cs="Consolas"/>
        </w:rPr>
        <w:t>gg_photoperiod</w:t>
      </w:r>
      <w:proofErr w:type="spellEnd"/>
      <w:r w:rsidR="007C0A0D" w:rsidRPr="00E15100">
        <w:rPr>
          <w:rStyle w:val="NormalTok"/>
          <w:rFonts w:cs="Consolas"/>
        </w:rPr>
        <w:t xml:space="preserve">(coordinates) </w:t>
      </w:r>
      <w:r w:rsidR="007C0A0D" w:rsidRPr="00E15100">
        <w:rPr>
          <w:rStyle w:val="SpecialCharTok"/>
          <w:rFonts w:cs="Consolas"/>
        </w:rPr>
        <w:t>|&gt;</w:t>
      </w:r>
      <w:r w:rsidR="007C0A0D" w:rsidRPr="00E15100">
        <w:rPr>
          <w:rFonts w:cs="Consolas"/>
        </w:rPr>
        <w:br/>
      </w:r>
      <w:r w:rsidR="00BF5742">
        <w:rPr>
          <w:rStyle w:val="NormalTok"/>
        </w:rPr>
        <w:t>1</w:t>
      </w:r>
      <w:ins w:id="366" w:author="Johannes Zauner" w:date="2026-04-01T16:22:00Z" w16du:dateUtc="2026-04-01T14:22:00Z">
        <w:r w:rsidR="00DF02FA">
          <w:rPr>
            <w:rStyle w:val="NormalTok"/>
          </w:rPr>
          <w:t>2</w:t>
        </w:r>
      </w:ins>
      <w:del w:id="367" w:author="Johannes Zauner" w:date="2026-04-01T16:22:00Z" w16du:dateUtc="2026-04-01T14:22:00Z">
        <w:r w:rsidR="00BF5742" w:rsidDel="00DF02FA">
          <w:rPr>
            <w:rStyle w:val="NormalTok"/>
          </w:rPr>
          <w:delText>0</w:delText>
        </w:r>
      </w:del>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gg_state</w:t>
      </w:r>
      <w:proofErr w:type="spellEnd"/>
      <w:r w:rsidR="007C0A0D" w:rsidRPr="00E15100">
        <w:rPr>
          <w:rStyle w:val="NormalTok"/>
          <w:rFonts w:cs="Consolas"/>
        </w:rPr>
        <w:t xml:space="preserve">(state, </w:t>
      </w:r>
      <w:r w:rsidR="007C0A0D" w:rsidRPr="00E15100">
        <w:rPr>
          <w:rStyle w:val="AttributeTok"/>
          <w:rFonts w:cs="Consolas"/>
        </w:rPr>
        <w:t>fill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r w:rsidR="007C0A0D" w:rsidRPr="00E15100">
        <w:rPr>
          <w:rStyle w:val="SpecialCharTok"/>
          <w:rFonts w:cs="Consolas"/>
        </w:rPr>
        <w:t>+</w:t>
      </w:r>
      <w:r w:rsidR="007C0A0D" w:rsidRPr="00E15100">
        <w:rPr>
          <w:rFonts w:cs="Consolas"/>
        </w:rPr>
        <w:br/>
      </w:r>
      <w:r w:rsidR="00BF5742">
        <w:rPr>
          <w:rStyle w:val="NormalTok"/>
        </w:rPr>
        <w:t>1</w:t>
      </w:r>
      <w:ins w:id="368" w:author="Johannes Zauner" w:date="2026-04-01T16:22:00Z" w16du:dateUtc="2026-04-01T14:22:00Z">
        <w:r w:rsidR="00DF02FA">
          <w:rPr>
            <w:rStyle w:val="NormalTok"/>
          </w:rPr>
          <w:t>3</w:t>
        </w:r>
      </w:ins>
      <w:del w:id="369" w:author="Johannes Zauner" w:date="2026-04-01T16:22:00Z" w16du:dateUtc="2026-04-01T14:22:00Z">
        <w:r w:rsidR="00BF5742" w:rsidDel="00DF02FA">
          <w:rPr>
            <w:rStyle w:val="NormalTok"/>
          </w:rPr>
          <w:delText>1</w:delText>
        </w:r>
      </w:del>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geom_hline</w:t>
      </w:r>
      <w:proofErr w:type="spellEnd"/>
      <w:r w:rsidR="007C0A0D" w:rsidRPr="00E15100">
        <w:rPr>
          <w:rStyle w:val="NormalTok"/>
          <w:rFonts w:cs="Consolas"/>
        </w:rPr>
        <w:t>(</w:t>
      </w:r>
      <w:proofErr w:type="spellStart"/>
      <w:r w:rsidR="007C0A0D" w:rsidRPr="00E15100">
        <w:rPr>
          <w:rStyle w:val="AttributeTok"/>
          <w:rFonts w:cs="Consolas"/>
        </w:rPr>
        <w:t>yintercept</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20</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 xml:space="preserve">), </w:t>
      </w:r>
      <w:r w:rsidR="007C0A0D" w:rsidRPr="00E15100">
        <w:rPr>
          <w:rStyle w:val="AttributeTok"/>
          <w:rFonts w:cs="Consolas"/>
        </w:rPr>
        <w:t>col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proofErr w:type="spellStart"/>
      <w:r w:rsidR="007C0A0D" w:rsidRPr="00E15100">
        <w:rPr>
          <w:rStyle w:val="AttributeTok"/>
          <w:rFonts w:cs="Consolas"/>
        </w:rPr>
        <w:t>linetype</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StringTok"/>
          <w:rFonts w:cs="Consolas"/>
        </w:rPr>
        <w:t>"dashed"</w:t>
      </w:r>
      <w:r w:rsidR="007C0A0D" w:rsidRPr="00E15100">
        <w:rPr>
          <w:rStyle w:val="NormalTok"/>
          <w:rFonts w:cs="Consolas"/>
        </w:rPr>
        <w:t>)</w:t>
      </w:r>
      <w:r w:rsidR="007C0A0D" w:rsidRPr="00E15100">
        <w:rPr>
          <w:rStyle w:val="SpecialCharTok"/>
          <w:rFonts w:cs="Consolas"/>
        </w:rPr>
        <w:t>+</w:t>
      </w:r>
      <w:r w:rsidR="007C0A0D" w:rsidRPr="00E15100">
        <w:rPr>
          <w:rFonts w:cs="Consolas"/>
        </w:rPr>
        <w:br/>
      </w:r>
      <w:r w:rsidR="00BF5742">
        <w:rPr>
          <w:rStyle w:val="NormalTok"/>
        </w:rPr>
        <w:t>1</w:t>
      </w:r>
      <w:ins w:id="370" w:author="Johannes Zauner" w:date="2026-04-01T16:22:00Z" w16du:dateUtc="2026-04-01T14:22:00Z">
        <w:r w:rsidR="00DF02FA">
          <w:rPr>
            <w:rStyle w:val="NormalTok"/>
          </w:rPr>
          <w:t>4</w:t>
        </w:r>
      </w:ins>
      <w:del w:id="371" w:author="Johannes Zauner" w:date="2026-04-01T16:22:00Z" w16du:dateUtc="2026-04-01T14:22:00Z">
        <w:r w:rsidR="00BF5742" w:rsidDel="00DF02FA">
          <w:rPr>
            <w:rStyle w:val="NormalTok"/>
          </w:rPr>
          <w:delText>2</w:delText>
        </w:r>
      </w:del>
      <w:r w:rsidR="00BF5742">
        <w:rPr>
          <w:rStyle w:val="NormalTok"/>
          <w:rFonts w:cs="Consolas"/>
        </w:rPr>
        <w:t xml:space="preserve"> </w:t>
      </w:r>
      <w:r w:rsidR="007C0A0D" w:rsidRPr="00E15100">
        <w:rPr>
          <w:rStyle w:val="NormalTok"/>
          <w:rFonts w:cs="Consolas"/>
        </w:rPr>
        <w:t xml:space="preserve"> </w:t>
      </w:r>
      <w:proofErr w:type="spellStart"/>
      <w:r w:rsidR="007C0A0D" w:rsidRPr="00E15100">
        <w:rPr>
          <w:rStyle w:val="FunctionTok"/>
          <w:rFonts w:cs="Consolas"/>
        </w:rPr>
        <w:t>coord_cartesian</w:t>
      </w:r>
      <w:proofErr w:type="spellEnd"/>
      <w:r w:rsidR="007C0A0D" w:rsidRPr="00E15100">
        <w:rPr>
          <w:rStyle w:val="NormalTok"/>
          <w:rFonts w:cs="Consolas"/>
        </w:rPr>
        <w:t>(</w:t>
      </w:r>
      <w:proofErr w:type="spellStart"/>
      <w:r w:rsidR="007C0A0D" w:rsidRPr="00E15100">
        <w:rPr>
          <w:rStyle w:val="AttributeTok"/>
          <w:rFonts w:cs="Consolas"/>
        </w:rPr>
        <w:t>ylim</w:t>
      </w:r>
      <w:proofErr w:type="spellEnd"/>
      <w:r w:rsidR="007C0A0D" w:rsidRPr="00E15100">
        <w:rPr>
          <w:rStyle w:val="AttributeTok"/>
          <w:rFonts w:cs="Consolas"/>
        </w:rPr>
        <w:t xml:space="preserve">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w:t>
      </w:r>
    </w:p>
    <w:bookmarkEnd w:id="354"/>
    <w:p w14:paraId="511D6D6D" w14:textId="77777777" w:rsidR="00746ABC" w:rsidRDefault="00746ABC" w:rsidP="00746ABC">
      <w:pPr>
        <w:pStyle w:val="DefinitionTerm"/>
        <w:rPr>
          <w:ins w:id="372" w:author="Johannes Zauner" w:date="2026-04-01T16:22:00Z" w16du:dateUtc="2026-04-01T14:22:00Z"/>
          <w:b w:val="0"/>
          <w:bCs/>
        </w:rPr>
      </w:pPr>
      <w:r w:rsidRPr="00C673E9">
        <w:rPr>
          <w:rFonts w:ascii="Arial" w:hAnsi="Arial" w:cs="Arial"/>
        </w:rPr>
        <w:t>Lines 1-6</w:t>
      </w:r>
      <w:r>
        <w:rPr>
          <w:rFonts w:ascii="Arial" w:hAnsi="Arial" w:cs="Arial"/>
        </w:rPr>
        <w:t xml:space="preserve"> </w:t>
      </w:r>
      <w:r w:rsidRPr="0047611C">
        <w:rPr>
          <w:b w:val="0"/>
          <w:bCs/>
        </w:rPr>
        <w:t>As in code cell above</w:t>
      </w:r>
    </w:p>
    <w:p w14:paraId="60421096" w14:textId="18B5CD23" w:rsidR="00E06062" w:rsidRPr="00E06062" w:rsidRDefault="00DF02FA" w:rsidP="00E06062">
      <w:pPr>
        <w:pStyle w:val="DefinitionTerm"/>
        <w:rPr>
          <w:ins w:id="373" w:author="Johannes Zauner" w:date="2026-04-01T16:24:00Z"/>
          <w:b w:val="0"/>
          <w:rPrChange w:id="374" w:author="Johannes Zauner" w:date="2026-04-01T16:24:00Z" w16du:dateUtc="2026-04-01T14:24:00Z">
            <w:rPr>
              <w:ins w:id="375" w:author="Johannes Zauner" w:date="2026-04-01T16:24:00Z"/>
              <w:bCs/>
            </w:rPr>
          </w:rPrChange>
        </w:rPr>
      </w:pPr>
      <w:ins w:id="376" w:author="Johannes Zauner" w:date="2026-04-01T16:22:00Z" w16du:dateUtc="2026-04-01T14:22:00Z">
        <w:r w:rsidRPr="00C673E9">
          <w:rPr>
            <w:rFonts w:ascii="Arial" w:hAnsi="Arial" w:cs="Arial"/>
          </w:rPr>
          <w:t xml:space="preserve">Line </w:t>
        </w:r>
      </w:ins>
      <w:ins w:id="377" w:author="Johannes Zauner" w:date="2026-04-01T16:23:00Z" w16du:dateUtc="2026-04-01T14:23:00Z">
        <w:r>
          <w:rPr>
            <w:rFonts w:ascii="Arial" w:hAnsi="Arial" w:cs="Arial"/>
          </w:rPr>
          <w:t>9</w:t>
        </w:r>
      </w:ins>
      <w:ins w:id="378" w:author="Johannes Zauner" w:date="2026-04-01T16:22:00Z" w16du:dateUtc="2026-04-01T14:22:00Z">
        <w:r>
          <w:rPr>
            <w:rFonts w:ascii="Arial" w:hAnsi="Arial" w:cs="Arial"/>
          </w:rPr>
          <w:t xml:space="preserve"> </w:t>
        </w:r>
      </w:ins>
      <w:ins w:id="379" w:author="Johannes Zauner" w:date="2026-04-01T16:24:00Z">
        <w:r w:rsidR="00E06062" w:rsidRPr="00E06062">
          <w:rPr>
            <w:b w:val="0"/>
            <w:rPrChange w:id="380" w:author="Johannes Zauner" w:date="2026-04-01T16:24:00Z" w16du:dateUtc="2026-04-01T14:24:00Z">
              <w:rPr>
                <w:bCs/>
              </w:rPr>
            </w:rPrChange>
          </w:rPr>
          <w:t>Label weekdays</w:t>
        </w:r>
      </w:ins>
      <w:ins w:id="381" w:author="Johannes Zauner" w:date="2026-04-01T16:24:00Z" w16du:dateUtc="2026-04-01T14:24:00Z">
        <w:r w:rsidR="00E06062">
          <w:rPr>
            <w:b w:val="0"/>
          </w:rPr>
          <w:t xml:space="preserve"> (</w:t>
        </w:r>
        <w:r w:rsidR="00E06062">
          <w:rPr>
            <w:b w:val="0"/>
            <w:i/>
            <w:iCs/>
          </w:rPr>
          <w:t>%a)</w:t>
        </w:r>
      </w:ins>
      <w:ins w:id="382" w:author="Johannes Zauner" w:date="2026-04-01T16:24:00Z">
        <w:r w:rsidR="00E06062" w:rsidRPr="00E06062">
          <w:rPr>
            <w:b w:val="0"/>
            <w:rPrChange w:id="383" w:author="Johannes Zauner" w:date="2026-04-01T16:24:00Z" w16du:dateUtc="2026-04-01T14:24:00Z">
              <w:rPr>
                <w:bCs/>
              </w:rPr>
            </w:rPrChange>
          </w:rPr>
          <w:t xml:space="preserve"> instead of dates</w:t>
        </w:r>
      </w:ins>
      <w:ins w:id="384" w:author="Johannes Zauner" w:date="2026-04-01T16:24:00Z" w16du:dateUtc="2026-04-01T14:24:00Z">
        <w:r w:rsidR="00E06062">
          <w:rPr>
            <w:b w:val="0"/>
          </w:rPr>
          <w:t xml:space="preserve"> (default: </w:t>
        </w:r>
      </w:ins>
      <w:ins w:id="385" w:author="Johannes Zauner" w:date="2026-04-01T16:25:00Z" w16du:dateUtc="2026-04-01T14:25:00Z">
        <w:r w:rsidR="00304BE7">
          <w:rPr>
            <w:b w:val="0"/>
            <w:i/>
            <w:iCs/>
          </w:rPr>
          <w:t>%d/%m</w:t>
        </w:r>
      </w:ins>
      <w:ins w:id="386" w:author="Johannes Zauner" w:date="2026-04-01T16:24:00Z" w16du:dateUtc="2026-04-01T14:24:00Z">
        <w:r w:rsidR="00E06062">
          <w:rPr>
            <w:b w:val="0"/>
          </w:rPr>
          <w:t>)</w:t>
        </w:r>
      </w:ins>
    </w:p>
    <w:p w14:paraId="72B8428B" w14:textId="3CC5F1C1" w:rsidR="00DF02FA" w:rsidRPr="00DF02FA" w:rsidDel="00E06062" w:rsidRDefault="00DF02FA" w:rsidP="00DF02FA">
      <w:pPr>
        <w:pStyle w:val="DefinitionTerm"/>
        <w:rPr>
          <w:del w:id="387" w:author="Johannes Zauner" w:date="2026-04-01T16:24:00Z" w16du:dateUtc="2026-04-01T14:24:00Z"/>
          <w:b w:val="0"/>
          <w:bCs/>
          <w:rPrChange w:id="388" w:author="Johannes Zauner" w:date="2026-04-01T16:22:00Z" w16du:dateUtc="2026-04-01T14:22:00Z">
            <w:rPr>
              <w:del w:id="389" w:author="Johannes Zauner" w:date="2026-04-01T16:24:00Z" w16du:dateUtc="2026-04-01T14:24:00Z"/>
            </w:rPr>
          </w:rPrChange>
        </w:rPr>
      </w:pPr>
    </w:p>
    <w:p w14:paraId="70FBD8B2" w14:textId="2E666DED" w:rsidR="00746ABC" w:rsidRPr="0047611C" w:rsidRDefault="00746ABC" w:rsidP="00746ABC">
      <w:pPr>
        <w:pStyle w:val="DefinitionTerm"/>
        <w:rPr>
          <w:b w:val="0"/>
          <w:bCs/>
        </w:rPr>
      </w:pPr>
      <w:r w:rsidRPr="00C673E9">
        <w:rPr>
          <w:rFonts w:ascii="Arial" w:hAnsi="Arial" w:cs="Arial"/>
        </w:rPr>
        <w:t xml:space="preserve">Line </w:t>
      </w:r>
      <w:del w:id="390" w:author="Johannes Zauner" w:date="2026-04-01T16:22:00Z" w16du:dateUtc="2026-04-01T14:22:00Z">
        <w:r w:rsidRPr="00C673E9" w:rsidDel="00DF02FA">
          <w:rPr>
            <w:rFonts w:ascii="Arial" w:hAnsi="Arial" w:cs="Arial"/>
          </w:rPr>
          <w:delText>9</w:delText>
        </w:r>
        <w:r w:rsidDel="00DF02FA">
          <w:rPr>
            <w:rFonts w:ascii="Arial" w:hAnsi="Arial" w:cs="Arial"/>
          </w:rPr>
          <w:delText xml:space="preserve"> </w:delText>
        </w:r>
      </w:del>
      <w:ins w:id="391" w:author="Johannes Zauner" w:date="2026-04-01T16:22:00Z" w16du:dateUtc="2026-04-01T14:22:00Z">
        <w:r w:rsidR="00DF02FA">
          <w:rPr>
            <w:rFonts w:ascii="Arial" w:hAnsi="Arial" w:cs="Arial"/>
          </w:rPr>
          <w:t>11</w:t>
        </w:r>
        <w:r w:rsidR="00DF02FA">
          <w:rPr>
            <w:rFonts w:ascii="Arial" w:hAnsi="Arial" w:cs="Arial"/>
          </w:rPr>
          <w:t xml:space="preserve"> </w:t>
        </w:r>
      </w:ins>
      <w:r w:rsidRPr="0047611C">
        <w:rPr>
          <w:b w:val="0"/>
          <w:bCs/>
        </w:rPr>
        <w:t>Add photoperiod information</w:t>
      </w:r>
    </w:p>
    <w:p w14:paraId="69B62553" w14:textId="0C868F8F" w:rsidR="00746ABC" w:rsidRPr="00C86C21" w:rsidRDefault="00746ABC" w:rsidP="00746ABC">
      <w:pPr>
        <w:spacing w:after="0"/>
        <w:rPr>
          <w:rFonts w:ascii="Arial" w:eastAsiaTheme="minorHAnsi" w:hAnsi="Arial" w:cs="Arial"/>
          <w:b/>
        </w:rPr>
      </w:pPr>
      <w:r w:rsidRPr="00C86C21">
        <w:rPr>
          <w:rFonts w:ascii="Arial" w:eastAsiaTheme="minorHAnsi" w:hAnsi="Arial" w:cs="Arial"/>
          <w:b/>
        </w:rPr>
        <w:t xml:space="preserve">Line </w:t>
      </w:r>
      <w:del w:id="392" w:author="Johannes Zauner" w:date="2026-04-01T16:22:00Z" w16du:dateUtc="2026-04-01T14:22:00Z">
        <w:r w:rsidRPr="00C86C21" w:rsidDel="00DF02FA">
          <w:rPr>
            <w:rFonts w:ascii="Arial" w:eastAsiaTheme="minorHAnsi" w:hAnsi="Arial" w:cs="Arial"/>
            <w:b/>
          </w:rPr>
          <w:delText xml:space="preserve">10 </w:delText>
        </w:r>
      </w:del>
      <w:ins w:id="393" w:author="Johannes Zauner" w:date="2026-04-01T16:22:00Z" w16du:dateUtc="2026-04-01T14:22:00Z">
        <w:r w:rsidR="00DF02FA" w:rsidRPr="00C86C21">
          <w:rPr>
            <w:rFonts w:ascii="Arial" w:eastAsiaTheme="minorHAnsi" w:hAnsi="Arial" w:cs="Arial"/>
            <w:b/>
          </w:rPr>
          <w:t>1</w:t>
        </w:r>
        <w:r w:rsidR="00DF02FA">
          <w:rPr>
            <w:rFonts w:ascii="Arial" w:eastAsiaTheme="minorHAnsi" w:hAnsi="Arial" w:cs="Arial"/>
            <w:b/>
          </w:rPr>
          <w:t>2</w:t>
        </w:r>
        <w:r w:rsidR="00DF02FA" w:rsidRPr="00C86C21">
          <w:rPr>
            <w:rFonts w:ascii="Arial" w:eastAsiaTheme="minorHAnsi" w:hAnsi="Arial" w:cs="Arial"/>
            <w:b/>
          </w:rPr>
          <w:t xml:space="preserve"> </w:t>
        </w:r>
      </w:ins>
      <w:r w:rsidRPr="00C86C21">
        <w:rPr>
          <w:rFonts w:ascii="Arial" w:eastAsiaTheme="minorHAnsi" w:hAnsi="Arial" w:cs="Arial"/>
          <w:bCs/>
        </w:rPr>
        <w:t>Add state bands</w:t>
      </w:r>
      <w:r w:rsidRPr="00C86C21">
        <w:rPr>
          <w:rFonts w:ascii="Arial" w:eastAsiaTheme="minorHAnsi" w:hAnsi="Arial" w:cs="Arial"/>
          <w:b/>
        </w:rPr>
        <w:t xml:space="preserve"> </w:t>
      </w:r>
    </w:p>
    <w:p w14:paraId="515C7ACB" w14:textId="10001E54" w:rsidR="00646A22" w:rsidRDefault="00EF4D46" w:rsidP="00C86C21">
      <w:pPr>
        <w:spacing w:after="0"/>
        <w:rPr>
          <w:rStyle w:val="Hervorhebung"/>
          <w:i w:val="0"/>
          <w:iCs w:val="0"/>
        </w:rPr>
      </w:pPr>
      <w:ins w:id="394" w:author="Johannes Zauner" w:date="2026-04-01T16:25:00Z" w16du:dateUtc="2026-04-01T14:25:00Z">
        <w:r>
          <w:rPr>
            <w:noProof/>
          </w:rPr>
          <w:lastRenderedPageBreak/>
          <w:drawing>
            <wp:inline distT="0" distB="0" distL="0" distR="0" wp14:anchorId="6F98366F" wp14:editId="79289DD5">
              <wp:extent cx="5728335" cy="5728335"/>
              <wp:effectExtent l="0" t="0" r="0" b="0"/>
              <wp:docPr id="199154947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49476" name="Grafik 199154947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ins>
      <w:del w:id="395" w:author="Johannes Zauner" w:date="2026-04-01T16:25:00Z" w16du:dateUtc="2026-04-01T14:25:00Z">
        <w:r w:rsidR="006B2402" w:rsidDel="00EF4D46">
          <w:rPr>
            <w:noProof/>
          </w:rPr>
          <w:drawing>
            <wp:inline distT="0" distB="0" distL="0" distR="0" wp14:anchorId="12209A2E" wp14:editId="7406E92E">
              <wp:extent cx="5728335" cy="5728335"/>
              <wp:effectExtent l="0" t="0" r="0" b="0"/>
              <wp:docPr id="14823611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111" name="Grafik 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del>
    </w:p>
    <w:p w14:paraId="63DF8C92" w14:textId="529CA125" w:rsidR="00226395" w:rsidRPr="00C86C21" w:rsidRDefault="00226395" w:rsidP="00C86C21">
      <w:pPr>
        <w:spacing w:after="0"/>
        <w:rPr>
          <w:rStyle w:val="Hervorhebung"/>
          <w:b/>
          <w:bCs/>
        </w:rPr>
      </w:pPr>
      <w:r w:rsidRPr="00226395">
        <w:rPr>
          <w:rStyle w:val="Hervorhebung"/>
        </w:rPr>
        <w:t>Figure </w:t>
      </w:r>
      <w:r w:rsidR="00DC45C4">
        <w:rPr>
          <w:rStyle w:val="Hervorhebung"/>
        </w:rPr>
        <w:t>4</w:t>
      </w:r>
      <w:r w:rsidRPr="00226395">
        <w:rPr>
          <w:rStyle w:val="Hervorhebung"/>
        </w:rPr>
        <w:t>: Example of continuous near-work episodes. Red shaded areas indicate periods of continuous near work (20–60 cm for ≥</w:t>
      </w:r>
      <w:del w:id="396" w:author="Johannes Zauner" w:date="2026-04-01T16:26:00Z" w16du:dateUtc="2026-04-01T14:26:00Z">
        <w:r w:rsidRPr="00226395" w:rsidDel="00C50B3E">
          <w:rPr>
            <w:rStyle w:val="Hervorhebung"/>
          </w:rPr>
          <w:delText>30 </w:delText>
        </w:r>
      </w:del>
      <w:ins w:id="397" w:author="Johannes Zauner" w:date="2026-04-01T16:26:00Z" w16du:dateUtc="2026-04-01T14:26:00Z">
        <w:r w:rsidR="00C50B3E">
          <w:rPr>
            <w:rStyle w:val="Hervorhebung"/>
          </w:rPr>
          <w:t>15</w:t>
        </w:r>
        <w:r w:rsidR="00C50B3E" w:rsidRPr="00226395">
          <w:rPr>
            <w:rStyle w:val="Hervorhebung"/>
          </w:rPr>
          <w:t> </w:t>
        </w:r>
      </w:ins>
      <w:r w:rsidRPr="00226395">
        <w:rPr>
          <w:rStyle w:val="Hervorhebung"/>
        </w:rPr>
        <w:t>min, allowing ≤</w:t>
      </w:r>
      <w:del w:id="398" w:author="Johannes Zauner" w:date="2026-04-01T16:26:00Z" w16du:dateUtc="2026-04-01T14:26:00Z">
        <w:r w:rsidRPr="00226395" w:rsidDel="00C50B3E">
          <w:rPr>
            <w:rStyle w:val="Hervorhebung"/>
          </w:rPr>
          <w:delText>1 </w:delText>
        </w:r>
      </w:del>
      <w:ins w:id="399" w:author="Johannes Zauner" w:date="2026-04-01T16:26:00Z" w16du:dateUtc="2026-04-01T14:26:00Z">
        <w:r w:rsidR="00C50B3E">
          <w:rPr>
            <w:rStyle w:val="Hervorhebung"/>
          </w:rPr>
          <w:t>30</w:t>
        </w:r>
        <w:r w:rsidR="00C50B3E" w:rsidRPr="00226395">
          <w:rPr>
            <w:rStyle w:val="Hervorhebung"/>
          </w:rPr>
          <w:t> </w:t>
        </w:r>
      </w:ins>
      <w:del w:id="400" w:author="Johannes Zauner" w:date="2026-04-01T16:26:00Z" w16du:dateUtc="2026-04-01T14:26:00Z">
        <w:r w:rsidRPr="00226395" w:rsidDel="00C50B3E">
          <w:rPr>
            <w:rStyle w:val="Hervorhebung"/>
          </w:rPr>
          <w:delText xml:space="preserve">min </w:delText>
        </w:r>
      </w:del>
      <w:ins w:id="401" w:author="Johannes Zauner" w:date="2026-04-01T16:26:00Z" w16du:dateUtc="2026-04-01T14:26:00Z">
        <w:r w:rsidR="00C50B3E">
          <w:rPr>
            <w:rStyle w:val="Hervorhebung"/>
          </w:rPr>
          <w:t>secs</w:t>
        </w:r>
        <w:r w:rsidR="00C50B3E" w:rsidRPr="00226395">
          <w:rPr>
            <w:rStyle w:val="Hervorhebung"/>
          </w:rPr>
          <w:t xml:space="preserve"> </w:t>
        </w:r>
      </w:ins>
      <w:r w:rsidRPr="00226395">
        <w:rPr>
          <w:rStyle w:val="Hervorhebung"/>
        </w:rPr>
        <w:t>interruptions). Black trace is viewing distance over time</w:t>
      </w:r>
      <w:r>
        <w:rPr>
          <w:rStyle w:val="Hervorhebung"/>
        </w:rPr>
        <w:t xml:space="preserve"> of day</w:t>
      </w:r>
      <w:r w:rsidRPr="00226395">
        <w:rPr>
          <w:rStyle w:val="Hervorhebung"/>
        </w:rPr>
        <w:t>; red dashed lines mark the 20 cm and 60 cm boundaries.</w:t>
      </w:r>
      <w:r w:rsidR="00DA1E4C">
        <w:rPr>
          <w:rStyle w:val="Hervorhebung"/>
        </w:rPr>
        <w:t xml:space="preserve"> </w:t>
      </w:r>
      <w:r w:rsidR="00DA1E4C" w:rsidRPr="00C673E9">
        <w:rPr>
          <w:rFonts w:ascii="Arial" w:hAnsi="Arial" w:cs="Arial"/>
        </w:rPr>
        <w:t>Grey shaded areas show nighttime between civil dusk and civil dawn</w:t>
      </w:r>
    </w:p>
    <w:p w14:paraId="023D4A30" w14:textId="77777777" w:rsidR="007C0A0D" w:rsidRPr="00C673E9" w:rsidRDefault="007C0A0D" w:rsidP="007C0A0D">
      <w:pPr>
        <w:pStyle w:val="berschrift4"/>
      </w:pPr>
      <w:bookmarkStart w:id="402" w:name="near-work-episodes"/>
      <w:bookmarkEnd w:id="330"/>
      <w:r w:rsidRPr="00C673E9">
        <w:t>Near-work episodes</w:t>
      </w:r>
    </w:p>
    <w:p w14:paraId="0453BC21" w14:textId="32350955" w:rsidR="007C0A0D" w:rsidRPr="008A0236" w:rsidRDefault="007C0A0D" w:rsidP="007C0A0D">
      <w:pPr>
        <w:pStyle w:val="FirstParagraph"/>
      </w:pPr>
      <w:r w:rsidRPr="008A0236">
        <w:t xml:space="preserve">Beyond frequency, we can characterize near-work episodes by their duration and typical viewing distance. This section extracts all near-work episodes (using a </w:t>
      </w:r>
      <w:r w:rsidRPr="00C673E9">
        <w:rPr>
          <w:rFonts w:ascii="Arial" w:hAnsi="Arial" w:cs="Arial"/>
        </w:rPr>
        <w:t>5-second</w:t>
      </w:r>
      <w:r w:rsidRPr="008A0236">
        <w:t xml:space="preserve"> minimum duration to capture more routine near-work bouts) and summarizes three aspects:</w:t>
      </w:r>
    </w:p>
    <w:p w14:paraId="1B64E34F" w14:textId="77777777" w:rsidR="007C0A0D" w:rsidRPr="00C673E9" w:rsidRDefault="007C0A0D" w:rsidP="007C0A0D">
      <w:pPr>
        <w:pStyle w:val="Compact"/>
        <w:numPr>
          <w:ilvl w:val="0"/>
          <w:numId w:val="60"/>
        </w:numPr>
        <w:spacing w:line="240" w:lineRule="auto"/>
        <w:rPr>
          <w:rFonts w:ascii="Arial" w:hAnsi="Arial" w:cs="Arial"/>
        </w:rPr>
      </w:pPr>
      <w:r w:rsidRPr="008A0236">
        <w:lastRenderedPageBreak/>
        <w:t>frequency (count of episodes per day),</w:t>
      </w:r>
    </w:p>
    <w:p w14:paraId="08710359" w14:textId="77777777" w:rsidR="007C0A0D" w:rsidRPr="00C673E9" w:rsidRDefault="007C0A0D" w:rsidP="007C0A0D">
      <w:pPr>
        <w:pStyle w:val="Compact"/>
        <w:numPr>
          <w:ilvl w:val="0"/>
          <w:numId w:val="60"/>
        </w:numPr>
        <w:spacing w:line="240" w:lineRule="auto"/>
        <w:rPr>
          <w:rFonts w:ascii="Arial" w:hAnsi="Arial" w:cs="Arial"/>
        </w:rPr>
      </w:pPr>
      <w:r w:rsidRPr="008A0236">
        <w:t>average duration of episodes, and</w:t>
      </w:r>
    </w:p>
    <w:p w14:paraId="729A1B43" w14:textId="77777777" w:rsidR="007C0A0D" w:rsidRPr="00C673E9" w:rsidRDefault="007C0A0D" w:rsidP="007C0A0D">
      <w:pPr>
        <w:pStyle w:val="Compact"/>
        <w:numPr>
          <w:ilvl w:val="0"/>
          <w:numId w:val="60"/>
        </w:numPr>
        <w:spacing w:line="240" w:lineRule="auto"/>
        <w:rPr>
          <w:rFonts w:ascii="Arial" w:hAnsi="Arial" w:cs="Arial"/>
        </w:rPr>
      </w:pPr>
      <w:r w:rsidRPr="008A0236">
        <w:t>average distance during those episodes.</w:t>
      </w:r>
    </w:p>
    <w:p w14:paraId="1D14C072" w14:textId="37B3DE44" w:rsidR="007C0A0D" w:rsidRPr="00C673E9" w:rsidRDefault="007C0A0D" w:rsidP="007C0A0D">
      <w:pPr>
        <w:pStyle w:val="FirstParagraph"/>
        <w:rPr>
          <w:rFonts w:ascii="Arial" w:hAnsi="Arial" w:cs="Arial"/>
        </w:rPr>
      </w:pPr>
      <w:r w:rsidRPr="00C673E9">
        <w:rPr>
          <w:rFonts w:ascii="Arial" w:hAnsi="Arial" w:cs="Arial"/>
        </w:rPr>
        <w:t xml:space="preserve">These results are combined in </w:t>
      </w:r>
      <w:r w:rsidR="00282E6A" w:rsidRPr="00C86C21">
        <w:rPr>
          <w:b/>
          <w:bCs/>
        </w:rPr>
        <w:t>Table 7</w:t>
      </w:r>
      <w:r w:rsidRPr="00C673E9">
        <w:rPr>
          <w:rFonts w:ascii="Arial" w:hAnsi="Arial" w:cs="Arial"/>
        </w:rPr>
        <w:t>.</w:t>
      </w:r>
    </w:p>
    <w:p w14:paraId="4027867E" w14:textId="22ECD707" w:rsidR="007C0A0D" w:rsidRPr="00C86C21" w:rsidRDefault="00160B18" w:rsidP="00F61D20">
      <w:pPr>
        <w:pStyle w:val="SourceCode"/>
        <w:spacing w:line="240" w:lineRule="auto"/>
        <w:rPr>
          <w:lang w:val="de-DE"/>
        </w:rPr>
      </w:pPr>
      <w:bookmarkStart w:id="403" w:name="annotated-cell-7"/>
      <w:proofErr w:type="spellStart"/>
      <w:r>
        <w:rPr>
          <w:b/>
          <w:bCs/>
          <w:lang w:val="de-DE"/>
        </w:rPr>
        <w:t>C</w:t>
      </w:r>
      <w:r w:rsidRPr="00C86C21">
        <w:rPr>
          <w:b/>
          <w:bCs/>
          <w:lang w:val="de-DE"/>
        </w:rPr>
        <w:t>alculate</w:t>
      </w:r>
      <w:proofErr w:type="spellEnd"/>
      <w:r w:rsidRPr="00C86C21">
        <w:rPr>
          <w:b/>
          <w:bCs/>
          <w:lang w:val="de-DE"/>
        </w:rPr>
        <w:t xml:space="preserve"> </w:t>
      </w:r>
      <w:proofErr w:type="spellStart"/>
      <w:r w:rsidRPr="00C86C21">
        <w:rPr>
          <w:b/>
          <w:bCs/>
          <w:lang w:val="de-DE"/>
        </w:rPr>
        <w:t>near-work</w:t>
      </w:r>
      <w:proofErr w:type="spellEnd"/>
      <w:r w:rsidRPr="00C86C21">
        <w:rPr>
          <w:b/>
          <w:bCs/>
          <w:lang w:val="de-DE"/>
        </w:rPr>
        <w:t xml:space="preserve"> </w:t>
      </w:r>
      <w:proofErr w:type="spellStart"/>
      <w:r w:rsidRPr="00C86C21">
        <w:rPr>
          <w:b/>
          <w:bCs/>
          <w:lang w:val="de-DE"/>
        </w:rPr>
        <w:t>episodes</w:t>
      </w:r>
      <w:proofErr w:type="spellEnd"/>
      <w:r w:rsidR="008C4DD3">
        <w:rPr>
          <w:color w:val="4758AB"/>
          <w:shd w:val="clear" w:color="auto" w:fill="F1F3F5"/>
          <w:lang w:val="de-DE"/>
        </w:rPr>
        <w:br/>
      </w:r>
      <w:r w:rsidR="005646C2">
        <w:rPr>
          <w:rStyle w:val="NormalTok"/>
        </w:rPr>
        <w:t>1</w:t>
      </w:r>
      <w:r w:rsidR="005646C2">
        <w:rPr>
          <w:rStyle w:val="NormalTok"/>
          <w:rFonts w:cs="Consolas"/>
        </w:rPr>
        <w:t xml:space="preserve"> </w:t>
      </w:r>
      <w:proofErr w:type="spellStart"/>
      <w:r w:rsidR="007C0A0D" w:rsidRPr="008A0236">
        <w:rPr>
          <w:rStyle w:val="NormalTok"/>
          <w:rFonts w:cs="Consolas"/>
        </w:rPr>
        <w:t>dataCC</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646C2">
        <w:rPr>
          <w:rStyle w:val="NormalTok"/>
        </w:rPr>
        <w:t>2</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extract_clusters</w:t>
      </w:r>
      <w:proofErr w:type="spellEnd"/>
      <w:r w:rsidR="007C0A0D" w:rsidRPr="008A0236">
        <w:rPr>
          <w:rStyle w:val="NormalTok"/>
          <w:rFonts w:cs="Consolas"/>
        </w:rPr>
        <w:t>(</w:t>
      </w:r>
      <w:r w:rsidR="007C0A0D" w:rsidRPr="008A0236">
        <w:rPr>
          <w:rFonts w:cs="Consolas"/>
        </w:rPr>
        <w:br/>
      </w:r>
      <w:r w:rsidR="005646C2">
        <w:rPr>
          <w:rStyle w:val="NormalTok"/>
        </w:rPr>
        <w:t>3</w:t>
      </w:r>
      <w:r w:rsidR="005646C2">
        <w:rPr>
          <w:rStyle w:val="NormalTok"/>
          <w:rFonts w:cs="Consolas"/>
        </w:rPr>
        <w:t xml:space="preserve"> </w:t>
      </w:r>
      <w:r w:rsidR="007C0A0D" w:rsidRPr="008A0236">
        <w:rPr>
          <w:rStyle w:val="NormalTok"/>
          <w:rFonts w:cs="Consolas"/>
        </w:rPr>
        <w:t xml:space="preserve">    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Dis </w:t>
      </w:r>
      <w:r w:rsidR="007C0A0D" w:rsidRPr="008A0236">
        <w:rPr>
          <w:rStyle w:val="SpecialCharTok"/>
          <w:rFonts w:cs="Consolas"/>
        </w:rPr>
        <w:t>&lt;</w:t>
      </w:r>
      <w:r w:rsidR="007C0A0D" w:rsidRPr="008A0236">
        <w:rPr>
          <w:rStyle w:val="NormalTok"/>
          <w:rFonts w:cs="Consolas"/>
        </w:rPr>
        <w:t xml:space="preserve"> </w:t>
      </w:r>
      <w:r w:rsidR="007C0A0D" w:rsidRPr="008A0236">
        <w:rPr>
          <w:rStyle w:val="DecValTok"/>
          <w:rFonts w:cs="Consolas"/>
        </w:rPr>
        <w:t>60</w:t>
      </w:r>
      <w:r w:rsidR="007C0A0D" w:rsidRPr="008A0236">
        <w:rPr>
          <w:rStyle w:val="NormalTok"/>
          <w:rFonts w:cs="Consolas"/>
        </w:rPr>
        <w:t>,</w:t>
      </w:r>
      <w:r w:rsidR="007C0A0D" w:rsidRPr="008A0236">
        <w:rPr>
          <w:rFonts w:cs="Consolas"/>
        </w:rPr>
        <w:br/>
      </w:r>
      <w:r w:rsidR="005646C2">
        <w:rPr>
          <w:rStyle w:val="NormalTok"/>
        </w:rPr>
        <w:t>4</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cluster.duration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"5 secs"</w:t>
      </w:r>
      <w:r w:rsidR="007C0A0D" w:rsidRPr="008A0236">
        <w:rPr>
          <w:rStyle w:val="NormalTok"/>
          <w:rFonts w:cs="Consolas"/>
        </w:rPr>
        <w:t>,</w:t>
      </w:r>
      <w:r w:rsidR="007C0A0D" w:rsidRPr="008A0236">
        <w:rPr>
          <w:rFonts w:cs="Consolas"/>
        </w:rPr>
        <w:br/>
      </w:r>
      <w:r w:rsidR="005646C2">
        <w:rPr>
          <w:rStyle w:val="NormalTok"/>
        </w:rPr>
        <w:t>5</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interruption.duration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"20 secs"</w:t>
      </w:r>
      <w:r w:rsidR="007C0A0D" w:rsidRPr="008A0236">
        <w:rPr>
          <w:rStyle w:val="NormalTok"/>
          <w:rFonts w:cs="Consolas"/>
        </w:rPr>
        <w:t>,</w:t>
      </w:r>
      <w:r w:rsidR="007C0A0D" w:rsidRPr="008A0236">
        <w:rPr>
          <w:rFonts w:cs="Consolas"/>
        </w:rPr>
        <w:br/>
      </w:r>
      <w:r w:rsidR="005646C2">
        <w:rPr>
          <w:rStyle w:val="NormalTok"/>
        </w:rPr>
        <w:t>6</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drop.empty.groups</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r w:rsidR="005646C2">
        <w:rPr>
          <w:rStyle w:val="NormalTok"/>
        </w:rPr>
        <w:t>7</w:t>
      </w:r>
      <w:r w:rsidR="005646C2">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646C2">
        <w:rPr>
          <w:rStyle w:val="NormalTok"/>
        </w:rPr>
        <w:t>8</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extract_metric</w:t>
      </w:r>
      <w:proofErr w:type="spellEnd"/>
      <w:r w:rsidR="007C0A0D" w:rsidRPr="008A0236">
        <w:rPr>
          <w:rStyle w:val="NormalTok"/>
          <w:rFonts w:cs="Consolas"/>
        </w:rPr>
        <w:t>(</w:t>
      </w:r>
      <w:proofErr w:type="spellStart"/>
      <w:r w:rsidR="007C0A0D" w:rsidRPr="008A0236">
        <w:rPr>
          <w:rStyle w:val="NormalTok"/>
          <w:rFonts w:cs="Consolas"/>
        </w:rPr>
        <w:t>dataCC</w:t>
      </w:r>
      <w:proofErr w:type="spellEnd"/>
      <w:r w:rsidR="007C0A0D" w:rsidRPr="008A0236">
        <w:rPr>
          <w:rStyle w:val="NormalTok"/>
          <w:rFonts w:cs="Consolas"/>
        </w:rPr>
        <w:t xml:space="preserve">, </w:t>
      </w:r>
      <w:r w:rsidR="007C0A0D" w:rsidRPr="008A0236">
        <w:rPr>
          <w:rStyle w:val="AttributeTok"/>
          <w:rFonts w:cs="Consolas"/>
        </w:rPr>
        <w:t>distance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 xml:space="preserve">(Dis,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9</w:t>
      </w:r>
      <w:r w:rsidR="005646C2">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summarize_numeric</w:t>
      </w:r>
      <w:proofErr w:type="spellEnd"/>
      <w:r w:rsidR="007C0A0D" w:rsidRPr="008A0236">
        <w:rPr>
          <w:rStyle w:val="NormalTok"/>
          <w:rFonts w:cs="Consolas"/>
        </w:rPr>
        <w:t>(</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w:t>
      </w:r>
      <w:r w:rsidR="007C0A0D" w:rsidRPr="008A0236">
        <w:rPr>
          <w:rFonts w:cs="Consolas"/>
        </w:rPr>
        <w:br/>
      </w:r>
      <w:r w:rsidR="005646C2">
        <w:rPr>
          <w:rStyle w:val="NormalTok"/>
        </w:rPr>
        <w:t>1</w:t>
      </w:r>
      <w:r w:rsidR="005646C2">
        <w:rPr>
          <w:rStyle w:val="NormalTok"/>
          <w:rFonts w:cs="Consolas"/>
        </w:rPr>
        <w:t>0</w:t>
      </w:r>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r w:rsidR="005646C2">
        <w:rPr>
          <w:rStyle w:val="NormalTok"/>
        </w:rPr>
        <w:t>1</w:t>
      </w:r>
      <w:r w:rsidR="005646C2">
        <w:rPr>
          <w:rStyle w:val="NormalTok"/>
          <w:rFonts w:cs="Consolas"/>
        </w:rPr>
        <w:t>1</w:t>
      </w:r>
      <w:r w:rsidR="007C0A0D" w:rsidRPr="008A0236">
        <w:rPr>
          <w:rStyle w:val="NormalTok"/>
          <w:rFonts w:cs="Consolas"/>
        </w:rPr>
        <w:t xml:space="preserve">                    </w:t>
      </w:r>
      <w:proofErr w:type="spellStart"/>
      <w:r w:rsidR="007C0A0D" w:rsidRPr="008A0236">
        <w:rPr>
          <w:rStyle w:val="AttributeTok"/>
          <w:rFonts w:cs="Consolas"/>
        </w:rPr>
        <w:t>add.total.duration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2</w:t>
      </w:r>
      <w:r w:rsidR="007C0A0D" w:rsidRPr="008A0236">
        <w:rPr>
          <w:rStyle w:val="NormalTok"/>
          <w:rFonts w:cs="Consolas"/>
        </w:rPr>
        <w:t xml:space="preserve">  </w:t>
      </w:r>
      <w:proofErr w:type="spellStart"/>
      <w:r w:rsidR="007C0A0D" w:rsidRPr="008A0236">
        <w:rPr>
          <w:rStyle w:val="FunctionTok"/>
          <w:rFonts w:cs="Consolas"/>
        </w:rPr>
        <w:t>mean_daily</w:t>
      </w:r>
      <w:proofErr w:type="spellEnd"/>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3</w:t>
      </w:r>
      <w:r w:rsidR="007C0A0D" w:rsidRPr="008A0236">
        <w:rPr>
          <w:rStyle w:val="NormalTok"/>
          <w:rFonts w:cs="Consolas"/>
        </w:rPr>
        <w:t xml:space="preserve">  </w:t>
      </w:r>
      <w:proofErr w:type="spellStart"/>
      <w:r w:rsidR="007C0A0D" w:rsidRPr="008A0236">
        <w:rPr>
          <w:rStyle w:val="FunctionTok"/>
          <w:rFonts w:cs="Consolas"/>
        </w:rPr>
        <w:t>gt</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4</w:t>
      </w:r>
      <w:r w:rsidR="007C0A0D" w:rsidRPr="008A0236">
        <w:rPr>
          <w:rStyle w:val="NormalTok"/>
          <w:rFonts w:cs="Consolas"/>
        </w:rPr>
        <w:t xml:space="preserve">  </w:t>
      </w:r>
      <w:proofErr w:type="spellStart"/>
      <w:r w:rsidR="007C0A0D" w:rsidRPr="008A0236">
        <w:rPr>
          <w:rStyle w:val="FunctionTok"/>
          <w:rFonts w:cs="Consolas"/>
        </w:rPr>
        <w:t>fmt_number</w:t>
      </w:r>
      <w:proofErr w:type="spellEnd"/>
      <w:r w:rsidR="007C0A0D" w:rsidRPr="008A0236">
        <w:rPr>
          <w:rStyle w:val="NormalTok"/>
          <w:rFonts w:cs="Consolas"/>
        </w:rPr>
        <w:t>(</w:t>
      </w:r>
      <w:r w:rsidR="007C0A0D" w:rsidRPr="008A0236">
        <w:rPr>
          <w:rStyle w:val="FunctionTok"/>
          <w:rFonts w:cs="Consolas"/>
        </w:rPr>
        <w:t>c</w:t>
      </w:r>
      <w:r w:rsidR="007C0A0D" w:rsidRPr="008A0236">
        <w:rPr>
          <w:rStyle w:val="NormalTok"/>
          <w:rFonts w:cs="Consolas"/>
        </w:rPr>
        <w:t xml:space="preserve">(distance, episodes), </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5</w:t>
      </w:r>
      <w:r w:rsidR="007C0A0D" w:rsidRPr="008A0236">
        <w:rPr>
          <w:rStyle w:val="NormalTok"/>
          <w:rFonts w:cs="Consolas"/>
        </w:rPr>
        <w:t xml:space="preserve">  </w:t>
      </w:r>
      <w:proofErr w:type="spellStart"/>
      <w:r w:rsidR="007C0A0D" w:rsidRPr="008A0236">
        <w:rPr>
          <w:rStyle w:val="FunctionTok"/>
          <w:rFonts w:cs="Consolas"/>
        </w:rPr>
        <w:t>cols_units</w:t>
      </w:r>
      <w:proofErr w:type="spellEnd"/>
      <w:r w:rsidR="007C0A0D" w:rsidRPr="008A0236">
        <w:rPr>
          <w:rStyle w:val="NormalTok"/>
          <w:rFonts w:cs="Consolas"/>
        </w:rPr>
        <w:t>(</w:t>
      </w:r>
      <w:r w:rsidR="007C0A0D" w:rsidRPr="008A0236">
        <w:rPr>
          <w:rStyle w:val="AttributeTok"/>
          <w:rFonts w:cs="Consolas"/>
        </w:rPr>
        <w:t>distance =</w:t>
      </w:r>
      <w:r w:rsidR="007C0A0D" w:rsidRPr="008A0236">
        <w:rPr>
          <w:rStyle w:val="NormalTok"/>
          <w:rFonts w:cs="Consolas"/>
        </w:rPr>
        <w:t xml:space="preserve"> </w:t>
      </w:r>
      <w:r w:rsidR="007C0A0D" w:rsidRPr="008A0236">
        <w:rPr>
          <w:rStyle w:val="StringTok"/>
          <w:rFonts w:cs="Consolas"/>
        </w:rPr>
        <w:t>"cm"</w:t>
      </w:r>
      <w:r w:rsidR="007C0A0D" w:rsidRPr="008A0236">
        <w:rPr>
          <w:rStyle w:val="NormalTok"/>
          <w:rFonts w:cs="Consolas"/>
        </w:rPr>
        <w:t>)</w:t>
      </w:r>
    </w:p>
    <w:bookmarkEnd w:id="403"/>
    <w:p w14:paraId="323E1F64" w14:textId="0A62AF1F" w:rsidR="007C0A0D" w:rsidRPr="005A2EDF" w:rsidRDefault="007C0A0D" w:rsidP="00C86C21">
      <w:pPr>
        <w:pStyle w:val="DefinitionTerm"/>
        <w:rPr>
          <w:bCs/>
        </w:rPr>
      </w:pPr>
      <w:r w:rsidRPr="00C673E9">
        <w:rPr>
          <w:rFonts w:ascii="Arial" w:hAnsi="Arial" w:cs="Arial"/>
        </w:rPr>
        <w:t>Line 4</w:t>
      </w:r>
      <w:r w:rsidR="006D6F7F">
        <w:rPr>
          <w:rFonts w:ascii="Arial" w:hAnsi="Arial" w:cs="Arial"/>
        </w:rPr>
        <w:t xml:space="preserve"> </w:t>
      </w:r>
      <w:r w:rsidRPr="00C86C21">
        <w:rPr>
          <w:b w:val="0"/>
          <w:bCs/>
        </w:rPr>
        <w:t xml:space="preserve">Minimal duration to count as an episode (set to interval level of </w:t>
      </w:r>
      <w:proofErr w:type="spellStart"/>
      <w:r w:rsidRPr="00C86C21">
        <w:rPr>
          <w:rStyle w:val="VerbatimChar"/>
          <w:rFonts w:ascii="Arial" w:hAnsi="Arial" w:cs="Arial"/>
          <w:b w:val="0"/>
          <w:bCs/>
        </w:rPr>
        <w:t>dataCC</w:t>
      </w:r>
      <w:proofErr w:type="spellEnd"/>
      <w:r w:rsidRPr="00C86C21">
        <w:rPr>
          <w:b w:val="0"/>
          <w:bCs/>
        </w:rPr>
        <w:t>)</w:t>
      </w:r>
    </w:p>
    <w:p w14:paraId="0313E109" w14:textId="06E4F8A1" w:rsidR="007C0A0D" w:rsidRPr="005A2EDF" w:rsidRDefault="007C0A0D" w:rsidP="00C86C21">
      <w:pPr>
        <w:pStyle w:val="DefinitionTerm"/>
        <w:rPr>
          <w:bCs/>
        </w:rPr>
      </w:pPr>
      <w:r w:rsidRPr="00C673E9">
        <w:rPr>
          <w:rFonts w:ascii="Arial" w:hAnsi="Arial" w:cs="Arial"/>
        </w:rPr>
        <w:t>Line 8</w:t>
      </w:r>
      <w:r w:rsidR="006D6F7F">
        <w:rPr>
          <w:rFonts w:ascii="Arial" w:hAnsi="Arial" w:cs="Arial"/>
        </w:rPr>
        <w:t xml:space="preserve"> </w:t>
      </w:r>
      <w:r w:rsidRPr="00C86C21">
        <w:rPr>
          <w:b w:val="0"/>
          <w:bCs/>
        </w:rPr>
        <w:t>Calculate mean distance during each episode</w:t>
      </w:r>
    </w:p>
    <w:p w14:paraId="7AC4A191" w14:textId="1922ED17" w:rsidR="007C0A0D" w:rsidRPr="005A2EDF" w:rsidRDefault="007C0A0D" w:rsidP="00C86C21">
      <w:pPr>
        <w:pStyle w:val="DefinitionTerm"/>
        <w:rPr>
          <w:bCs/>
        </w:rPr>
      </w:pPr>
      <w:r w:rsidRPr="00C673E9">
        <w:rPr>
          <w:rFonts w:ascii="Arial" w:hAnsi="Arial" w:cs="Arial"/>
        </w:rPr>
        <w:t>Lines 9-11</w:t>
      </w:r>
      <w:r w:rsidR="006D6F7F">
        <w:rPr>
          <w:rFonts w:ascii="Arial" w:hAnsi="Arial" w:cs="Arial"/>
        </w:rPr>
        <w:t xml:space="preserve"> </w:t>
      </w:r>
      <w:r w:rsidRPr="00C86C21">
        <w:rPr>
          <w:b w:val="0"/>
          <w:bCs/>
        </w:rPr>
        <w:t>Calculate averages for all numeric columns per group</w:t>
      </w:r>
    </w:p>
    <w:p w14:paraId="4D81FAA8" w14:textId="6BEE5276" w:rsidR="007C0A0D" w:rsidRPr="005A2EDF" w:rsidRDefault="007C0A0D" w:rsidP="00C86C21">
      <w:pPr>
        <w:pStyle w:val="DefinitionTerm"/>
        <w:rPr>
          <w:bCs/>
        </w:rPr>
      </w:pPr>
      <w:r w:rsidRPr="00C673E9">
        <w:rPr>
          <w:rFonts w:ascii="Arial" w:hAnsi="Arial" w:cs="Arial"/>
        </w:rPr>
        <w:t>Line 12</w:t>
      </w:r>
      <w:r w:rsidR="006D6F7F">
        <w:rPr>
          <w:rFonts w:ascii="Arial" w:hAnsi="Arial" w:cs="Arial"/>
        </w:rPr>
        <w:t xml:space="preserve"> </w:t>
      </w:r>
      <w:r w:rsidRPr="00C86C21">
        <w:rPr>
          <w:b w:val="0"/>
          <w:bCs/>
        </w:rPr>
        <w:t>Daily averages for each metric</w:t>
      </w:r>
    </w:p>
    <w:p w14:paraId="738A544B" w14:textId="30DE612B" w:rsidR="007C0A0D" w:rsidRDefault="007C0A0D" w:rsidP="006D6F7F">
      <w:pPr>
        <w:pStyle w:val="DefinitionTerm"/>
        <w:rPr>
          <w:b w:val="0"/>
          <w:bCs/>
        </w:rPr>
      </w:pPr>
      <w:r w:rsidRPr="00C673E9">
        <w:rPr>
          <w:rFonts w:ascii="Arial" w:hAnsi="Arial" w:cs="Arial"/>
        </w:rPr>
        <w:t>Lines 13-15</w:t>
      </w:r>
      <w:r w:rsidR="006D6F7F">
        <w:rPr>
          <w:rFonts w:ascii="Arial" w:hAnsi="Arial" w:cs="Arial"/>
        </w:rPr>
        <w:t xml:space="preserve"> </w:t>
      </w:r>
      <w:r w:rsidRPr="00C86C21">
        <w:rPr>
          <w:b w:val="0"/>
          <w:bCs/>
        </w:rPr>
        <w:t>Table generation</w:t>
      </w:r>
    </w:p>
    <w:p w14:paraId="5A97CD31" w14:textId="77777777" w:rsidR="00365F17" w:rsidRPr="00365F17" w:rsidRDefault="00365F17"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2126"/>
        <w:gridCol w:w="1418"/>
        <w:gridCol w:w="1134"/>
      </w:tblGrid>
      <w:tr w:rsidR="00146E27" w:rsidRPr="001B26D6" w14:paraId="3387DFF5" w14:textId="77777777" w:rsidTr="0047611C">
        <w:trPr>
          <w:cantSplit/>
          <w:tblHeader/>
          <w:jc w:val="center"/>
        </w:trPr>
        <w:tc>
          <w:tcPr>
            <w:tcW w:w="1276" w:type="dxa"/>
            <w:tcBorders>
              <w:bottom w:val="single" w:sz="4" w:space="0" w:color="auto"/>
            </w:tcBorders>
          </w:tcPr>
          <w:p w14:paraId="52D2097B" w14:textId="77777777" w:rsidR="00146E27" w:rsidRPr="001B26D6" w:rsidRDefault="00146E27" w:rsidP="0047611C"/>
        </w:tc>
        <w:tc>
          <w:tcPr>
            <w:tcW w:w="2126" w:type="dxa"/>
            <w:tcBorders>
              <w:bottom w:val="single" w:sz="4" w:space="0" w:color="auto"/>
            </w:tcBorders>
          </w:tcPr>
          <w:p w14:paraId="5EC29F81" w14:textId="77777777" w:rsidR="00146E27" w:rsidRPr="001B26D6" w:rsidRDefault="00146E27" w:rsidP="0047611C">
            <w:pPr>
              <w:rPr>
                <w:b/>
                <w:bCs/>
              </w:rPr>
            </w:pPr>
            <w:r w:rsidRPr="001B26D6">
              <w:rPr>
                <w:b/>
                <w:bCs/>
              </w:rPr>
              <w:t>duration</w:t>
            </w:r>
          </w:p>
        </w:tc>
        <w:tc>
          <w:tcPr>
            <w:tcW w:w="1418" w:type="dxa"/>
            <w:tcBorders>
              <w:bottom w:val="single" w:sz="4" w:space="0" w:color="auto"/>
            </w:tcBorders>
          </w:tcPr>
          <w:p w14:paraId="6B6E0050" w14:textId="77777777" w:rsidR="00146E27" w:rsidRPr="001B26D6" w:rsidRDefault="00146E27" w:rsidP="0047611C">
            <w:pPr>
              <w:rPr>
                <w:b/>
                <w:bCs/>
              </w:rPr>
            </w:pPr>
            <w:r w:rsidRPr="001B26D6">
              <w:rPr>
                <w:b/>
                <w:bCs/>
              </w:rPr>
              <w:t>distance,</w:t>
            </w:r>
            <w:r>
              <w:rPr>
                <w:b/>
                <w:bCs/>
              </w:rPr>
              <w:t xml:space="preserve"> </w:t>
            </w:r>
            <w:r w:rsidRPr="001B26D6">
              <w:rPr>
                <w:b/>
                <w:bCs/>
              </w:rPr>
              <w:t>cm</w:t>
            </w:r>
          </w:p>
        </w:tc>
        <w:tc>
          <w:tcPr>
            <w:tcW w:w="1134" w:type="dxa"/>
            <w:tcBorders>
              <w:bottom w:val="single" w:sz="4" w:space="0" w:color="auto"/>
            </w:tcBorders>
          </w:tcPr>
          <w:p w14:paraId="760EDED7" w14:textId="77777777" w:rsidR="00146E27" w:rsidRPr="001B26D6" w:rsidRDefault="00146E27" w:rsidP="0047611C">
            <w:pPr>
              <w:rPr>
                <w:b/>
                <w:bCs/>
              </w:rPr>
            </w:pPr>
            <w:r w:rsidRPr="001B26D6">
              <w:rPr>
                <w:b/>
                <w:bCs/>
              </w:rPr>
              <w:t>episodes</w:t>
            </w:r>
          </w:p>
        </w:tc>
      </w:tr>
      <w:tr w:rsidR="0009742E" w:rsidRPr="001B26D6" w14:paraId="41863F53" w14:textId="77777777" w:rsidTr="0047611C">
        <w:trPr>
          <w:cantSplit/>
          <w:jc w:val="center"/>
        </w:trPr>
        <w:tc>
          <w:tcPr>
            <w:tcW w:w="1276" w:type="dxa"/>
            <w:tcBorders>
              <w:top w:val="single" w:sz="4" w:space="0" w:color="auto"/>
            </w:tcBorders>
          </w:tcPr>
          <w:p w14:paraId="7EA78B99" w14:textId="77777777" w:rsidR="0009742E" w:rsidRPr="001B26D6" w:rsidRDefault="0009742E" w:rsidP="0009742E">
            <w:r w:rsidRPr="001B26D6">
              <w:t>Mean daily</w:t>
            </w:r>
          </w:p>
        </w:tc>
        <w:tc>
          <w:tcPr>
            <w:tcW w:w="2126" w:type="dxa"/>
            <w:tcBorders>
              <w:top w:val="single" w:sz="4" w:space="0" w:color="auto"/>
            </w:tcBorders>
          </w:tcPr>
          <w:p w14:paraId="7CA3655D" w14:textId="5451C6D5" w:rsidR="0009742E" w:rsidRPr="0009742E" w:rsidRDefault="0009742E" w:rsidP="0009742E">
            <w:pPr>
              <w:jc w:val="center"/>
              <w:rPr>
                <w:rFonts w:ascii="Arial" w:hAnsi="Arial" w:cs="Arial"/>
                <w:rPrChange w:id="404" w:author="Johannes Zauner" w:date="2026-04-01T16:27:00Z" w16du:dateUtc="2026-04-01T14:27:00Z">
                  <w:rPr/>
                </w:rPrChange>
              </w:rPr>
            </w:pPr>
            <w:ins w:id="405" w:author="Johannes Zauner" w:date="2026-04-01T16:27:00Z" w16du:dateUtc="2026-04-01T14:27:00Z">
              <w:r w:rsidRPr="0009742E">
                <w:rPr>
                  <w:rFonts w:ascii="Arial" w:hAnsi="Arial" w:cs="Arial"/>
                  <w:rPrChange w:id="406" w:author="Johannes Zauner" w:date="2026-04-01T16:27:00Z" w16du:dateUtc="2026-04-01T14:27:00Z">
                    <w:rPr>
                      <w:rFonts w:ascii="Calibri" w:hAnsi="Calibri"/>
                    </w:rPr>
                  </w:rPrChange>
                </w:rPr>
                <w:t>210s (~3.5 minutes)</w:t>
              </w:r>
            </w:ins>
            <w:del w:id="407" w:author="Johannes Zauner" w:date="2026-04-01T16:27:00Z" w16du:dateUtc="2026-04-01T14:27:00Z">
              <w:r w:rsidRPr="0009742E" w:rsidDel="008B12FF">
                <w:rPr>
                  <w:rFonts w:ascii="Arial" w:hAnsi="Arial" w:cs="Arial"/>
                  <w:rPrChange w:id="408" w:author="Johannes Zauner" w:date="2026-04-01T16:27:00Z" w16du:dateUtc="2026-04-01T14:27:00Z">
                    <w:rPr/>
                  </w:rPrChange>
                </w:rPr>
                <w:delText>233s (~3.88 minutes)</w:delText>
              </w:r>
            </w:del>
          </w:p>
        </w:tc>
        <w:tc>
          <w:tcPr>
            <w:tcW w:w="1418" w:type="dxa"/>
            <w:tcBorders>
              <w:top w:val="single" w:sz="4" w:space="0" w:color="auto"/>
            </w:tcBorders>
          </w:tcPr>
          <w:p w14:paraId="2374997F" w14:textId="6EC52852" w:rsidR="0009742E" w:rsidRPr="0009742E" w:rsidRDefault="0009742E" w:rsidP="0009742E">
            <w:pPr>
              <w:jc w:val="center"/>
              <w:rPr>
                <w:rFonts w:ascii="Arial" w:hAnsi="Arial" w:cs="Arial"/>
                <w:rPrChange w:id="409" w:author="Johannes Zauner" w:date="2026-04-01T16:27:00Z" w16du:dateUtc="2026-04-01T14:27:00Z">
                  <w:rPr/>
                </w:rPrChange>
              </w:rPr>
            </w:pPr>
            <w:ins w:id="410" w:author="Johannes Zauner" w:date="2026-04-01T16:27:00Z" w16du:dateUtc="2026-04-01T14:27:00Z">
              <w:r w:rsidRPr="0009742E">
                <w:rPr>
                  <w:rFonts w:ascii="Arial" w:hAnsi="Arial" w:cs="Arial"/>
                  <w:rPrChange w:id="411" w:author="Johannes Zauner" w:date="2026-04-01T16:27:00Z" w16du:dateUtc="2026-04-01T14:27:00Z">
                    <w:rPr>
                      <w:rFonts w:ascii="Calibri" w:hAnsi="Calibri"/>
                    </w:rPr>
                  </w:rPrChange>
                </w:rPr>
                <w:t>36</w:t>
              </w:r>
            </w:ins>
            <w:del w:id="412" w:author="Johannes Zauner" w:date="2026-04-01T16:27:00Z" w16du:dateUtc="2026-04-01T14:27:00Z">
              <w:r w:rsidRPr="0009742E" w:rsidDel="008B12FF">
                <w:rPr>
                  <w:rFonts w:ascii="Arial" w:hAnsi="Arial" w:cs="Arial"/>
                  <w:rPrChange w:id="413" w:author="Johannes Zauner" w:date="2026-04-01T16:27:00Z" w16du:dateUtc="2026-04-01T14:27:00Z">
                    <w:rPr/>
                  </w:rPrChange>
                </w:rPr>
                <w:delText>32</w:delText>
              </w:r>
            </w:del>
          </w:p>
        </w:tc>
        <w:tc>
          <w:tcPr>
            <w:tcW w:w="1134" w:type="dxa"/>
            <w:tcBorders>
              <w:top w:val="single" w:sz="4" w:space="0" w:color="auto"/>
            </w:tcBorders>
          </w:tcPr>
          <w:p w14:paraId="4B316897" w14:textId="12679C37" w:rsidR="0009742E" w:rsidRPr="0009742E" w:rsidRDefault="0009742E" w:rsidP="0009742E">
            <w:pPr>
              <w:jc w:val="center"/>
              <w:rPr>
                <w:rFonts w:ascii="Arial" w:hAnsi="Arial" w:cs="Arial"/>
                <w:rPrChange w:id="414" w:author="Johannes Zauner" w:date="2026-04-01T16:27:00Z" w16du:dateUtc="2026-04-01T14:27:00Z">
                  <w:rPr/>
                </w:rPrChange>
              </w:rPr>
            </w:pPr>
            <w:ins w:id="415" w:author="Johannes Zauner" w:date="2026-04-01T16:27:00Z" w16du:dateUtc="2026-04-01T14:27:00Z">
              <w:r w:rsidRPr="0009742E">
                <w:rPr>
                  <w:rFonts w:ascii="Arial" w:hAnsi="Arial" w:cs="Arial"/>
                  <w:rPrChange w:id="416" w:author="Johannes Zauner" w:date="2026-04-01T16:27:00Z" w16du:dateUtc="2026-04-01T14:27:00Z">
                    <w:rPr>
                      <w:rFonts w:ascii="Calibri" w:hAnsi="Calibri"/>
                    </w:rPr>
                  </w:rPrChange>
                </w:rPr>
                <w:t>55</w:t>
              </w:r>
            </w:ins>
            <w:del w:id="417" w:author="Johannes Zauner" w:date="2026-04-01T16:27:00Z" w16du:dateUtc="2026-04-01T14:27:00Z">
              <w:r w:rsidRPr="0009742E" w:rsidDel="008B12FF">
                <w:rPr>
                  <w:rFonts w:ascii="Arial" w:hAnsi="Arial" w:cs="Arial"/>
                  <w:rPrChange w:id="418" w:author="Johannes Zauner" w:date="2026-04-01T16:27:00Z" w16du:dateUtc="2026-04-01T14:27:00Z">
                    <w:rPr/>
                  </w:rPrChange>
                </w:rPr>
                <w:delText>57</w:delText>
              </w:r>
            </w:del>
          </w:p>
        </w:tc>
      </w:tr>
      <w:tr w:rsidR="0009742E" w:rsidRPr="001B26D6" w14:paraId="6CA4A900" w14:textId="77777777" w:rsidTr="0047611C">
        <w:trPr>
          <w:cantSplit/>
          <w:jc w:val="center"/>
        </w:trPr>
        <w:tc>
          <w:tcPr>
            <w:tcW w:w="1276" w:type="dxa"/>
          </w:tcPr>
          <w:p w14:paraId="56381E28" w14:textId="77777777" w:rsidR="0009742E" w:rsidRPr="001B26D6" w:rsidRDefault="0009742E" w:rsidP="0009742E">
            <w:r w:rsidRPr="001B26D6">
              <w:t>Weekday</w:t>
            </w:r>
          </w:p>
        </w:tc>
        <w:tc>
          <w:tcPr>
            <w:tcW w:w="2126" w:type="dxa"/>
          </w:tcPr>
          <w:p w14:paraId="41E9B78D" w14:textId="63C03AC5" w:rsidR="0009742E" w:rsidRPr="0009742E" w:rsidRDefault="0009742E" w:rsidP="0009742E">
            <w:pPr>
              <w:jc w:val="center"/>
              <w:rPr>
                <w:rFonts w:ascii="Arial" w:hAnsi="Arial" w:cs="Arial"/>
                <w:rPrChange w:id="419" w:author="Johannes Zauner" w:date="2026-04-01T16:27:00Z" w16du:dateUtc="2026-04-01T14:27:00Z">
                  <w:rPr/>
                </w:rPrChange>
              </w:rPr>
            </w:pPr>
            <w:ins w:id="420" w:author="Johannes Zauner" w:date="2026-04-01T16:27:00Z" w16du:dateUtc="2026-04-01T14:27:00Z">
              <w:r w:rsidRPr="0009742E">
                <w:rPr>
                  <w:rFonts w:ascii="Arial" w:hAnsi="Arial" w:cs="Arial"/>
                  <w:rPrChange w:id="421" w:author="Johannes Zauner" w:date="2026-04-01T16:27:00Z" w16du:dateUtc="2026-04-01T14:27:00Z">
                    <w:rPr>
                      <w:rFonts w:ascii="Calibri" w:hAnsi="Calibri"/>
                    </w:rPr>
                  </w:rPrChange>
                </w:rPr>
                <w:t>231s (~3.85 minutes)</w:t>
              </w:r>
            </w:ins>
            <w:del w:id="422" w:author="Johannes Zauner" w:date="2026-04-01T16:27:00Z" w16du:dateUtc="2026-04-01T14:27:00Z">
              <w:r w:rsidRPr="0009742E" w:rsidDel="008B12FF">
                <w:rPr>
                  <w:rFonts w:ascii="Arial" w:hAnsi="Arial" w:cs="Arial"/>
                  <w:rPrChange w:id="423" w:author="Johannes Zauner" w:date="2026-04-01T16:27:00Z" w16du:dateUtc="2026-04-01T14:27:00Z">
                    <w:rPr/>
                  </w:rPrChange>
                </w:rPr>
                <w:delText>284s (~4.73 minutes)</w:delText>
              </w:r>
            </w:del>
          </w:p>
        </w:tc>
        <w:tc>
          <w:tcPr>
            <w:tcW w:w="1418" w:type="dxa"/>
          </w:tcPr>
          <w:p w14:paraId="3E337FF4" w14:textId="46631411" w:rsidR="0009742E" w:rsidRPr="0009742E" w:rsidRDefault="0009742E" w:rsidP="0009742E">
            <w:pPr>
              <w:jc w:val="center"/>
              <w:rPr>
                <w:rFonts w:ascii="Arial" w:hAnsi="Arial" w:cs="Arial"/>
                <w:rPrChange w:id="424" w:author="Johannes Zauner" w:date="2026-04-01T16:27:00Z" w16du:dateUtc="2026-04-01T14:27:00Z">
                  <w:rPr/>
                </w:rPrChange>
              </w:rPr>
            </w:pPr>
            <w:ins w:id="425" w:author="Johannes Zauner" w:date="2026-04-01T16:27:00Z" w16du:dateUtc="2026-04-01T14:27:00Z">
              <w:r w:rsidRPr="0009742E">
                <w:rPr>
                  <w:rFonts w:ascii="Arial" w:hAnsi="Arial" w:cs="Arial"/>
                  <w:rPrChange w:id="426" w:author="Johannes Zauner" w:date="2026-04-01T16:27:00Z" w16du:dateUtc="2026-04-01T14:27:00Z">
                    <w:rPr>
                      <w:rFonts w:ascii="Calibri" w:hAnsi="Calibri"/>
                    </w:rPr>
                  </w:rPrChange>
                </w:rPr>
                <w:t>35</w:t>
              </w:r>
            </w:ins>
            <w:del w:id="427" w:author="Johannes Zauner" w:date="2026-04-01T16:27:00Z" w16du:dateUtc="2026-04-01T14:27:00Z">
              <w:r w:rsidRPr="0009742E" w:rsidDel="008B12FF">
                <w:rPr>
                  <w:rFonts w:ascii="Arial" w:hAnsi="Arial" w:cs="Arial"/>
                  <w:rPrChange w:id="428" w:author="Johannes Zauner" w:date="2026-04-01T16:27:00Z" w16du:dateUtc="2026-04-01T14:27:00Z">
                    <w:rPr/>
                  </w:rPrChange>
                </w:rPr>
                <w:delText>32</w:delText>
              </w:r>
            </w:del>
          </w:p>
        </w:tc>
        <w:tc>
          <w:tcPr>
            <w:tcW w:w="1134" w:type="dxa"/>
          </w:tcPr>
          <w:p w14:paraId="58C0846A" w14:textId="0C6CA33E" w:rsidR="0009742E" w:rsidRPr="0009742E" w:rsidRDefault="0009742E" w:rsidP="0009742E">
            <w:pPr>
              <w:jc w:val="center"/>
              <w:rPr>
                <w:rFonts w:ascii="Arial" w:hAnsi="Arial" w:cs="Arial"/>
                <w:rPrChange w:id="429" w:author="Johannes Zauner" w:date="2026-04-01T16:27:00Z" w16du:dateUtc="2026-04-01T14:27:00Z">
                  <w:rPr/>
                </w:rPrChange>
              </w:rPr>
            </w:pPr>
            <w:ins w:id="430" w:author="Johannes Zauner" w:date="2026-04-01T16:27:00Z" w16du:dateUtc="2026-04-01T14:27:00Z">
              <w:r w:rsidRPr="0009742E">
                <w:rPr>
                  <w:rFonts w:ascii="Arial" w:hAnsi="Arial" w:cs="Arial"/>
                  <w:rPrChange w:id="431" w:author="Johannes Zauner" w:date="2026-04-01T16:27:00Z" w16du:dateUtc="2026-04-01T14:27:00Z">
                    <w:rPr>
                      <w:rFonts w:ascii="Calibri" w:hAnsi="Calibri"/>
                    </w:rPr>
                  </w:rPrChange>
                </w:rPr>
                <w:t>44</w:t>
              </w:r>
            </w:ins>
            <w:del w:id="432" w:author="Johannes Zauner" w:date="2026-04-01T16:27:00Z" w16du:dateUtc="2026-04-01T14:27:00Z">
              <w:r w:rsidRPr="0009742E" w:rsidDel="008B12FF">
                <w:rPr>
                  <w:rFonts w:ascii="Arial" w:hAnsi="Arial" w:cs="Arial"/>
                  <w:rPrChange w:id="433" w:author="Johannes Zauner" w:date="2026-04-01T16:27:00Z" w16du:dateUtc="2026-04-01T14:27:00Z">
                    <w:rPr/>
                  </w:rPrChange>
                </w:rPr>
                <w:delText>64</w:delText>
              </w:r>
            </w:del>
          </w:p>
        </w:tc>
      </w:tr>
      <w:tr w:rsidR="0009742E" w:rsidRPr="001B26D6" w14:paraId="21ACF692" w14:textId="77777777" w:rsidTr="0047611C">
        <w:trPr>
          <w:cantSplit/>
          <w:jc w:val="center"/>
        </w:trPr>
        <w:tc>
          <w:tcPr>
            <w:tcW w:w="1276" w:type="dxa"/>
          </w:tcPr>
          <w:p w14:paraId="03F464AF" w14:textId="77777777" w:rsidR="0009742E" w:rsidRPr="001B26D6" w:rsidRDefault="0009742E" w:rsidP="0009742E">
            <w:r w:rsidRPr="001B26D6">
              <w:t>Weekend</w:t>
            </w:r>
          </w:p>
        </w:tc>
        <w:tc>
          <w:tcPr>
            <w:tcW w:w="2126" w:type="dxa"/>
          </w:tcPr>
          <w:p w14:paraId="51C72E78" w14:textId="4A6F1B01" w:rsidR="0009742E" w:rsidRPr="0009742E" w:rsidRDefault="0009742E" w:rsidP="0009742E">
            <w:pPr>
              <w:jc w:val="center"/>
              <w:rPr>
                <w:rFonts w:ascii="Arial" w:hAnsi="Arial" w:cs="Arial"/>
                <w:rPrChange w:id="434" w:author="Johannes Zauner" w:date="2026-04-01T16:27:00Z" w16du:dateUtc="2026-04-01T14:27:00Z">
                  <w:rPr/>
                </w:rPrChange>
              </w:rPr>
            </w:pPr>
            <w:ins w:id="435" w:author="Johannes Zauner" w:date="2026-04-01T16:27:00Z" w16du:dateUtc="2026-04-01T14:27:00Z">
              <w:r w:rsidRPr="0009742E">
                <w:rPr>
                  <w:rFonts w:ascii="Arial" w:hAnsi="Arial" w:cs="Arial"/>
                  <w:rPrChange w:id="436" w:author="Johannes Zauner" w:date="2026-04-01T16:27:00Z" w16du:dateUtc="2026-04-01T14:27:00Z">
                    <w:rPr>
                      <w:rFonts w:ascii="Calibri" w:hAnsi="Calibri"/>
                    </w:rPr>
                  </w:rPrChange>
                </w:rPr>
                <w:t>157s (~2.62 minutes)</w:t>
              </w:r>
            </w:ins>
            <w:del w:id="437" w:author="Johannes Zauner" w:date="2026-04-01T16:27:00Z" w16du:dateUtc="2026-04-01T14:27:00Z">
              <w:r w:rsidRPr="0009742E" w:rsidDel="008B12FF">
                <w:rPr>
                  <w:rFonts w:ascii="Arial" w:hAnsi="Arial" w:cs="Arial"/>
                  <w:rPrChange w:id="438" w:author="Johannes Zauner" w:date="2026-04-01T16:27:00Z" w16du:dateUtc="2026-04-01T14:27:00Z">
                    <w:rPr/>
                  </w:rPrChange>
                </w:rPr>
                <w:delText>104s (~1.73 minutes)</w:delText>
              </w:r>
            </w:del>
          </w:p>
        </w:tc>
        <w:tc>
          <w:tcPr>
            <w:tcW w:w="1418" w:type="dxa"/>
          </w:tcPr>
          <w:p w14:paraId="614E8177" w14:textId="7BDE99B4" w:rsidR="0009742E" w:rsidRPr="0009742E" w:rsidRDefault="0009742E" w:rsidP="0009742E">
            <w:pPr>
              <w:jc w:val="center"/>
              <w:rPr>
                <w:rFonts w:ascii="Arial" w:hAnsi="Arial" w:cs="Arial"/>
                <w:rPrChange w:id="439" w:author="Johannes Zauner" w:date="2026-04-01T16:27:00Z" w16du:dateUtc="2026-04-01T14:27:00Z">
                  <w:rPr/>
                </w:rPrChange>
              </w:rPr>
            </w:pPr>
            <w:ins w:id="440" w:author="Johannes Zauner" w:date="2026-04-01T16:27:00Z" w16du:dateUtc="2026-04-01T14:27:00Z">
              <w:r w:rsidRPr="0009742E">
                <w:rPr>
                  <w:rFonts w:ascii="Arial" w:hAnsi="Arial" w:cs="Arial"/>
                  <w:rPrChange w:id="441" w:author="Johannes Zauner" w:date="2026-04-01T16:27:00Z" w16du:dateUtc="2026-04-01T14:27:00Z">
                    <w:rPr>
                      <w:rFonts w:ascii="Calibri" w:hAnsi="Calibri"/>
                    </w:rPr>
                  </w:rPrChange>
                </w:rPr>
                <w:t>39</w:t>
              </w:r>
            </w:ins>
            <w:del w:id="442" w:author="Johannes Zauner" w:date="2026-04-01T16:27:00Z" w16du:dateUtc="2026-04-01T14:27:00Z">
              <w:r w:rsidRPr="0009742E" w:rsidDel="008B12FF">
                <w:rPr>
                  <w:rFonts w:ascii="Arial" w:hAnsi="Arial" w:cs="Arial"/>
                  <w:rPrChange w:id="443" w:author="Johannes Zauner" w:date="2026-04-01T16:27:00Z" w16du:dateUtc="2026-04-01T14:27:00Z">
                    <w:rPr/>
                  </w:rPrChange>
                </w:rPr>
                <w:delText>32</w:delText>
              </w:r>
            </w:del>
          </w:p>
        </w:tc>
        <w:tc>
          <w:tcPr>
            <w:tcW w:w="1134" w:type="dxa"/>
          </w:tcPr>
          <w:p w14:paraId="1BC9A433" w14:textId="2665D9E3" w:rsidR="0009742E" w:rsidRPr="0009742E" w:rsidRDefault="0009742E" w:rsidP="0009742E">
            <w:pPr>
              <w:jc w:val="center"/>
              <w:rPr>
                <w:rFonts w:ascii="Arial" w:hAnsi="Arial" w:cs="Arial"/>
                <w:rPrChange w:id="444" w:author="Johannes Zauner" w:date="2026-04-01T16:27:00Z" w16du:dateUtc="2026-04-01T14:27:00Z">
                  <w:rPr/>
                </w:rPrChange>
              </w:rPr>
            </w:pPr>
            <w:ins w:id="445" w:author="Johannes Zauner" w:date="2026-04-01T16:27:00Z" w16du:dateUtc="2026-04-01T14:27:00Z">
              <w:r w:rsidRPr="0009742E">
                <w:rPr>
                  <w:rFonts w:ascii="Arial" w:hAnsi="Arial" w:cs="Arial"/>
                  <w:rPrChange w:id="446" w:author="Johannes Zauner" w:date="2026-04-01T16:27:00Z" w16du:dateUtc="2026-04-01T14:27:00Z">
                    <w:rPr>
                      <w:rFonts w:ascii="Calibri" w:hAnsi="Calibri"/>
                    </w:rPr>
                  </w:rPrChange>
                </w:rPr>
                <w:t>81</w:t>
              </w:r>
            </w:ins>
            <w:del w:id="447" w:author="Johannes Zauner" w:date="2026-04-01T16:27:00Z" w16du:dateUtc="2026-04-01T14:27:00Z">
              <w:r w:rsidRPr="0009742E" w:rsidDel="008B12FF">
                <w:rPr>
                  <w:rFonts w:ascii="Arial" w:hAnsi="Arial" w:cs="Arial"/>
                  <w:rPrChange w:id="448" w:author="Johannes Zauner" w:date="2026-04-01T16:27:00Z" w16du:dateUtc="2026-04-01T14:27:00Z">
                    <w:rPr/>
                  </w:rPrChange>
                </w:rPr>
                <w:delText>40</w:delText>
              </w:r>
            </w:del>
          </w:p>
        </w:tc>
      </w:tr>
    </w:tbl>
    <w:p w14:paraId="1DE18454" w14:textId="3893F2E3" w:rsidR="008A0236" w:rsidRPr="008A0236" w:rsidRDefault="00146E27" w:rsidP="00146E27">
      <w:pPr>
        <w:pStyle w:val="ImageCaption"/>
      </w:pPr>
      <w:r>
        <w:t>Table 7: Near-work episodes: frequency, mean duration, and mean viewing distance</w:t>
      </w:r>
    </w:p>
    <w:p w14:paraId="73F332FF" w14:textId="217F05B0" w:rsidR="007C0A0D" w:rsidRPr="008A0236" w:rsidRDefault="007C0A0D" w:rsidP="008A0236">
      <w:pPr>
        <w:pStyle w:val="Blocktext"/>
        <w:spacing w:line="360" w:lineRule="auto"/>
        <w:ind w:left="0" w:right="482"/>
      </w:pPr>
      <w:r w:rsidRPr="008A0236">
        <w:t>In the</w:t>
      </w:r>
      <w:r w:rsidRPr="00C673E9">
        <w:rPr>
          <w:rFonts w:ascii="Arial" w:hAnsi="Arial" w:cs="Arial"/>
        </w:rPr>
        <w:t xml:space="preserve"> code cell</w:t>
      </w:r>
      <w:r w:rsidRPr="008A0236">
        <w:t xml:space="preserve"> above, </w:t>
      </w:r>
      <w:proofErr w:type="spellStart"/>
      <w:r w:rsidRPr="008A0236">
        <w:rPr>
          <w:rStyle w:val="VerbatimChar"/>
        </w:rPr>
        <w:t>extract_</w:t>
      </w:r>
      <w:proofErr w:type="gramStart"/>
      <w:r w:rsidRPr="008A0236">
        <w:rPr>
          <w:rStyle w:val="VerbatimChar"/>
        </w:rPr>
        <w:t>metric</w:t>
      </w:r>
      <w:proofErr w:type="spellEnd"/>
      <w:r w:rsidRPr="008A0236">
        <w:rPr>
          <w:rStyle w:val="VerbatimChar"/>
        </w:rPr>
        <w:t>(</w:t>
      </w:r>
      <w:proofErr w:type="gramEnd"/>
      <w:r w:rsidRPr="008A0236">
        <w:rPr>
          <w:rStyle w:val="VerbatimChar"/>
        </w:rPr>
        <w:t xml:space="preserve">..., distance = </w:t>
      </w:r>
      <w:proofErr w:type="gramStart"/>
      <w:r w:rsidRPr="008A0236">
        <w:rPr>
          <w:rStyle w:val="VerbatimChar"/>
        </w:rPr>
        <w:t>mean(</w:t>
      </w:r>
      <w:proofErr w:type="gramEnd"/>
      <w:r w:rsidRPr="008A0236">
        <w:rPr>
          <w:rStyle w:val="VerbatimChar"/>
        </w:rPr>
        <w:t>Dis, ...))</w:t>
      </w:r>
      <w:r w:rsidRPr="008A0236">
        <w:t xml:space="preserve"> computes the mean viewing distance during each episode, and the subsequent </w:t>
      </w:r>
      <w:proofErr w:type="spellStart"/>
      <w:r w:rsidRPr="008A0236">
        <w:rPr>
          <w:rStyle w:val="VerbatimChar"/>
        </w:rPr>
        <w:t>summarize_numeric</w:t>
      </w:r>
      <w:proofErr w:type="spellEnd"/>
      <w:r w:rsidRPr="008A0236">
        <w:t xml:space="preserve"> and </w:t>
      </w:r>
      <w:proofErr w:type="spellStart"/>
      <w:r w:rsidRPr="008A0236">
        <w:rPr>
          <w:rStyle w:val="VerbatimChar"/>
        </w:rPr>
        <w:t>mean_daily</w:t>
      </w:r>
      <w:proofErr w:type="spellEnd"/>
      <w:r w:rsidRPr="008A0236">
        <w:t xml:space="preserve"> steps derive daily averages of episode count, duration, and distance.</w:t>
      </w:r>
    </w:p>
    <w:p w14:paraId="53F857D9" w14:textId="77777777" w:rsidR="007C0A0D" w:rsidRPr="00C673E9" w:rsidRDefault="007C0A0D" w:rsidP="007C0A0D">
      <w:pPr>
        <w:pStyle w:val="berschrift4"/>
      </w:pPr>
      <w:bookmarkStart w:id="449" w:name="visual-breaks"/>
      <w:bookmarkEnd w:id="402"/>
      <w:r w:rsidRPr="00C673E9">
        <w:t>Visual breaks</w:t>
      </w:r>
    </w:p>
    <w:p w14:paraId="794EF95E" w14:textId="21677C86" w:rsidR="007C0A0D" w:rsidRPr="008A0236" w:rsidRDefault="007C0A0D" w:rsidP="007C0A0D">
      <w:pPr>
        <w:pStyle w:val="FirstParagraph"/>
      </w:pPr>
      <w:r w:rsidRPr="008A0236">
        <w:t xml:space="preserve">Visual breaks </w:t>
      </w:r>
      <w:r w:rsidRPr="00C673E9">
        <w:rPr>
          <w:rFonts w:ascii="Arial" w:hAnsi="Arial" w:cs="Arial"/>
        </w:rPr>
        <w:t>as defined</w:t>
      </w:r>
      <w:r w:rsidRPr="008A0236">
        <w:t xml:space="preserve"> in this </w:t>
      </w:r>
      <w:r w:rsidRPr="00C673E9">
        <w:rPr>
          <w:rFonts w:ascii="Arial" w:hAnsi="Arial" w:cs="Arial"/>
        </w:rPr>
        <w:t xml:space="preserve">article, require a </w:t>
      </w:r>
      <w:r w:rsidRPr="008A0236">
        <w:t>minimum break</w:t>
      </w:r>
      <w:r w:rsidRPr="00C673E9">
        <w:rPr>
          <w:rFonts w:ascii="Arial" w:hAnsi="Arial" w:cs="Arial"/>
        </w:rPr>
        <w:t>-length,</w:t>
      </w:r>
      <w:r w:rsidRPr="008A0236">
        <w:t xml:space="preserve"> and the previous episode is important. This leads to a </w:t>
      </w:r>
      <w:proofErr w:type="spellStart"/>
      <w:proofErr w:type="gramStart"/>
      <w:r w:rsidRPr="008A0236">
        <w:t>two</w:t>
      </w:r>
      <w:r w:rsidRPr="00C673E9">
        <w:rPr>
          <w:rFonts w:ascii="Arial" w:hAnsi="Arial" w:cs="Arial"/>
        </w:rPr>
        <w:t xml:space="preserve"> </w:t>
      </w:r>
      <w:r w:rsidRPr="008A0236">
        <w:t>step</w:t>
      </w:r>
      <w:proofErr w:type="spellEnd"/>
      <w:proofErr w:type="gramEnd"/>
      <w:r w:rsidRPr="008A0236">
        <w:t xml:space="preserve"> process, where we first </w:t>
      </w:r>
      <w:r w:rsidRPr="008A0236">
        <w:lastRenderedPageBreak/>
        <w:t xml:space="preserve">extract instances of </w:t>
      </w:r>
      <w:r w:rsidRPr="008A0236">
        <w:rPr>
          <w:rStyle w:val="VerbatimChar"/>
        </w:rPr>
        <w:t>Distance</w:t>
      </w:r>
      <w:r w:rsidRPr="008A0236">
        <w:t xml:space="preserve"> above 100 cm for at least 20 seconds, before we filter for a previous </w:t>
      </w:r>
      <w:ins w:id="450" w:author="Johannes Zauner" w:date="2026-04-01T16:27:00Z" w16du:dateUtc="2026-04-01T14:27:00Z">
        <w:r w:rsidR="004E6A7C">
          <w:t xml:space="preserve">(valid) </w:t>
        </w:r>
      </w:ins>
      <w:r w:rsidRPr="008A0236">
        <w:t xml:space="preserve">duration of at maximum 20 minutes. </w:t>
      </w:r>
      <w:r w:rsidR="00282E6A" w:rsidRPr="00C86C21">
        <w:rPr>
          <w:b/>
          <w:bCs/>
        </w:rPr>
        <w:t>Table 8</w:t>
      </w:r>
      <w:r w:rsidRPr="008A0236">
        <w:t xml:space="preserve"> provides the daily frequency of visual breaks</w:t>
      </w:r>
      <w:r w:rsidR="008068B9">
        <w:t xml:space="preserve"> and </w:t>
      </w:r>
      <w:r w:rsidR="008068B9">
        <w:rPr>
          <w:b/>
          <w:bCs/>
        </w:rPr>
        <w:t>Figure 5</w:t>
      </w:r>
      <w:r w:rsidR="008068B9">
        <w:t xml:space="preserve"> shows when these occur</w:t>
      </w:r>
      <w:ins w:id="451" w:author="Johannes Zauner" w:date="2026-04-01T16:30:00Z" w16du:dateUtc="2026-04-01T14:30:00Z">
        <w:r w:rsidR="004E6A7C">
          <w:t>. While visual breaks are not a commonly used metric, they highlight the powerful detection mechanisms that are available</w:t>
        </w:r>
        <w:r w:rsidR="004E6A7C">
          <w:t>.</w:t>
        </w:r>
      </w:ins>
      <w:del w:id="452" w:author="Johannes Zauner" w:date="2026-04-01T16:30:00Z" w16du:dateUtc="2026-04-01T14:30:00Z">
        <w:r w:rsidRPr="008A0236" w:rsidDel="004E6A7C">
          <w:delText>.</w:delText>
        </w:r>
      </w:del>
    </w:p>
    <w:p w14:paraId="65C18DAC" w14:textId="6E1761AE" w:rsidR="007C0A0D" w:rsidRPr="00C86C21" w:rsidRDefault="006B68CC" w:rsidP="00F61D20">
      <w:pPr>
        <w:pStyle w:val="SourceCode"/>
        <w:spacing w:line="240" w:lineRule="auto"/>
        <w:rPr>
          <w:b/>
          <w:bCs/>
          <w:lang w:val="de-DE"/>
        </w:rPr>
      </w:pPr>
      <w:bookmarkStart w:id="453" w:name="annotated-cell-8"/>
      <w:proofErr w:type="spellStart"/>
      <w:r w:rsidRPr="006B68CC">
        <w:rPr>
          <w:b/>
          <w:bCs/>
          <w:lang w:val="de-DE"/>
        </w:rPr>
        <w:t>Calculate</w:t>
      </w:r>
      <w:proofErr w:type="spellEnd"/>
      <w:r w:rsidRPr="006B68CC">
        <w:rPr>
          <w:b/>
          <w:bCs/>
          <w:lang w:val="de-DE"/>
        </w:rPr>
        <w:t xml:space="preserve"> </w:t>
      </w:r>
      <w:proofErr w:type="spellStart"/>
      <w:r w:rsidRPr="006B68CC">
        <w:rPr>
          <w:b/>
          <w:bCs/>
          <w:lang w:val="de-DE"/>
        </w:rPr>
        <w:t>visual</w:t>
      </w:r>
      <w:proofErr w:type="spellEnd"/>
      <w:r w:rsidRPr="006B68CC">
        <w:rPr>
          <w:b/>
          <w:bCs/>
          <w:lang w:val="de-DE"/>
        </w:rPr>
        <w:t xml:space="preserve"> </w:t>
      </w:r>
      <w:proofErr w:type="spellStart"/>
      <w:r w:rsidRPr="006B68CC">
        <w:rPr>
          <w:b/>
          <w:bCs/>
          <w:lang w:val="de-DE"/>
        </w:rPr>
        <w:t>breaks</w:t>
      </w:r>
      <w:proofErr w:type="spellEnd"/>
      <w:r w:rsidR="008C4DD3">
        <w:rPr>
          <w:color w:val="4758AB"/>
          <w:shd w:val="clear" w:color="auto" w:fill="F1F3F5"/>
          <w:lang w:val="de-DE"/>
        </w:rPr>
        <w:br/>
      </w:r>
      <w:r w:rsidR="00B012F8">
        <w:rPr>
          <w:rStyle w:val="NormalTok"/>
        </w:rPr>
        <w:t>1</w:t>
      </w:r>
      <w:r w:rsidR="00B012F8">
        <w:rPr>
          <w:rStyle w:val="NormalTok"/>
          <w:rFonts w:cs="Consolas"/>
        </w:rPr>
        <w:t xml:space="preserve"> </w:t>
      </w:r>
      <w:proofErr w:type="spellStart"/>
      <w:r w:rsidR="007C0A0D" w:rsidRPr="008A0236">
        <w:rPr>
          <w:rStyle w:val="NormalTok"/>
          <w:rFonts w:cs="Consolas"/>
        </w:rPr>
        <w:t>dataCC</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B012F8">
        <w:rPr>
          <w:rStyle w:val="NormalTok"/>
        </w:rPr>
        <w:t>2</w:t>
      </w:r>
      <w:r w:rsidR="00B012F8">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extract_</w:t>
      </w:r>
      <w:del w:id="454" w:author="Johannes Zauner" w:date="2026-04-01T16:31:00Z" w16du:dateUtc="2026-04-01T14:31:00Z">
        <w:r w:rsidR="007C0A0D" w:rsidRPr="008A0236" w:rsidDel="00AF5FA9">
          <w:rPr>
            <w:rStyle w:val="FunctionTok"/>
            <w:rFonts w:cs="Consolas"/>
          </w:rPr>
          <w:delText>clusters</w:delText>
        </w:r>
      </w:del>
      <w:ins w:id="455" w:author="Johannes Zauner" w:date="2026-04-01T16:31:00Z" w16du:dateUtc="2026-04-01T14:31:00Z">
        <w:r w:rsidR="00AF5FA9">
          <w:rPr>
            <w:rStyle w:val="FunctionTok"/>
            <w:rFonts w:cs="Consolas"/>
          </w:rPr>
          <w:t>states</w:t>
        </w:r>
      </w:ins>
      <w:proofErr w:type="spellEnd"/>
      <w:r w:rsidR="007C0A0D" w:rsidRPr="008A0236">
        <w:rPr>
          <w:rStyle w:val="NormalTok"/>
          <w:rFonts w:cs="Consolas"/>
        </w:rPr>
        <w:t>(</w:t>
      </w:r>
      <w:proofErr w:type="spellStart"/>
      <w:ins w:id="456" w:author="Johannes Zauner" w:date="2026-04-01T16:31:00Z" w16du:dateUtc="2026-04-01T14:31:00Z">
        <w:r w:rsidR="00AF5FA9" w:rsidRPr="00AF5FA9">
          <w:rPr>
            <w:rStyle w:val="AttributeTok"/>
            <w:rPrChange w:id="457" w:author="Johannes Zauner" w:date="2026-04-01T16:31:00Z" w16du:dateUtc="2026-04-01T14:31:00Z">
              <w:rPr>
                <w:rStyle w:val="NormalTok"/>
                <w:rFonts w:cs="Consolas"/>
              </w:rPr>
            </w:rPrChange>
          </w:rPr>
          <w:t>State.expression</w:t>
        </w:r>
        <w:proofErr w:type="spellEnd"/>
        <w:r w:rsidR="00AF5FA9">
          <w:rPr>
            <w:rStyle w:val="NormalTok"/>
            <w:rFonts w:cs="Consolas"/>
          </w:rPr>
          <w:t xml:space="preserve"> </w:t>
        </w:r>
        <w:r w:rsidR="00AF5FA9" w:rsidRPr="00AA0B3D">
          <w:rPr>
            <w:rStyle w:val="AttributeTok"/>
            <w:rPrChange w:id="458" w:author="Johannes Zauner" w:date="2026-04-01T16:32:00Z" w16du:dateUtc="2026-04-01T14:32:00Z">
              <w:rPr>
                <w:rStyle w:val="NormalTok"/>
                <w:rFonts w:cs="Consolas"/>
              </w:rPr>
            </w:rPrChange>
          </w:rPr>
          <w:t xml:space="preserve">= </w:t>
        </w:r>
      </w:ins>
      <w:r w:rsidR="007C0A0D" w:rsidRPr="008A0236">
        <w:rPr>
          <w:rStyle w:val="NormalTok"/>
          <w:rFonts w:cs="Consolas"/>
        </w:rPr>
        <w:t xml:space="preserve">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100</w:t>
      </w:r>
      <w:r w:rsidR="007C0A0D" w:rsidRPr="008A0236">
        <w:rPr>
          <w:rStyle w:val="NormalTok"/>
          <w:rFonts w:cs="Consolas"/>
        </w:rPr>
        <w:t>,</w:t>
      </w:r>
      <w:r w:rsidR="007C0A0D" w:rsidRPr="008A0236">
        <w:rPr>
          <w:rFonts w:cs="Consolas"/>
        </w:rPr>
        <w:br/>
      </w:r>
      <w:r w:rsidR="00B012F8">
        <w:rPr>
          <w:rStyle w:val="NormalTok"/>
        </w:rPr>
        <w:t>3</w:t>
      </w:r>
      <w:r w:rsidR="00B012F8">
        <w:rPr>
          <w:rStyle w:val="NormalTok"/>
          <w:rFonts w:cs="Consolas"/>
        </w:rPr>
        <w:t xml:space="preserve"> </w:t>
      </w:r>
      <w:r w:rsidR="007C0A0D" w:rsidRPr="008A0236">
        <w:rPr>
          <w:rStyle w:val="NormalTok"/>
          <w:rFonts w:cs="Consolas"/>
        </w:rPr>
        <w:t xml:space="preserve">                 </w:t>
      </w:r>
      <w:del w:id="459" w:author="Johannes Zauner" w:date="2026-04-01T16:31:00Z" w16du:dateUtc="2026-04-01T14:31:00Z">
        <w:r w:rsidR="007C0A0D" w:rsidRPr="008A0236" w:rsidDel="00AF5FA9">
          <w:rPr>
            <w:rStyle w:val="NormalTok"/>
            <w:rFonts w:cs="Consolas"/>
          </w:rPr>
          <w:delText xml:space="preserve">  </w:delText>
        </w:r>
        <w:r w:rsidR="007C0A0D" w:rsidRPr="008A0236" w:rsidDel="00AF5FA9">
          <w:rPr>
            <w:rStyle w:val="AttributeTok"/>
            <w:rFonts w:cs="Consolas"/>
          </w:rPr>
          <w:delText>cluster.duration</w:delText>
        </w:r>
      </w:del>
      <w:proofErr w:type="spellStart"/>
      <w:ins w:id="460" w:author="Johannes Zauner" w:date="2026-04-01T16:31:00Z" w16du:dateUtc="2026-04-01T14:31:00Z">
        <w:r w:rsidR="00AF5FA9">
          <w:rPr>
            <w:rStyle w:val="AttributeTok"/>
            <w:rFonts w:cs="Consolas"/>
          </w:rPr>
          <w:t>State.colna</w:t>
        </w:r>
      </w:ins>
      <w:ins w:id="461" w:author="Johannes Zauner" w:date="2026-04-01T16:32:00Z" w16du:dateUtc="2026-04-01T14:32:00Z">
        <w:r w:rsidR="00AF5FA9">
          <w:rPr>
            <w:rStyle w:val="AttributeTok"/>
            <w:rFonts w:cs="Consolas"/>
          </w:rPr>
          <w:t>me</w:t>
        </w:r>
      </w:ins>
      <w:proofErr w:type="spellEnd"/>
      <w:r w:rsidR="007C0A0D" w:rsidRPr="008A0236">
        <w:rPr>
          <w:rStyle w:val="AttributeTok"/>
          <w:rFonts w:cs="Consolas"/>
        </w:rPr>
        <w:t xml:space="preserve"> </w:t>
      </w:r>
      <w:r w:rsidR="007C0A0D" w:rsidRPr="00AA0B3D">
        <w:rPr>
          <w:rStyle w:val="AttributeTok"/>
          <w:rFonts w:cs="Consolas"/>
        </w:rPr>
        <w:t>=</w:t>
      </w:r>
      <w:r w:rsidR="007C0A0D" w:rsidRPr="00AA0B3D">
        <w:rPr>
          <w:rStyle w:val="AttributeTok"/>
          <w:rPrChange w:id="462" w:author="Johannes Zauner" w:date="2026-04-01T16:32:00Z" w16du:dateUtc="2026-04-01T14:32:00Z">
            <w:rPr>
              <w:rStyle w:val="NormalTok"/>
              <w:rFonts w:cs="Consolas"/>
            </w:rPr>
          </w:rPrChange>
        </w:rPr>
        <w:t xml:space="preserve"> </w:t>
      </w:r>
      <w:del w:id="463" w:author="Johannes Zauner" w:date="2026-04-01T16:32:00Z" w16du:dateUtc="2026-04-01T14:32:00Z">
        <w:r w:rsidR="007C0A0D" w:rsidRPr="00AF5FA9" w:rsidDel="00AF5FA9">
          <w:rPr>
            <w:rStyle w:val="NormalTok"/>
            <w:rPrChange w:id="464" w:author="Johannes Zauner" w:date="2026-04-01T16:32:00Z" w16du:dateUtc="2026-04-01T14:32:00Z">
              <w:rPr>
                <w:rStyle w:val="StringTok"/>
                <w:rFonts w:cs="Consolas"/>
              </w:rPr>
            </w:rPrChange>
          </w:rPr>
          <w:delText>"20 secs"</w:delText>
        </w:r>
      </w:del>
      <w:proofErr w:type="spellStart"/>
      <w:ins w:id="465" w:author="Johannes Zauner" w:date="2026-04-01T16:32:00Z" w16du:dateUtc="2026-04-01T14:32:00Z">
        <w:r w:rsidR="00AF5FA9" w:rsidRPr="00AF5FA9">
          <w:rPr>
            <w:rStyle w:val="NormalTok"/>
            <w:rPrChange w:id="466" w:author="Johannes Zauner" w:date="2026-04-01T16:32:00Z" w16du:dateUtc="2026-04-01T14:32:00Z">
              <w:rPr>
                <w:rStyle w:val="StringTok"/>
                <w:rFonts w:cs="Consolas"/>
              </w:rPr>
            </w:rPrChange>
          </w:rPr>
          <w:t>vis.break</w:t>
        </w:r>
      </w:ins>
      <w:proofErr w:type="spellEnd"/>
      <w:r w:rsidR="007C0A0D" w:rsidRPr="008A0236">
        <w:rPr>
          <w:rStyle w:val="NormalTok"/>
          <w:rFonts w:cs="Consolas"/>
        </w:rPr>
        <w:t>,</w:t>
      </w:r>
      <w:r w:rsidR="007C0A0D" w:rsidRPr="008A0236">
        <w:rPr>
          <w:rFonts w:cs="Consolas"/>
        </w:rPr>
        <w:br/>
      </w:r>
      <w:r w:rsidR="00B012F8">
        <w:rPr>
          <w:rStyle w:val="NormalTok"/>
        </w:rPr>
        <w:t>4</w:t>
      </w:r>
      <w:r w:rsidR="00B012F8">
        <w:rPr>
          <w:rStyle w:val="NormalTok"/>
          <w:rFonts w:cs="Consolas"/>
        </w:rPr>
        <w:t xml:space="preserve"> </w:t>
      </w:r>
      <w:r w:rsidR="007C0A0D" w:rsidRPr="008A0236">
        <w:rPr>
          <w:rStyle w:val="NormalTok"/>
          <w:rFonts w:cs="Consolas"/>
        </w:rPr>
        <w:t xml:space="preserve">                 </w:t>
      </w:r>
      <w:del w:id="467" w:author="Johannes Zauner" w:date="2026-04-01T16:32:00Z" w16du:dateUtc="2026-04-01T14:32:00Z">
        <w:r w:rsidR="007C0A0D" w:rsidRPr="008A0236" w:rsidDel="00B47F81">
          <w:rPr>
            <w:rStyle w:val="NormalTok"/>
            <w:rFonts w:cs="Consolas"/>
          </w:rPr>
          <w:delText xml:space="preserve">  </w:delText>
        </w:r>
        <w:r w:rsidR="007C0A0D" w:rsidRPr="008A0236" w:rsidDel="00B47F81">
          <w:rPr>
            <w:rStyle w:val="AttributeTok"/>
            <w:rFonts w:cs="Consolas"/>
          </w:rPr>
          <w:delText>return.only.clusters</w:delText>
        </w:r>
      </w:del>
      <w:proofErr w:type="spellStart"/>
      <w:ins w:id="468" w:author="Johannes Zauner" w:date="2026-04-01T16:32:00Z" w16du:dateUtc="2026-04-01T14:32:00Z">
        <w:r w:rsidR="00B47F81">
          <w:rPr>
            <w:rStyle w:val="AttributeTok"/>
            <w:rFonts w:cs="Consolas"/>
          </w:rPr>
          <w:t>group.by.state</w:t>
        </w:r>
      </w:ins>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w:t>
      </w:r>
      <w:r w:rsidR="007C0A0D" w:rsidRPr="008A0236">
        <w:rPr>
          <w:rFonts w:cs="Consolas"/>
        </w:rPr>
        <w:br/>
      </w:r>
      <w:r w:rsidR="00B012F8">
        <w:rPr>
          <w:rStyle w:val="NormalTok"/>
        </w:rPr>
        <w:t>5</w:t>
      </w:r>
      <w:r w:rsidR="00B012F8">
        <w:rPr>
          <w:rStyle w:val="NormalTok"/>
          <w:rFonts w:cs="Consolas"/>
        </w:rPr>
        <w:t xml:space="preserve"> </w:t>
      </w:r>
      <w:r w:rsidR="007C0A0D" w:rsidRPr="008A0236">
        <w:rPr>
          <w:rStyle w:val="NormalTok"/>
          <w:rFonts w:cs="Consolas"/>
        </w:rPr>
        <w:t xml:space="preserve">                 </w:t>
      </w:r>
      <w:del w:id="469" w:author="Johannes Zauner" w:date="2026-04-01T16:32:00Z" w16du:dateUtc="2026-04-01T14:32:00Z">
        <w:r w:rsidR="007C0A0D" w:rsidRPr="008A0236" w:rsidDel="00B47F81">
          <w:rPr>
            <w:rStyle w:val="NormalTok"/>
            <w:rFonts w:cs="Consolas"/>
          </w:rPr>
          <w:delText xml:space="preserve">  </w:delText>
        </w:r>
      </w:del>
      <w:proofErr w:type="spellStart"/>
      <w:r w:rsidR="007C0A0D" w:rsidRPr="008A0236">
        <w:rPr>
          <w:rStyle w:val="AttributeTok"/>
          <w:rFonts w:cs="Consolas"/>
        </w:rPr>
        <w:t>drop.empty.groups</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r w:rsidR="00B012F8">
        <w:rPr>
          <w:rStyle w:val="NormalTok"/>
        </w:rPr>
        <w:t>6</w:t>
      </w:r>
      <w:r w:rsidR="00B012F8">
        <w:rPr>
          <w:rStyle w:val="NormalTok"/>
          <w:rFonts w:cs="Consolas"/>
        </w:rPr>
        <w:t xml:space="preserve"> </w:t>
      </w:r>
      <w:r w:rsidR="007C0A0D" w:rsidRPr="008A0236">
        <w:rPr>
          <w:rStyle w:val="NormalTok"/>
          <w:rFonts w:cs="Consolas"/>
        </w:rPr>
        <w:t xml:space="preserve">                 </w:t>
      </w:r>
      <w:del w:id="470" w:author="Johannes Zauner" w:date="2026-04-01T16:32:00Z" w16du:dateUtc="2026-04-01T14:32:00Z">
        <w:r w:rsidR="007C0A0D" w:rsidRPr="008A0236" w:rsidDel="00B47F81">
          <w:rPr>
            <w:rStyle w:val="NormalTok"/>
            <w:rFonts w:cs="Consolas"/>
          </w:rPr>
          <w:delText xml:space="preserve">  </w:delText>
        </w:r>
      </w:del>
      <w:r w:rsidR="007C0A0D" w:rsidRPr="008A0236">
        <w:rPr>
          <w:rStyle w:val="NormalTok"/>
          <w:rFonts w:cs="Consolas"/>
        </w:rPr>
        <w:t xml:space="preserve">) </w:t>
      </w:r>
      <w:r w:rsidR="007C0A0D" w:rsidRPr="008A0236">
        <w:rPr>
          <w:rStyle w:val="SpecialCharTok"/>
          <w:rFonts w:cs="Consolas"/>
        </w:rPr>
        <w:t>|&gt;</w:t>
      </w:r>
      <w:r w:rsidR="007C0A0D" w:rsidRPr="008A0236">
        <w:rPr>
          <w:rStyle w:val="NormalTok"/>
          <w:rFonts w:cs="Consolas"/>
        </w:rPr>
        <w:t xml:space="preserve"> </w:t>
      </w:r>
      <w:ins w:id="471" w:author="Johannes Zauner" w:date="2026-04-01T16:33:00Z" w16du:dateUtc="2026-04-01T14:33:00Z">
        <w:r w:rsidR="00B47F81">
          <w:rPr>
            <w:rStyle w:val="NormalTok"/>
            <w:rFonts w:cs="Consolas"/>
          </w:rPr>
          <w:br/>
          <w:t xml:space="preserve">7   </w:t>
        </w:r>
        <w:r w:rsidR="00B47F81">
          <w:rPr>
            <w:rStyle w:val="FunctionTok"/>
            <w:rFonts w:cs="Consolas"/>
          </w:rPr>
          <w:t>arrange</w:t>
        </w:r>
        <w:r w:rsidR="00B47F81" w:rsidRPr="008A0236">
          <w:rPr>
            <w:rStyle w:val="NormalTok"/>
            <w:rFonts w:cs="Consolas"/>
          </w:rPr>
          <w:t>(</w:t>
        </w:r>
        <w:r w:rsidR="00B47F81">
          <w:rPr>
            <w:rStyle w:val="NormalTok"/>
            <w:rFonts w:cs="Consolas"/>
          </w:rPr>
          <w:t>start, .</w:t>
        </w:r>
        <w:proofErr w:type="spellStart"/>
        <w:r w:rsidR="00B47F81">
          <w:rPr>
            <w:rStyle w:val="AttributeTok"/>
            <w:rFonts w:cs="Consolas"/>
          </w:rPr>
          <w:t>by</w:t>
        </w:r>
        <w:r w:rsidR="00B47F81">
          <w:rPr>
            <w:rStyle w:val="AttributeTok"/>
            <w:rFonts w:cs="Consolas"/>
          </w:rPr>
          <w:t>_group</w:t>
        </w:r>
        <w:proofErr w:type="spellEnd"/>
        <w:r w:rsidR="00B47F81" w:rsidRPr="008A0236">
          <w:rPr>
            <w:rStyle w:val="AttributeTok"/>
            <w:rFonts w:cs="Consolas"/>
          </w:rPr>
          <w:t xml:space="preserve"> =</w:t>
        </w:r>
        <w:r w:rsidR="00B47F81" w:rsidRPr="008A0236">
          <w:rPr>
            <w:rStyle w:val="NormalTok"/>
            <w:rFonts w:cs="Consolas"/>
          </w:rPr>
          <w:t xml:space="preserve"> </w:t>
        </w:r>
        <w:r w:rsidR="00B47F81" w:rsidRPr="008A0236">
          <w:rPr>
            <w:rStyle w:val="ConstantTok"/>
            <w:rFonts w:cs="Consolas"/>
          </w:rPr>
          <w:t>FALSE</w:t>
        </w:r>
        <w:r w:rsidR="00FD02D5" w:rsidRPr="008A0236">
          <w:rPr>
            <w:rStyle w:val="NormalTok"/>
            <w:rFonts w:cs="Consolas"/>
          </w:rPr>
          <w:t>)</w:t>
        </w:r>
      </w:ins>
      <w:ins w:id="472" w:author="Johannes Zauner" w:date="2026-04-01T16:34:00Z" w16du:dateUtc="2026-04-01T14:34:00Z">
        <w:r w:rsidR="00FD02D5" w:rsidRPr="008A0236">
          <w:rPr>
            <w:rStyle w:val="NormalTok"/>
            <w:rFonts w:cs="Consolas"/>
          </w:rPr>
          <w:t xml:space="preserve"> </w:t>
        </w:r>
        <w:r w:rsidR="00FD02D5" w:rsidRPr="008A0236">
          <w:rPr>
            <w:rStyle w:val="SpecialCharTok"/>
            <w:rFonts w:cs="Consolas"/>
          </w:rPr>
          <w:t>|&gt;</w:t>
        </w:r>
      </w:ins>
      <w:r w:rsidR="007C0A0D" w:rsidRPr="008A0236">
        <w:rPr>
          <w:rFonts w:cs="Consolas"/>
        </w:rPr>
        <w:br/>
      </w:r>
      <w:del w:id="473" w:author="Johannes Zauner" w:date="2026-04-01T16:34:00Z" w16du:dateUtc="2026-04-01T14:34:00Z">
        <w:r w:rsidR="00B012F8" w:rsidDel="008A4BE7">
          <w:rPr>
            <w:rStyle w:val="NormalTok"/>
          </w:rPr>
          <w:delText>7</w:delText>
        </w:r>
        <w:r w:rsidR="00B012F8" w:rsidDel="008A4BE7">
          <w:rPr>
            <w:rStyle w:val="NormalTok"/>
            <w:rFonts w:cs="Consolas"/>
          </w:rPr>
          <w:delText xml:space="preserve"> </w:delText>
        </w:r>
        <w:r w:rsidR="007C0A0D" w:rsidRPr="008A0236" w:rsidDel="008A4BE7">
          <w:rPr>
            <w:rStyle w:val="NormalTok"/>
            <w:rFonts w:cs="Consolas"/>
          </w:rPr>
          <w:delText xml:space="preserve">  </w:delText>
        </w:r>
      </w:del>
      <w:ins w:id="474" w:author="Johannes Zauner" w:date="2026-04-01T16:34:00Z" w16du:dateUtc="2026-04-01T14:34:00Z">
        <w:r w:rsidR="008A4BE7">
          <w:rPr>
            <w:rStyle w:val="NormalTok"/>
          </w:rPr>
          <w:t>8</w:t>
        </w:r>
        <w:r w:rsidR="008A4BE7">
          <w:rPr>
            <w:rStyle w:val="NormalTok"/>
            <w:rFonts w:cs="Consolas"/>
          </w:rPr>
          <w:t xml:space="preserve"> </w:t>
        </w:r>
        <w:r w:rsidR="008A4BE7" w:rsidRPr="008A0236">
          <w:rPr>
            <w:rStyle w:val="NormalTok"/>
            <w:rFonts w:cs="Consolas"/>
          </w:rPr>
          <w:t xml:space="preserve">  </w:t>
        </w:r>
      </w:ins>
      <w:r w:rsidR="007C0A0D" w:rsidRPr="008A0236">
        <w:rPr>
          <w:rStyle w:val="FunctionTok"/>
          <w:rFonts w:cs="Consolas"/>
        </w:rPr>
        <w:t>filter</w:t>
      </w:r>
      <w:ins w:id="475" w:author="Johannes Zauner" w:date="2026-04-01T16:34:00Z" w16du:dateUtc="2026-04-01T14:34:00Z">
        <w:r w:rsidR="008A4BE7">
          <w:rPr>
            <w:rStyle w:val="NormalTok"/>
          </w:rPr>
          <w:t>(</w:t>
        </w:r>
        <w:r w:rsidR="008A4BE7">
          <w:rPr>
            <w:rStyle w:val="SpecialCharTok"/>
          </w:rPr>
          <w:t>!</w:t>
        </w:r>
        <w:r w:rsidR="008A4BE7">
          <w:rPr>
            <w:rStyle w:val="FunctionTok"/>
          </w:rPr>
          <w:t>is.na</w:t>
        </w:r>
        <w:r w:rsidR="008A4BE7">
          <w:rPr>
            <w:rStyle w:val="NormalTok"/>
          </w:rPr>
          <w:t>(</w:t>
        </w:r>
        <w:r w:rsidR="008A4BE7">
          <w:rPr>
            <w:rStyle w:val="FunctionTok"/>
          </w:rPr>
          <w:t>lag</w:t>
        </w:r>
        <w:r w:rsidR="008A4BE7">
          <w:rPr>
            <w:rStyle w:val="NormalTok"/>
          </w:rPr>
          <w:t>(</w:t>
        </w:r>
        <w:proofErr w:type="spellStart"/>
        <w:del w:id="476" w:author="Johannes Zauner" w:date="2026-04-01T15:36:00Z" w16du:dateUtc="2026-04-01T13:36:00Z">
          <w:r w:rsidR="008A4BE7" w:rsidRPr="008A0236">
            <w:rPr>
              <w:rStyle w:val="NormalTok"/>
              <w:rFonts w:cs="Consolas"/>
            </w:rPr>
            <w:delText>end</w:delText>
          </w:r>
        </w:del>
        <w:r w:rsidR="008A4BE7">
          <w:rPr>
            <w:rStyle w:val="NormalTok"/>
          </w:rPr>
          <w:t>vis.break</w:t>
        </w:r>
        <w:proofErr w:type="spellEnd"/>
        <w:r w:rsidR="008A4BE7">
          <w:rPr>
            <w:rStyle w:val="NormalTok"/>
          </w:rPr>
          <w:t>)),</w:t>
        </w:r>
        <w:r w:rsidR="008A4BE7">
          <w:br/>
        </w:r>
        <w:r w:rsidR="008A4BE7">
          <w:rPr>
            <w:rStyle w:val="NormalTok"/>
          </w:rPr>
          <w:t>9</w:t>
        </w:r>
        <w:r w:rsidR="008A4BE7">
          <w:rPr>
            <w:rStyle w:val="NormalTok"/>
          </w:rPr>
          <w:t xml:space="preserve">          </w:t>
        </w:r>
        <w:r w:rsidR="008A4BE7">
          <w:rPr>
            <w:rStyle w:val="FunctionTok"/>
          </w:rPr>
          <w:t>lag</w:t>
        </w:r>
        <w:r w:rsidR="008A4BE7">
          <w:rPr>
            <w:rStyle w:val="NormalTok"/>
          </w:rPr>
          <w:t>(duration</w:t>
        </w:r>
        <w:r w:rsidR="008A4BE7">
          <w:rPr>
            <w:rStyle w:val="NormalTok"/>
          </w:rPr>
          <w:t xml:space="preserve">) </w:t>
        </w:r>
        <w:r w:rsidR="008A4BE7">
          <w:rPr>
            <w:rStyle w:val="SpecialCharTok"/>
          </w:rPr>
          <w:t>&lt;=</w:t>
        </w:r>
        <w:r w:rsidR="008A4BE7">
          <w:rPr>
            <w:rStyle w:val="NormalTok"/>
          </w:rPr>
          <w:t xml:space="preserve"> </w:t>
        </w:r>
        <w:r w:rsidR="008A4BE7">
          <w:rPr>
            <w:rStyle w:val="FunctionTok"/>
          </w:rPr>
          <w:t>duration</w:t>
        </w:r>
        <w:r w:rsidR="008A4BE7">
          <w:rPr>
            <w:rStyle w:val="NormalTok"/>
          </w:rPr>
          <w:t>(</w:t>
        </w:r>
        <w:r w:rsidR="008A4BE7">
          <w:rPr>
            <w:rStyle w:val="StringTok"/>
          </w:rPr>
          <w:t>"20 mins</w:t>
        </w:r>
        <w:del w:id="477" w:author="Johannes Zauner" w:date="2026-04-01T15:36:00Z" w16du:dateUtc="2026-04-01T13:36:00Z">
          <w:r w:rsidR="008A4BE7" w:rsidRPr="008A0236">
            <w:rPr>
              <w:rStyle w:val="StringTok"/>
              <w:rFonts w:cs="Consolas"/>
            </w:rPr>
            <w:delText>"</w:delText>
          </w:r>
          <w:r w:rsidR="008A4BE7" w:rsidRPr="008A0236">
            <w:rPr>
              <w:rStyle w:val="NormalTok"/>
              <w:rFonts w:cs="Consolas"/>
            </w:rPr>
            <w:delText xml:space="preserve">)), is.cluster) </w:delText>
          </w:r>
          <w:r w:rsidR="008A4BE7" w:rsidRPr="008A0236">
            <w:rPr>
              <w:rStyle w:val="SpecialCharTok"/>
              <w:rFonts w:cs="Consolas"/>
            </w:rPr>
            <w:delText>|&gt;</w:delText>
          </w:r>
          <w:r w:rsidR="008A4BE7" w:rsidRPr="008A0236">
            <w:rPr>
              <w:rFonts w:cs="Consolas"/>
            </w:rPr>
            <w:br/>
          </w:r>
          <w:r w:rsidR="008A4BE7">
            <w:rPr>
              <w:rStyle w:val="NormalTok"/>
            </w:rPr>
            <w:delText>8</w:delText>
          </w:r>
          <w:r w:rsidR="008A4BE7">
            <w:rPr>
              <w:rStyle w:val="NormalTok"/>
              <w:rFonts w:cs="Consolas"/>
            </w:rPr>
            <w:delText xml:space="preserve"> </w:delText>
          </w:r>
        </w:del>
        <w:r w:rsidR="008A4BE7">
          <w:rPr>
            <w:rStyle w:val="StringTok"/>
          </w:rPr>
          <w:t>"</w:t>
        </w:r>
        <w:r w:rsidR="008A4BE7">
          <w:rPr>
            <w:rStyle w:val="NormalTok"/>
          </w:rPr>
          <w:t>),</w:t>
        </w:r>
        <w:r w:rsidR="008A4BE7">
          <w:br/>
        </w:r>
        <w:r w:rsidR="008A4BE7">
          <w:rPr>
            <w:rStyle w:val="NormalTok"/>
          </w:rPr>
          <w:t>10</w:t>
        </w:r>
        <w:r w:rsidR="008A4BE7">
          <w:rPr>
            <w:rStyle w:val="NormalTok"/>
          </w:rPr>
          <w:t xml:space="preserve">         </w:t>
        </w:r>
        <w:proofErr w:type="spellStart"/>
        <w:r w:rsidR="008A4BE7">
          <w:rPr>
            <w:rStyle w:val="NormalTok"/>
          </w:rPr>
          <w:t>vis.break</w:t>
        </w:r>
        <w:proofErr w:type="spellEnd"/>
        <w:r w:rsidR="008A4BE7">
          <w:rPr>
            <w:rStyle w:val="NormalTok"/>
          </w:rPr>
          <w:t xml:space="preserve">) </w:t>
        </w:r>
        <w:r w:rsidR="008A4BE7">
          <w:rPr>
            <w:rStyle w:val="SpecialCharTok"/>
          </w:rPr>
          <w:t>|&gt;</w:t>
        </w:r>
      </w:ins>
      <w:del w:id="478" w:author="Johannes Zauner" w:date="2026-04-01T16:34:00Z" w16du:dateUtc="2026-04-01T14:34:00Z">
        <w:r w:rsidR="007C0A0D" w:rsidRPr="008A0236" w:rsidDel="008A4BE7">
          <w:rPr>
            <w:rStyle w:val="NormalTok"/>
            <w:rFonts w:cs="Consolas"/>
          </w:rPr>
          <w:delText xml:space="preserve">((start </w:delText>
        </w:r>
        <w:r w:rsidR="007C0A0D" w:rsidRPr="008A0236" w:rsidDel="008A4BE7">
          <w:rPr>
            <w:rStyle w:val="SpecialCharTok"/>
            <w:rFonts w:cs="Consolas"/>
          </w:rPr>
          <w:delText>-</w:delText>
        </w:r>
        <w:r w:rsidR="007C0A0D" w:rsidRPr="008A0236" w:rsidDel="008A4BE7">
          <w:rPr>
            <w:rStyle w:val="NormalTok"/>
            <w:rFonts w:cs="Consolas"/>
          </w:rPr>
          <w:delText xml:space="preserve"> </w:delText>
        </w:r>
        <w:r w:rsidR="007C0A0D" w:rsidRPr="008A0236" w:rsidDel="008A4BE7">
          <w:rPr>
            <w:rStyle w:val="FunctionTok"/>
            <w:rFonts w:cs="Consolas"/>
          </w:rPr>
          <w:delText>lag</w:delText>
        </w:r>
        <w:r w:rsidR="007C0A0D" w:rsidRPr="008A0236" w:rsidDel="008A4BE7">
          <w:rPr>
            <w:rStyle w:val="NormalTok"/>
            <w:rFonts w:cs="Consolas"/>
          </w:rPr>
          <w:delText xml:space="preserve">(end) </w:delText>
        </w:r>
        <w:r w:rsidR="007C0A0D" w:rsidRPr="008A0236" w:rsidDel="008A4BE7">
          <w:rPr>
            <w:rStyle w:val="SpecialCharTok"/>
            <w:rFonts w:cs="Consolas"/>
          </w:rPr>
          <w:delText>&lt;=</w:delText>
        </w:r>
        <w:r w:rsidR="007C0A0D" w:rsidRPr="008A0236" w:rsidDel="008A4BE7">
          <w:rPr>
            <w:rStyle w:val="NormalTok"/>
            <w:rFonts w:cs="Consolas"/>
          </w:rPr>
          <w:delText xml:space="preserve"> </w:delText>
        </w:r>
        <w:r w:rsidR="007C0A0D" w:rsidRPr="008A0236" w:rsidDel="008A4BE7">
          <w:rPr>
            <w:rStyle w:val="FunctionTok"/>
            <w:rFonts w:cs="Consolas"/>
          </w:rPr>
          <w:delText>duration</w:delText>
        </w:r>
        <w:r w:rsidR="007C0A0D" w:rsidRPr="008A0236" w:rsidDel="008A4BE7">
          <w:rPr>
            <w:rStyle w:val="NormalTok"/>
            <w:rFonts w:cs="Consolas"/>
          </w:rPr>
          <w:delText>(</w:delText>
        </w:r>
        <w:r w:rsidR="007C0A0D" w:rsidRPr="008A0236" w:rsidDel="008A4BE7">
          <w:rPr>
            <w:rStyle w:val="StringTok"/>
            <w:rFonts w:cs="Consolas"/>
          </w:rPr>
          <w:delText>"20 mins"</w:delText>
        </w:r>
        <w:r w:rsidR="007C0A0D" w:rsidRPr="008A0236" w:rsidDel="008A4BE7">
          <w:rPr>
            <w:rStyle w:val="NormalTok"/>
            <w:rFonts w:cs="Consolas"/>
          </w:rPr>
          <w:delText xml:space="preserve">)), is.cluster) </w:delText>
        </w:r>
        <w:r w:rsidR="007C0A0D" w:rsidRPr="008A0236" w:rsidDel="008A4BE7">
          <w:rPr>
            <w:rStyle w:val="SpecialCharTok"/>
            <w:rFonts w:cs="Consolas"/>
          </w:rPr>
          <w:delText>|&gt;</w:delText>
        </w:r>
      </w:del>
      <w:r w:rsidR="007C0A0D" w:rsidRPr="008A0236">
        <w:rPr>
          <w:rFonts w:cs="Consolas"/>
        </w:rPr>
        <w:br/>
      </w:r>
      <w:ins w:id="479" w:author="Johannes Zauner" w:date="2026-04-01T16:34:00Z" w16du:dateUtc="2026-04-01T14:34:00Z">
        <w:r w:rsidR="008A4BE7">
          <w:rPr>
            <w:rStyle w:val="NormalTok"/>
            <w:rFonts w:cs="Consolas"/>
          </w:rPr>
          <w:t>1</w:t>
        </w:r>
      </w:ins>
      <w:ins w:id="480" w:author="Johannes Zauner" w:date="2026-04-01T16:35:00Z" w16du:dateUtc="2026-04-01T14:35:00Z">
        <w:r w:rsidR="00C51F66">
          <w:rPr>
            <w:rStyle w:val="NormalTok"/>
            <w:rFonts w:cs="Consolas"/>
          </w:rPr>
          <w:t>1</w:t>
        </w:r>
      </w:ins>
      <w:del w:id="481" w:author="Johannes Zauner" w:date="2026-04-01T16:34:00Z" w16du:dateUtc="2026-04-01T14:34:00Z">
        <w:r w:rsidR="00B012F8" w:rsidDel="008A4BE7">
          <w:rPr>
            <w:rStyle w:val="NormalTok"/>
          </w:rPr>
          <w:delText>8</w:delText>
        </w:r>
        <w:r w:rsidR="00B012F8" w:rsidDel="008A4BE7">
          <w:rPr>
            <w:rStyle w:val="NormalTok"/>
            <w:rFonts w:cs="Consolas"/>
          </w:rPr>
          <w:delText xml:space="preserve"> </w:delText>
        </w:r>
      </w:del>
      <w:r w:rsidR="007C0A0D" w:rsidRPr="008A0236">
        <w:rPr>
          <w:rStyle w:val="NormalTok"/>
          <w:rFonts w:cs="Consolas"/>
        </w:rPr>
        <w:t xml:space="preserve">  </w:t>
      </w:r>
      <w:proofErr w:type="spellStart"/>
      <w:r w:rsidR="007C0A0D" w:rsidRPr="008A0236">
        <w:rPr>
          <w:rStyle w:val="FunctionTok"/>
          <w:rFonts w:cs="Consolas"/>
        </w:rPr>
        <w:t>summarize_numeric</w:t>
      </w:r>
      <w:proofErr w:type="spellEnd"/>
      <w:r w:rsidR="007C0A0D" w:rsidRPr="008A0236">
        <w:rPr>
          <w:rStyle w:val="NormalTok"/>
          <w:rFonts w:cs="Consolas"/>
        </w:rPr>
        <w:t>(</w:t>
      </w:r>
      <w:r w:rsidR="00B012F8">
        <w:rPr>
          <w:rStyle w:val="NormalTok"/>
          <w:rFonts w:cs="Consolas"/>
        </w:rPr>
        <w:br/>
      </w:r>
      <w:ins w:id="482" w:author="Johannes Zauner" w:date="2026-04-01T16:34:00Z" w16du:dateUtc="2026-04-01T14:34:00Z">
        <w:r w:rsidR="008A4BE7">
          <w:rPr>
            <w:rStyle w:val="NormalTok"/>
            <w:rFonts w:cs="Consolas"/>
          </w:rPr>
          <w:t>1</w:t>
        </w:r>
      </w:ins>
      <w:ins w:id="483" w:author="Johannes Zauner" w:date="2026-04-01T16:35:00Z" w16du:dateUtc="2026-04-01T14:35:00Z">
        <w:r w:rsidR="00C51F66">
          <w:rPr>
            <w:rStyle w:val="NormalTok"/>
            <w:rFonts w:cs="Consolas"/>
          </w:rPr>
          <w:t>2</w:t>
        </w:r>
      </w:ins>
      <w:del w:id="484" w:author="Johannes Zauner" w:date="2026-04-01T16:34:00Z" w16du:dateUtc="2026-04-01T14:34:00Z">
        <w:r w:rsidR="00B012F8" w:rsidDel="008A4BE7">
          <w:rPr>
            <w:rStyle w:val="NormalTok"/>
            <w:rFonts w:cs="Consolas"/>
          </w:rPr>
          <w:delText xml:space="preserve">9 </w:delText>
        </w:r>
      </w:del>
      <w:r w:rsidR="00B012F8">
        <w:rPr>
          <w:rStyle w:val="NormalTok"/>
          <w:rFonts w:cs="Consolas"/>
        </w:rPr>
        <w:t xml:space="preserve">         </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 xml:space="preserve">, </w:t>
      </w:r>
      <w:r w:rsidR="007C0A0D" w:rsidRPr="008A0236">
        <w:rPr>
          <w:rStyle w:val="StringTok"/>
          <w:rFonts w:cs="Consolas"/>
        </w:rPr>
        <w:t>"</w:t>
      </w:r>
      <w:proofErr w:type="spellStart"/>
      <w:r w:rsidR="007C0A0D" w:rsidRPr="008A0236">
        <w:rPr>
          <w:rStyle w:val="StringTok"/>
          <w:rFonts w:cs="Consolas"/>
        </w:rPr>
        <w:t>is.cluster</w:t>
      </w:r>
      <w:proofErr w:type="spellEnd"/>
      <w:r w:rsidR="007C0A0D" w:rsidRPr="008A0236">
        <w:rPr>
          <w:rStyle w:val="StringTok"/>
          <w:rFonts w:cs="Consolas"/>
        </w:rPr>
        <w:t>"</w:t>
      </w:r>
      <w:r w:rsidR="007C0A0D" w:rsidRPr="008A0236">
        <w:rPr>
          <w:rStyle w:val="NormalTok"/>
          <w:rFonts w:cs="Consolas"/>
        </w:rPr>
        <w:t xml:space="preserve">, </w:t>
      </w:r>
      <w:r w:rsidR="007C0A0D" w:rsidRPr="008A0236">
        <w:rPr>
          <w:rStyle w:val="StringTok"/>
          <w:rFonts w:cs="Consolas"/>
        </w:rPr>
        <w:t>"duration"</w:t>
      </w:r>
      <w:r w:rsidR="007C0A0D" w:rsidRPr="008A0236">
        <w:rPr>
          <w:rStyle w:val="NormalTok"/>
          <w:rFonts w:cs="Consolas"/>
        </w:rPr>
        <w:t>),</w:t>
      </w:r>
      <w:r w:rsidR="007C0A0D" w:rsidRPr="008A0236">
        <w:rPr>
          <w:rFonts w:cs="Consolas"/>
        </w:rPr>
        <w:br/>
      </w:r>
      <w:r w:rsidR="00B012F8">
        <w:rPr>
          <w:rStyle w:val="NormalTok"/>
        </w:rPr>
        <w:t>1</w:t>
      </w:r>
      <w:ins w:id="485" w:author="Johannes Zauner" w:date="2026-04-01T16:35:00Z" w16du:dateUtc="2026-04-01T14:35:00Z">
        <w:r w:rsidR="00C51F66">
          <w:rPr>
            <w:rStyle w:val="NormalTok"/>
            <w:rFonts w:cs="Consolas"/>
          </w:rPr>
          <w:t>3</w:t>
        </w:r>
      </w:ins>
      <w:del w:id="486" w:author="Johannes Zauner" w:date="2026-04-01T16:34:00Z" w16du:dateUtc="2026-04-01T14:34:00Z">
        <w:r w:rsidR="00B012F8" w:rsidDel="008A4BE7">
          <w:rPr>
            <w:rStyle w:val="NormalTok"/>
            <w:rFonts w:cs="Consolas"/>
          </w:rPr>
          <w:delText>0</w:delText>
        </w:r>
      </w:del>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r w:rsidR="00B012F8">
        <w:rPr>
          <w:rStyle w:val="NormalTok"/>
        </w:rPr>
        <w:t>1</w:t>
      </w:r>
      <w:ins w:id="487" w:author="Johannes Zauner" w:date="2026-04-01T16:35:00Z" w16du:dateUtc="2026-04-01T14:35:00Z">
        <w:r w:rsidR="00C51F66">
          <w:rPr>
            <w:rStyle w:val="NormalTok"/>
            <w:rFonts w:cs="Consolas"/>
          </w:rPr>
          <w:t>4</w:t>
        </w:r>
      </w:ins>
      <w:del w:id="488" w:author="Johannes Zauner" w:date="2026-04-01T16:34:00Z" w16du:dateUtc="2026-04-01T14:34:00Z">
        <w:r w:rsidR="00B012F8" w:rsidDel="008A4BE7">
          <w:rPr>
            <w:rStyle w:val="NormalTok"/>
            <w:rFonts w:cs="Consolas"/>
          </w:rPr>
          <w:delText>1</w:delText>
        </w:r>
      </w:del>
      <w:r w:rsidR="007C0A0D" w:rsidRPr="008A0236">
        <w:rPr>
          <w:rStyle w:val="NormalTok"/>
          <w:rFonts w:cs="Consolas"/>
        </w:rPr>
        <w:t xml:space="preserve">         </w:t>
      </w:r>
      <w:proofErr w:type="spellStart"/>
      <w:r w:rsidR="007C0A0D" w:rsidRPr="008A0236">
        <w:rPr>
          <w:rStyle w:val="AttributeTok"/>
          <w:rFonts w:cs="Consolas"/>
        </w:rPr>
        <w:t>add.total.duration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ins w:id="489" w:author="Johannes Zauner" w:date="2026-04-01T16:35:00Z" w16du:dateUtc="2026-04-01T14:35:00Z">
        <w:r w:rsidR="00C51F66">
          <w:rPr>
            <w:rStyle w:val="NormalTok"/>
            <w:rFonts w:cs="Consolas"/>
          </w:rPr>
          <w:t>5</w:t>
        </w:r>
      </w:ins>
      <w:del w:id="490" w:author="Johannes Zauner" w:date="2026-04-01T16:34:00Z" w16du:dateUtc="2026-04-01T14:34:00Z">
        <w:r w:rsidR="00B012F8" w:rsidDel="008A4BE7">
          <w:rPr>
            <w:rStyle w:val="NormalTok"/>
            <w:rFonts w:cs="Consolas"/>
          </w:rPr>
          <w:delText>2</w:delText>
        </w:r>
      </w:del>
      <w:r w:rsidR="007C0A0D" w:rsidRPr="008A0236">
        <w:rPr>
          <w:rStyle w:val="NormalTok"/>
          <w:rFonts w:cs="Consolas"/>
        </w:rPr>
        <w:t xml:space="preserve">  </w:t>
      </w:r>
      <w:proofErr w:type="spellStart"/>
      <w:r w:rsidR="007C0A0D" w:rsidRPr="008A0236">
        <w:rPr>
          <w:rStyle w:val="FunctionTok"/>
          <w:rFonts w:cs="Consolas"/>
        </w:rPr>
        <w:t>mean_daily</w:t>
      </w:r>
      <w:proofErr w:type="spellEnd"/>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"Daily "</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ins w:id="491" w:author="Johannes Zauner" w:date="2026-04-01T16:35:00Z" w16du:dateUtc="2026-04-01T14:35:00Z">
        <w:r w:rsidR="00C51F66">
          <w:rPr>
            <w:rStyle w:val="NormalTok"/>
            <w:rFonts w:cs="Consolas"/>
          </w:rPr>
          <w:t>6</w:t>
        </w:r>
      </w:ins>
      <w:del w:id="492" w:author="Johannes Zauner" w:date="2026-04-01T16:34:00Z" w16du:dateUtc="2026-04-01T14:34:00Z">
        <w:r w:rsidR="00B012F8" w:rsidDel="008A4BE7">
          <w:rPr>
            <w:rStyle w:val="NormalTok"/>
            <w:rFonts w:cs="Consolas"/>
          </w:rPr>
          <w:delText>3</w:delText>
        </w:r>
      </w:del>
      <w:r w:rsidR="007C0A0D" w:rsidRPr="008A0236">
        <w:rPr>
          <w:rStyle w:val="NormalTok"/>
          <w:rFonts w:cs="Consolas"/>
        </w:rPr>
        <w:t xml:space="preserve">  </w:t>
      </w:r>
      <w:proofErr w:type="spellStart"/>
      <w:r w:rsidR="007C0A0D" w:rsidRPr="008A0236">
        <w:rPr>
          <w:rStyle w:val="FunctionTok"/>
          <w:rFonts w:cs="Consolas"/>
        </w:rPr>
        <w:t>gt</w:t>
      </w:r>
      <w:proofErr w:type="spellEnd"/>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ins w:id="493" w:author="Johannes Zauner" w:date="2026-04-01T16:35:00Z" w16du:dateUtc="2026-04-01T14:35:00Z">
        <w:r w:rsidR="00C51F66">
          <w:rPr>
            <w:rStyle w:val="NormalTok"/>
            <w:rFonts w:cs="Consolas"/>
          </w:rPr>
          <w:t>7</w:t>
        </w:r>
      </w:ins>
      <w:del w:id="494" w:author="Johannes Zauner" w:date="2026-04-01T16:34:00Z" w16du:dateUtc="2026-04-01T14:34:00Z">
        <w:r w:rsidR="00B012F8" w:rsidDel="008A4BE7">
          <w:rPr>
            <w:rStyle w:val="NormalTok"/>
            <w:rFonts w:cs="Consolas"/>
          </w:rPr>
          <w:delText>4</w:delText>
        </w:r>
      </w:del>
      <w:r w:rsidR="007C0A0D" w:rsidRPr="008A0236">
        <w:rPr>
          <w:rStyle w:val="NormalTok"/>
          <w:rFonts w:cs="Consolas"/>
        </w:rPr>
        <w:t xml:space="preserve">  </w:t>
      </w:r>
      <w:proofErr w:type="spellStart"/>
      <w:r w:rsidR="007C0A0D" w:rsidRPr="008A0236">
        <w:rPr>
          <w:rStyle w:val="FunctionTok"/>
          <w:rFonts w:cs="Consolas"/>
        </w:rPr>
        <w:t>fmt_number</w:t>
      </w:r>
      <w:proofErr w:type="spellEnd"/>
      <w:r w:rsidR="007C0A0D" w:rsidRPr="008A0236">
        <w:rPr>
          <w:rStyle w:val="NormalTok"/>
          <w:rFonts w:cs="Consolas"/>
        </w:rPr>
        <w:t>(</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p>
    <w:bookmarkEnd w:id="453"/>
    <w:p w14:paraId="33593B26" w14:textId="55D2208F" w:rsidR="007C0A0D" w:rsidRPr="005A2EDF" w:rsidRDefault="007C0A0D" w:rsidP="00C86C21">
      <w:pPr>
        <w:pStyle w:val="DefinitionTerm"/>
        <w:rPr>
          <w:bCs/>
        </w:rPr>
      </w:pPr>
      <w:r w:rsidRPr="00C673E9">
        <w:rPr>
          <w:rFonts w:ascii="Arial" w:hAnsi="Arial" w:cs="Arial"/>
        </w:rPr>
        <w:t>Line 2</w:t>
      </w:r>
      <w:ins w:id="495" w:author="Johannes Zauner" w:date="2026-04-01T16:40:00Z" w16du:dateUtc="2026-04-01T14:40:00Z">
        <w:r w:rsidR="00CA0EC5">
          <w:rPr>
            <w:rFonts w:ascii="Arial" w:hAnsi="Arial" w:cs="Arial"/>
          </w:rPr>
          <w:t>-5</w:t>
        </w:r>
      </w:ins>
      <w:r w:rsidR="006D6F7F">
        <w:rPr>
          <w:rFonts w:ascii="Arial" w:hAnsi="Arial" w:cs="Arial"/>
        </w:rPr>
        <w:t xml:space="preserve"> </w:t>
      </w:r>
      <w:r w:rsidRPr="00C86C21">
        <w:rPr>
          <w:b w:val="0"/>
          <w:bCs/>
        </w:rPr>
        <w:t>Define the condition, greater 100 cm away</w:t>
      </w:r>
      <w:ins w:id="496" w:author="Johannes Zauner" w:date="2026-04-01T16:40:00Z" w16du:dateUtc="2026-04-01T14:40:00Z">
        <w:r w:rsidR="00CA0EC5" w:rsidRPr="00CA0EC5">
          <w:rPr>
            <w:b w:val="0"/>
            <w:bCs/>
            <w:rPrChange w:id="497" w:author="Johannes Zauner" w:date="2026-04-01T16:40:00Z" w16du:dateUtc="2026-04-01T14:40:00Z">
              <w:rPr/>
            </w:rPrChange>
          </w:rPr>
          <w:t xml:space="preserve">, and store it in a variable </w:t>
        </w:r>
        <w:proofErr w:type="spellStart"/>
        <w:proofErr w:type="gramStart"/>
        <w:r w:rsidR="00CA0EC5" w:rsidRPr="00CA0EC5">
          <w:rPr>
            <w:rStyle w:val="VerbatimChar"/>
            <w:b w:val="0"/>
            <w:bCs/>
            <w:rPrChange w:id="498" w:author="Johannes Zauner" w:date="2026-04-01T16:40:00Z" w16du:dateUtc="2026-04-01T14:40:00Z">
              <w:rPr>
                <w:rStyle w:val="VerbatimChar"/>
              </w:rPr>
            </w:rPrChange>
          </w:rPr>
          <w:t>vis.break</w:t>
        </w:r>
        <w:proofErr w:type="spellEnd"/>
        <w:proofErr w:type="gramEnd"/>
        <w:r w:rsidR="00CA0EC5" w:rsidRPr="00CA0EC5">
          <w:rPr>
            <w:b w:val="0"/>
            <w:bCs/>
            <w:rPrChange w:id="499" w:author="Johannes Zauner" w:date="2026-04-01T16:40:00Z" w16du:dateUtc="2026-04-01T14:40:00Z">
              <w:rPr/>
            </w:rPrChange>
          </w:rPr>
          <w:t xml:space="preserve">. </w:t>
        </w:r>
        <w:proofErr w:type="gramStart"/>
        <w:r w:rsidR="00CA0EC5" w:rsidRPr="00CA0EC5">
          <w:rPr>
            <w:b w:val="0"/>
            <w:bCs/>
            <w:rPrChange w:id="500" w:author="Johannes Zauner" w:date="2026-04-01T16:40:00Z" w16du:dateUtc="2026-04-01T14:40:00Z">
              <w:rPr/>
            </w:rPrChange>
          </w:rPr>
          <w:t>Empty groups (days),</w:t>
        </w:r>
        <w:proofErr w:type="gramEnd"/>
        <w:r w:rsidR="00CA0EC5" w:rsidRPr="00CA0EC5">
          <w:rPr>
            <w:b w:val="0"/>
            <w:bCs/>
            <w:rPrChange w:id="501" w:author="Johannes Zauner" w:date="2026-04-01T16:40:00Z" w16du:dateUtc="2026-04-01T14:40:00Z">
              <w:rPr/>
            </w:rPrChange>
          </w:rPr>
          <w:t xml:space="preserve"> should not be dropped, and the new state should not be a new grouping variable.</w:t>
        </w:r>
      </w:ins>
    </w:p>
    <w:p w14:paraId="68225D9C" w14:textId="408D0B9C" w:rsidR="007C0A0D" w:rsidRPr="005A2EDF" w:rsidRDefault="007C0A0D" w:rsidP="00C86C21">
      <w:pPr>
        <w:pStyle w:val="DefinitionTerm"/>
        <w:rPr>
          <w:bCs/>
        </w:rPr>
      </w:pPr>
      <w:r w:rsidRPr="00C673E9">
        <w:rPr>
          <w:rFonts w:ascii="Arial" w:hAnsi="Arial" w:cs="Arial"/>
        </w:rPr>
        <w:t xml:space="preserve">Line </w:t>
      </w:r>
      <w:del w:id="502" w:author="Johannes Zauner" w:date="2026-04-01T16:40:00Z" w16du:dateUtc="2026-04-01T14:40:00Z">
        <w:r w:rsidRPr="00C673E9" w:rsidDel="00CA0EC5">
          <w:rPr>
            <w:rFonts w:ascii="Arial" w:hAnsi="Arial" w:cs="Arial"/>
          </w:rPr>
          <w:delText>3</w:delText>
        </w:r>
        <w:r w:rsidR="006D6F7F" w:rsidDel="00CA0EC5">
          <w:rPr>
            <w:rFonts w:ascii="Arial" w:hAnsi="Arial" w:cs="Arial"/>
          </w:rPr>
          <w:delText xml:space="preserve"> </w:delText>
        </w:r>
      </w:del>
      <w:ins w:id="503" w:author="Johannes Zauner" w:date="2026-04-01T16:40:00Z" w16du:dateUtc="2026-04-01T14:40:00Z">
        <w:r w:rsidR="00CA0EC5">
          <w:rPr>
            <w:rFonts w:ascii="Arial" w:hAnsi="Arial" w:cs="Arial"/>
          </w:rPr>
          <w:t>7</w:t>
        </w:r>
        <w:r w:rsidR="00CA0EC5">
          <w:rPr>
            <w:rFonts w:ascii="Arial" w:hAnsi="Arial" w:cs="Arial"/>
          </w:rPr>
          <w:t xml:space="preserve"> </w:t>
        </w:r>
      </w:ins>
      <w:ins w:id="504" w:author="Johannes Zauner" w:date="2026-04-01T16:41:00Z">
        <w:r w:rsidR="00CA0EC5" w:rsidRPr="00CA0EC5">
          <w:rPr>
            <w:rFonts w:ascii="Arial" w:hAnsi="Arial" w:cs="Arial"/>
            <w:b w:val="0"/>
            <w:bCs/>
            <w:rPrChange w:id="505" w:author="Johannes Zauner" w:date="2026-04-01T16:41:00Z" w16du:dateUtc="2026-04-01T14:41:00Z">
              <w:rPr>
                <w:rFonts w:ascii="Arial" w:hAnsi="Arial" w:cs="Arial"/>
              </w:rPr>
            </w:rPrChange>
          </w:rPr>
          <w:t xml:space="preserve">Because </w:t>
        </w:r>
        <w:proofErr w:type="spellStart"/>
        <w:r w:rsidR="00CA0EC5" w:rsidRPr="00CA0EC5">
          <w:rPr>
            <w:rFonts w:ascii="Arial" w:hAnsi="Arial" w:cs="Arial"/>
            <w:b w:val="0"/>
            <w:bCs/>
            <w:i/>
            <w:rPrChange w:id="506" w:author="Johannes Zauner" w:date="2026-04-01T16:41:00Z" w16du:dateUtc="2026-04-01T14:41:00Z">
              <w:rPr>
                <w:rFonts w:ascii="Arial" w:hAnsi="Arial" w:cs="Arial"/>
                <w:i/>
              </w:rPr>
            </w:rPrChange>
          </w:rPr>
          <w:t>extract_</w:t>
        </w:r>
        <w:proofErr w:type="gramStart"/>
        <w:r w:rsidR="00CA0EC5" w:rsidRPr="00CA0EC5">
          <w:rPr>
            <w:rFonts w:ascii="Arial" w:hAnsi="Arial" w:cs="Arial"/>
            <w:b w:val="0"/>
            <w:bCs/>
            <w:i/>
            <w:rPrChange w:id="507" w:author="Johannes Zauner" w:date="2026-04-01T16:41:00Z" w16du:dateUtc="2026-04-01T14:41:00Z">
              <w:rPr>
                <w:rFonts w:ascii="Arial" w:hAnsi="Arial" w:cs="Arial"/>
                <w:i/>
              </w:rPr>
            </w:rPrChange>
          </w:rPr>
          <w:t>states</w:t>
        </w:r>
        <w:proofErr w:type="spellEnd"/>
        <w:r w:rsidR="00CA0EC5" w:rsidRPr="00CA0EC5">
          <w:rPr>
            <w:rFonts w:ascii="Arial" w:hAnsi="Arial" w:cs="Arial"/>
            <w:b w:val="0"/>
            <w:bCs/>
            <w:i/>
            <w:rPrChange w:id="508" w:author="Johannes Zauner" w:date="2026-04-01T16:41:00Z" w16du:dateUtc="2026-04-01T14:41:00Z">
              <w:rPr>
                <w:rFonts w:ascii="Arial" w:hAnsi="Arial" w:cs="Arial"/>
                <w:i/>
              </w:rPr>
            </w:rPrChange>
          </w:rPr>
          <w:t>(</w:t>
        </w:r>
        <w:proofErr w:type="gramEnd"/>
        <w:r w:rsidR="00CA0EC5" w:rsidRPr="00CA0EC5">
          <w:rPr>
            <w:rFonts w:ascii="Arial" w:hAnsi="Arial" w:cs="Arial"/>
            <w:b w:val="0"/>
            <w:bCs/>
            <w:i/>
            <w:rPrChange w:id="509" w:author="Johannes Zauner" w:date="2026-04-01T16:41:00Z" w16du:dateUtc="2026-04-01T14:41:00Z">
              <w:rPr>
                <w:rFonts w:ascii="Arial" w:hAnsi="Arial" w:cs="Arial"/>
                <w:i/>
              </w:rPr>
            </w:rPrChange>
          </w:rPr>
          <w:t>)</w:t>
        </w:r>
        <w:r w:rsidR="00CA0EC5" w:rsidRPr="00CA0EC5">
          <w:rPr>
            <w:rFonts w:ascii="Arial" w:hAnsi="Arial" w:cs="Arial"/>
            <w:b w:val="0"/>
            <w:bCs/>
            <w:rPrChange w:id="510" w:author="Johannes Zauner" w:date="2026-04-01T16:41:00Z" w16du:dateUtc="2026-04-01T14:41:00Z">
              <w:rPr>
                <w:rFonts w:ascii="Arial" w:hAnsi="Arial" w:cs="Arial"/>
              </w:rPr>
            </w:rPrChange>
          </w:rPr>
          <w:t xml:space="preserve"> sorts the output by the new states, we need to arrange them in timely order</w:t>
        </w:r>
      </w:ins>
      <w:del w:id="511" w:author="Johannes Zauner" w:date="2026-04-01T16:41:00Z" w16du:dateUtc="2026-04-01T14:41:00Z">
        <w:r w:rsidRPr="00C86C21" w:rsidDel="00CA0EC5">
          <w:rPr>
            <w:b w:val="0"/>
            <w:bCs/>
          </w:rPr>
          <w:delText>Define the minimum duration</w:delText>
        </w:r>
      </w:del>
    </w:p>
    <w:p w14:paraId="62381449" w14:textId="37E0FF72" w:rsidR="007C0A0D" w:rsidRPr="005A2EDF" w:rsidRDefault="007C0A0D" w:rsidP="00C86C21">
      <w:pPr>
        <w:pStyle w:val="DefinitionTerm"/>
        <w:rPr>
          <w:bCs/>
        </w:rPr>
      </w:pPr>
      <w:r w:rsidRPr="00C673E9">
        <w:rPr>
          <w:rFonts w:ascii="Arial" w:hAnsi="Arial" w:cs="Arial"/>
        </w:rPr>
        <w:t xml:space="preserve">Line </w:t>
      </w:r>
      <w:del w:id="512" w:author="Johannes Zauner" w:date="2026-04-01T16:41:00Z" w16du:dateUtc="2026-04-01T14:41:00Z">
        <w:r w:rsidRPr="00C673E9" w:rsidDel="00055633">
          <w:rPr>
            <w:rFonts w:ascii="Arial" w:hAnsi="Arial" w:cs="Arial"/>
          </w:rPr>
          <w:delText>4</w:delText>
        </w:r>
        <w:r w:rsidR="006D6F7F" w:rsidDel="00055633">
          <w:rPr>
            <w:rFonts w:ascii="Arial" w:hAnsi="Arial" w:cs="Arial"/>
          </w:rPr>
          <w:delText xml:space="preserve"> </w:delText>
        </w:r>
      </w:del>
      <w:ins w:id="513" w:author="Johannes Zauner" w:date="2026-04-01T16:41:00Z" w16du:dateUtc="2026-04-01T14:41:00Z">
        <w:r w:rsidR="00055633">
          <w:rPr>
            <w:rFonts w:ascii="Arial" w:hAnsi="Arial" w:cs="Arial"/>
          </w:rPr>
          <w:t>8</w:t>
        </w:r>
        <w:r w:rsidR="00055633">
          <w:rPr>
            <w:rFonts w:ascii="Arial" w:hAnsi="Arial" w:cs="Arial"/>
          </w:rPr>
          <w:t xml:space="preserve"> </w:t>
        </w:r>
      </w:ins>
      <w:ins w:id="514" w:author="Johannes Zauner" w:date="2026-04-01T16:41:00Z">
        <w:del w:id="515" w:author="Johannes Zauner" w:date="2026-04-01T15:36:00Z">
          <w:r w:rsidR="00055633" w:rsidRPr="00055633">
            <w:rPr>
              <w:rFonts w:ascii="Arial" w:hAnsi="Arial" w:cs="Arial"/>
              <w:b w:val="0"/>
              <w:bCs/>
              <w:rPrChange w:id="516" w:author="Johannes Zauner" w:date="2026-04-01T16:41:00Z" w16du:dateUtc="2026-04-01T14:41:00Z">
                <w:rPr>
                  <w:rFonts w:ascii="Arial" w:hAnsi="Arial" w:cs="Arial"/>
                </w:rPr>
              </w:rPrChange>
            </w:rPr>
            <w:delText xml:space="preserve">Line 7 </w:delText>
          </w:r>
          <w:r w:rsidR="00055633" w:rsidRPr="00055633">
            <w:rPr>
              <w:rFonts w:ascii="Arial" w:hAnsi="Arial" w:cs="Arial"/>
              <w:b w:val="0"/>
              <w:bCs/>
              <w:rPrChange w:id="517" w:author="Johannes Zauner" w:date="2026-04-01T16:41:00Z" w16du:dateUtc="2026-04-01T14:41:00Z">
                <w:rPr>
                  <w:rFonts w:ascii="Arial" w:hAnsi="Arial" w:cs="Arial"/>
                  <w:bCs/>
                </w:rPr>
              </w:rPrChange>
            </w:rPr>
            <w:delText>Return only clusters with</w:delText>
          </w:r>
        </w:del>
        <w:r w:rsidR="00055633" w:rsidRPr="00055633">
          <w:rPr>
            <w:rFonts w:ascii="Arial" w:hAnsi="Arial" w:cs="Arial"/>
            <w:b w:val="0"/>
            <w:bCs/>
            <w:rPrChange w:id="518" w:author="Johannes Zauner" w:date="2026-04-01T16:41:00Z" w16du:dateUtc="2026-04-01T14:41:00Z">
              <w:rPr>
                <w:rFonts w:ascii="Arial" w:hAnsi="Arial" w:cs="Arial"/>
              </w:rPr>
            </w:rPrChange>
          </w:rPr>
          <w:t>Only keep instances where the</w:t>
        </w:r>
        <w:r w:rsidR="00055633" w:rsidRPr="00055633">
          <w:rPr>
            <w:rFonts w:ascii="Arial" w:hAnsi="Arial" w:cs="Arial"/>
            <w:b w:val="0"/>
            <w:bCs/>
            <w:rPrChange w:id="519" w:author="Johannes Zauner" w:date="2026-04-01T16:41:00Z" w16du:dateUtc="2026-04-01T14:41:00Z">
              <w:rPr>
                <w:rFonts w:ascii="Arial" w:hAnsi="Arial" w:cs="Arial"/>
              </w:rPr>
            </w:rPrChange>
          </w:rPr>
          <w:t xml:space="preserve"> previous </w:t>
        </w:r>
        <w:del w:id="520" w:author="Johannes Zauner" w:date="2026-04-01T15:36:00Z">
          <w:r w:rsidR="00055633" w:rsidRPr="00055633">
            <w:rPr>
              <w:rFonts w:ascii="Arial" w:hAnsi="Arial" w:cs="Arial"/>
              <w:b w:val="0"/>
              <w:bCs/>
              <w:rPrChange w:id="521" w:author="Johannes Zauner" w:date="2026-04-01T16:41:00Z" w16du:dateUtc="2026-04-01T14:41:00Z">
                <w:rPr>
                  <w:rFonts w:ascii="Arial" w:hAnsi="Arial" w:cs="Arial"/>
                  <w:bCs/>
                </w:rPr>
              </w:rPrChange>
            </w:rPr>
            <w:delText>episode lengths of maximum</w:delText>
          </w:r>
        </w:del>
        <w:r w:rsidR="00055633" w:rsidRPr="00055633">
          <w:rPr>
            <w:rFonts w:ascii="Arial" w:hAnsi="Arial" w:cs="Arial"/>
            <w:b w:val="0"/>
            <w:bCs/>
            <w:rPrChange w:id="522" w:author="Johannes Zauner" w:date="2026-04-01T16:41:00Z" w16du:dateUtc="2026-04-01T14:41:00Z">
              <w:rPr>
                <w:rFonts w:ascii="Arial" w:hAnsi="Arial" w:cs="Arial"/>
              </w:rPr>
            </w:rPrChange>
          </w:rPr>
          <w:t xml:space="preserve">condition is not </w:t>
        </w:r>
        <w:r w:rsidR="00055633" w:rsidRPr="00055633">
          <w:rPr>
            <w:rFonts w:ascii="Arial" w:hAnsi="Arial" w:cs="Arial"/>
            <w:b w:val="0"/>
            <w:bCs/>
            <w:i/>
            <w:rPrChange w:id="523" w:author="Johannes Zauner" w:date="2026-04-01T16:41:00Z" w16du:dateUtc="2026-04-01T14:41:00Z">
              <w:rPr>
                <w:rFonts w:ascii="Arial" w:hAnsi="Arial" w:cs="Arial"/>
                <w:i/>
              </w:rPr>
            </w:rPrChange>
          </w:rPr>
          <w:t>NA</w:t>
        </w:r>
        <w:r w:rsidR="00055633" w:rsidRPr="00055633">
          <w:rPr>
            <w:rFonts w:ascii="Arial" w:hAnsi="Arial" w:cs="Arial"/>
            <w:b w:val="0"/>
            <w:bCs/>
            <w:rPrChange w:id="524" w:author="Johannes Zauner" w:date="2026-04-01T16:41:00Z" w16du:dateUtc="2026-04-01T14:41:00Z">
              <w:rPr>
                <w:rFonts w:ascii="Arial" w:hAnsi="Arial" w:cs="Arial"/>
              </w:rPr>
            </w:rPrChange>
          </w:rPr>
          <w:t xml:space="preserve"> (i.e., we do not know whether it is below or above 100 cm distance)</w:t>
        </w:r>
      </w:ins>
      <w:del w:id="525" w:author="Johannes Zauner" w:date="2026-04-01T16:41:00Z" w16du:dateUtc="2026-04-01T14:41:00Z">
        <w:r w:rsidRPr="00C86C21" w:rsidDel="00055633">
          <w:rPr>
            <w:b w:val="0"/>
            <w:bCs/>
          </w:rPr>
          <w:delText>Return non-clusters as well</w:delText>
        </w:r>
      </w:del>
    </w:p>
    <w:p w14:paraId="6DF67507" w14:textId="6F8FEF33" w:rsidR="007C0A0D" w:rsidRPr="00055633" w:rsidRDefault="007C0A0D" w:rsidP="00C86C21">
      <w:pPr>
        <w:pStyle w:val="DefinitionTerm"/>
        <w:rPr>
          <w:rFonts w:ascii="Arial" w:hAnsi="Arial" w:cs="Arial"/>
          <w:b w:val="0"/>
          <w:bCs/>
          <w:rPrChange w:id="526" w:author="Johannes Zauner" w:date="2026-04-01T16:42:00Z" w16du:dateUtc="2026-04-01T14:42:00Z">
            <w:rPr>
              <w:bCs/>
            </w:rPr>
          </w:rPrChange>
        </w:rPr>
      </w:pPr>
      <w:r w:rsidRPr="00C673E9">
        <w:rPr>
          <w:rFonts w:ascii="Arial" w:hAnsi="Arial" w:cs="Arial"/>
        </w:rPr>
        <w:t xml:space="preserve">Line </w:t>
      </w:r>
      <w:del w:id="527" w:author="Johannes Zauner" w:date="2026-04-01T16:42:00Z" w16du:dateUtc="2026-04-01T14:42:00Z">
        <w:r w:rsidRPr="00C673E9" w:rsidDel="00055633">
          <w:rPr>
            <w:rFonts w:ascii="Arial" w:hAnsi="Arial" w:cs="Arial"/>
          </w:rPr>
          <w:delText>5</w:delText>
        </w:r>
        <w:r w:rsidR="006D6F7F" w:rsidDel="00055633">
          <w:rPr>
            <w:rFonts w:ascii="Arial" w:hAnsi="Arial" w:cs="Arial"/>
          </w:rPr>
          <w:delText xml:space="preserve"> </w:delText>
        </w:r>
      </w:del>
      <w:ins w:id="528" w:author="Johannes Zauner" w:date="2026-04-01T16:42:00Z" w16du:dateUtc="2026-04-01T14:42:00Z">
        <w:r w:rsidR="00055633">
          <w:rPr>
            <w:rFonts w:ascii="Arial" w:hAnsi="Arial" w:cs="Arial"/>
          </w:rPr>
          <w:t>9</w:t>
        </w:r>
        <w:r w:rsidR="00055633">
          <w:rPr>
            <w:rFonts w:ascii="Arial" w:hAnsi="Arial" w:cs="Arial"/>
          </w:rPr>
          <w:t xml:space="preserve"> </w:t>
        </w:r>
      </w:ins>
      <w:ins w:id="529" w:author="Johannes Zauner" w:date="2026-04-01T16:42:00Z">
        <w:r w:rsidR="00055633" w:rsidRPr="00055633">
          <w:rPr>
            <w:rFonts w:ascii="Arial" w:hAnsi="Arial" w:cs="Arial"/>
            <w:b w:val="0"/>
            <w:bCs/>
            <w:rPrChange w:id="530" w:author="Johannes Zauner" w:date="2026-04-01T16:42:00Z" w16du:dateUtc="2026-04-01T14:42:00Z">
              <w:rPr>
                <w:rFonts w:ascii="Arial" w:hAnsi="Arial" w:cs="Arial"/>
              </w:rPr>
            </w:rPrChange>
          </w:rPr>
          <w:t xml:space="preserve">Only keep instances, where the previous conditions </w:t>
        </w:r>
        <w:proofErr w:type="gramStart"/>
        <w:r w:rsidR="00055633" w:rsidRPr="00055633">
          <w:rPr>
            <w:rFonts w:ascii="Arial" w:hAnsi="Arial" w:cs="Arial"/>
            <w:b w:val="0"/>
            <w:bCs/>
            <w:rPrChange w:id="531" w:author="Johannes Zauner" w:date="2026-04-01T16:42:00Z" w16du:dateUtc="2026-04-01T14:42:00Z">
              <w:rPr>
                <w:rFonts w:ascii="Arial" w:hAnsi="Arial" w:cs="Arial"/>
              </w:rPr>
            </w:rPrChange>
          </w:rPr>
          <w:t>is</w:t>
        </w:r>
        <w:proofErr w:type="gramEnd"/>
        <w:r w:rsidR="00055633" w:rsidRPr="00055633">
          <w:rPr>
            <w:rFonts w:ascii="Arial" w:hAnsi="Arial" w:cs="Arial"/>
            <w:b w:val="0"/>
            <w:bCs/>
            <w:rPrChange w:id="532" w:author="Johannes Zauner" w:date="2026-04-01T16:42:00Z" w16du:dateUtc="2026-04-01T14:42:00Z">
              <w:rPr>
                <w:rFonts w:ascii="Arial" w:hAnsi="Arial" w:cs="Arial"/>
              </w:rPr>
            </w:rPrChange>
          </w:rPr>
          <w:t xml:space="preserve"> at max</w:t>
        </w:r>
        <w:r w:rsidR="00055633" w:rsidRPr="00055633">
          <w:rPr>
            <w:rFonts w:ascii="Arial" w:hAnsi="Arial" w:cs="Arial"/>
            <w:b w:val="0"/>
            <w:bCs/>
            <w:rPrChange w:id="533" w:author="Johannes Zauner" w:date="2026-04-01T16:42:00Z" w16du:dateUtc="2026-04-01T14:42:00Z">
              <w:rPr>
                <w:rFonts w:ascii="Arial" w:hAnsi="Arial" w:cs="Arial"/>
              </w:rPr>
            </w:rPrChange>
          </w:rPr>
          <w:t xml:space="preserve"> 20 minutes</w:t>
        </w:r>
      </w:ins>
      <w:ins w:id="534" w:author="Johannes Zauner" w:date="2026-04-01T16:42:00Z" w16du:dateUtc="2026-04-01T14:42:00Z">
        <w:r w:rsidR="00055633">
          <w:rPr>
            <w:rFonts w:ascii="Arial" w:hAnsi="Arial" w:cs="Arial"/>
            <w:b w:val="0"/>
            <w:bCs/>
          </w:rPr>
          <w:t xml:space="preserve"> </w:t>
        </w:r>
      </w:ins>
      <w:del w:id="535" w:author="Johannes Zauner" w:date="2026-04-01T16:42:00Z" w16du:dateUtc="2026-04-01T14:42:00Z">
        <w:r w:rsidRPr="00C86C21" w:rsidDel="00055633">
          <w:rPr>
            <w:b w:val="0"/>
            <w:bCs/>
          </w:rPr>
          <w:delText>Keep all days, even without clusters</w:delText>
        </w:r>
      </w:del>
    </w:p>
    <w:p w14:paraId="19145F66" w14:textId="23997E1B" w:rsidR="007C0A0D" w:rsidRPr="00C673E9" w:rsidRDefault="007C0A0D" w:rsidP="00D518CF">
      <w:pPr>
        <w:pStyle w:val="DefinitionTerm"/>
      </w:pPr>
      <w:r w:rsidRPr="00C673E9">
        <w:rPr>
          <w:rFonts w:ascii="Arial" w:hAnsi="Arial" w:cs="Arial"/>
        </w:rPr>
        <w:t xml:space="preserve">Line </w:t>
      </w:r>
      <w:ins w:id="536" w:author="Johannes Zauner" w:date="2026-04-01T16:42:00Z" w16du:dateUtc="2026-04-01T14:42:00Z">
        <w:r w:rsidR="00055633">
          <w:rPr>
            <w:rFonts w:ascii="Arial" w:hAnsi="Arial" w:cs="Arial"/>
          </w:rPr>
          <w:t>10</w:t>
        </w:r>
      </w:ins>
      <w:del w:id="537" w:author="Johannes Zauner" w:date="2026-04-01T16:42:00Z" w16du:dateUtc="2026-04-01T14:42:00Z">
        <w:r w:rsidRPr="00C673E9" w:rsidDel="00055633">
          <w:rPr>
            <w:rFonts w:ascii="Arial" w:hAnsi="Arial" w:cs="Arial"/>
          </w:rPr>
          <w:delText>7</w:delText>
        </w:r>
      </w:del>
      <w:r w:rsidR="006D6F7F">
        <w:rPr>
          <w:rFonts w:ascii="Arial" w:hAnsi="Arial" w:cs="Arial"/>
        </w:rPr>
        <w:t xml:space="preserve"> </w:t>
      </w:r>
      <w:ins w:id="538" w:author="Johannes Zauner" w:date="2026-04-01T16:42:00Z">
        <w:r w:rsidR="00D518CF" w:rsidRPr="00D518CF">
          <w:rPr>
            <w:rFonts w:ascii="Arial" w:hAnsi="Arial" w:cs="Arial"/>
            <w:b w:val="0"/>
            <w:bCs/>
            <w:rPrChange w:id="539" w:author="Johannes Zauner" w:date="2026-04-01T16:42:00Z" w16du:dateUtc="2026-04-01T14:42:00Z">
              <w:rPr>
                <w:rFonts w:ascii="Arial" w:hAnsi="Arial" w:cs="Arial"/>
              </w:rPr>
            </w:rPrChange>
          </w:rPr>
          <w:t>Only keep instances, where the current condition is equal to or greater 100 cm distance</w:t>
        </w:r>
      </w:ins>
      <w:del w:id="540" w:author="Johannes Zauner" w:date="2026-04-01T16:42:00Z" w16du:dateUtc="2026-04-01T14:42:00Z">
        <w:r w:rsidRPr="00C86C21" w:rsidDel="00D518CF">
          <w:rPr>
            <w:b w:val="0"/>
            <w:bCs/>
          </w:rPr>
          <w:delText>Return only clusters with previous episode lengths of maximum 20</w:delText>
        </w:r>
        <w:r w:rsidRPr="00C673E9" w:rsidDel="00D518CF">
          <w:delText xml:space="preserve"> </w:delText>
        </w:r>
        <w:r w:rsidRPr="00C86C21" w:rsidDel="00D518CF">
          <w:rPr>
            <w:b w:val="0"/>
            <w:bCs/>
          </w:rPr>
          <w:delText>minutes</w:delText>
        </w:r>
      </w:del>
    </w:p>
    <w:p w14:paraId="3BEE86E0" w14:textId="07C7EF2C" w:rsidR="007C0A0D" w:rsidRPr="005A2EDF" w:rsidRDefault="007C0A0D" w:rsidP="00C86C21">
      <w:pPr>
        <w:pStyle w:val="DefinitionTerm"/>
        <w:rPr>
          <w:bCs/>
        </w:rPr>
      </w:pPr>
      <w:r w:rsidRPr="00C673E9">
        <w:rPr>
          <w:rFonts w:ascii="Arial" w:hAnsi="Arial" w:cs="Arial"/>
        </w:rPr>
        <w:t xml:space="preserve">Lines </w:t>
      </w:r>
      <w:ins w:id="541" w:author="Johannes Zauner" w:date="2026-04-01T16:42:00Z" w16du:dateUtc="2026-04-01T14:42:00Z">
        <w:r w:rsidR="00481D6D">
          <w:rPr>
            <w:rFonts w:ascii="Arial" w:hAnsi="Arial" w:cs="Arial"/>
          </w:rPr>
          <w:t>11</w:t>
        </w:r>
      </w:ins>
      <w:del w:id="542" w:author="Johannes Zauner" w:date="2026-04-01T16:42:00Z" w16du:dateUtc="2026-04-01T14:42:00Z">
        <w:r w:rsidRPr="00C673E9" w:rsidDel="00481D6D">
          <w:rPr>
            <w:rFonts w:ascii="Arial" w:hAnsi="Arial" w:cs="Arial"/>
          </w:rPr>
          <w:delText>8</w:delText>
        </w:r>
      </w:del>
      <w:r w:rsidRPr="00C673E9">
        <w:rPr>
          <w:rFonts w:ascii="Arial" w:hAnsi="Arial" w:cs="Arial"/>
        </w:rPr>
        <w:t>-1</w:t>
      </w:r>
      <w:ins w:id="543" w:author="Johannes Zauner" w:date="2026-04-01T16:43:00Z" w16du:dateUtc="2026-04-01T14:43:00Z">
        <w:r w:rsidR="00481D6D">
          <w:rPr>
            <w:rFonts w:ascii="Arial" w:hAnsi="Arial" w:cs="Arial"/>
          </w:rPr>
          <w:t>4</w:t>
        </w:r>
      </w:ins>
      <w:del w:id="544" w:author="Johannes Zauner" w:date="2026-04-01T16:42:00Z" w16du:dateUtc="2026-04-01T14:42:00Z">
        <w:r w:rsidR="00B012F8" w:rsidDel="00481D6D">
          <w:rPr>
            <w:rFonts w:ascii="Arial" w:hAnsi="Arial" w:cs="Arial"/>
          </w:rPr>
          <w:delText>1</w:delText>
        </w:r>
      </w:del>
      <w:r w:rsidR="00B76A8C">
        <w:rPr>
          <w:rFonts w:ascii="Arial" w:hAnsi="Arial" w:cs="Arial"/>
        </w:rPr>
        <w:t xml:space="preserve"> </w:t>
      </w:r>
      <w:r w:rsidRPr="00C86C21">
        <w:rPr>
          <w:b w:val="0"/>
          <w:bCs/>
        </w:rPr>
        <w:t>Count the number of episodes</w:t>
      </w:r>
    </w:p>
    <w:p w14:paraId="7EC45343" w14:textId="10357B4C" w:rsidR="007C0A0D" w:rsidRPr="005A2EDF" w:rsidRDefault="007C0A0D" w:rsidP="00C86C21">
      <w:pPr>
        <w:pStyle w:val="DefinitionTerm"/>
        <w:rPr>
          <w:bCs/>
        </w:rPr>
      </w:pPr>
      <w:r w:rsidRPr="00C673E9">
        <w:rPr>
          <w:rFonts w:ascii="Arial" w:hAnsi="Arial" w:cs="Arial"/>
        </w:rPr>
        <w:t>Line 1</w:t>
      </w:r>
      <w:ins w:id="545" w:author="Johannes Zauner" w:date="2026-04-01T16:43:00Z" w16du:dateUtc="2026-04-01T14:43:00Z">
        <w:r w:rsidR="00481D6D">
          <w:rPr>
            <w:rFonts w:ascii="Arial" w:hAnsi="Arial" w:cs="Arial"/>
          </w:rPr>
          <w:t>5</w:t>
        </w:r>
      </w:ins>
      <w:del w:id="546" w:author="Johannes Zauner" w:date="2026-04-01T16:43:00Z" w16du:dateUtc="2026-04-01T14:43:00Z">
        <w:r w:rsidR="00B012F8" w:rsidDel="00481D6D">
          <w:rPr>
            <w:rFonts w:ascii="Arial" w:hAnsi="Arial" w:cs="Arial"/>
          </w:rPr>
          <w:delText>2</w:delText>
        </w:r>
      </w:del>
      <w:r w:rsidR="00B76A8C">
        <w:rPr>
          <w:rFonts w:ascii="Arial" w:hAnsi="Arial" w:cs="Arial"/>
        </w:rPr>
        <w:t xml:space="preserve"> </w:t>
      </w:r>
      <w:r w:rsidRPr="00C86C21">
        <w:rPr>
          <w:b w:val="0"/>
          <w:bCs/>
        </w:rPr>
        <w:t>Calculate daily means</w:t>
      </w:r>
    </w:p>
    <w:p w14:paraId="45234AC3" w14:textId="04DA7F34" w:rsidR="007C0A0D" w:rsidRDefault="007C0A0D" w:rsidP="00B76A8C">
      <w:pPr>
        <w:pStyle w:val="DefinitionTerm"/>
        <w:rPr>
          <w:b w:val="0"/>
          <w:bCs/>
        </w:rPr>
      </w:pPr>
      <w:r w:rsidRPr="00C673E9">
        <w:rPr>
          <w:rFonts w:ascii="Arial" w:hAnsi="Arial" w:cs="Arial"/>
        </w:rPr>
        <w:t>Lines 1</w:t>
      </w:r>
      <w:ins w:id="547" w:author="Johannes Zauner" w:date="2026-04-01T16:43:00Z" w16du:dateUtc="2026-04-01T14:43:00Z">
        <w:r w:rsidR="00481D6D">
          <w:rPr>
            <w:rFonts w:ascii="Arial" w:hAnsi="Arial" w:cs="Arial"/>
          </w:rPr>
          <w:t>6</w:t>
        </w:r>
      </w:ins>
      <w:del w:id="548" w:author="Johannes Zauner" w:date="2026-04-01T16:43:00Z" w16du:dateUtc="2026-04-01T14:43:00Z">
        <w:r w:rsidR="00B012F8" w:rsidDel="00481D6D">
          <w:rPr>
            <w:rFonts w:ascii="Arial" w:hAnsi="Arial" w:cs="Arial"/>
          </w:rPr>
          <w:delText>3</w:delText>
        </w:r>
      </w:del>
      <w:r w:rsidRPr="00C673E9">
        <w:rPr>
          <w:rFonts w:ascii="Arial" w:hAnsi="Arial" w:cs="Arial"/>
        </w:rPr>
        <w:t>-1</w:t>
      </w:r>
      <w:ins w:id="549" w:author="Johannes Zauner" w:date="2026-04-01T16:43:00Z" w16du:dateUtc="2026-04-01T14:43:00Z">
        <w:r w:rsidR="00481D6D">
          <w:rPr>
            <w:rFonts w:ascii="Arial" w:hAnsi="Arial" w:cs="Arial"/>
          </w:rPr>
          <w:t>7</w:t>
        </w:r>
      </w:ins>
      <w:del w:id="550" w:author="Johannes Zauner" w:date="2026-04-01T16:43:00Z" w16du:dateUtc="2026-04-01T14:43:00Z">
        <w:r w:rsidR="00B012F8" w:rsidDel="00481D6D">
          <w:rPr>
            <w:rFonts w:ascii="Arial" w:hAnsi="Arial" w:cs="Arial"/>
          </w:rPr>
          <w:delText>4</w:delText>
        </w:r>
      </w:del>
      <w:r w:rsidR="00B76A8C">
        <w:rPr>
          <w:rFonts w:ascii="Arial" w:hAnsi="Arial" w:cs="Arial"/>
        </w:rPr>
        <w:t xml:space="preserve"> </w:t>
      </w:r>
      <w:r w:rsidRPr="00C86C21">
        <w:rPr>
          <w:b w:val="0"/>
          <w:bCs/>
        </w:rPr>
        <w:t>Table generation</w:t>
      </w:r>
    </w:p>
    <w:p w14:paraId="60C8105E" w14:textId="77777777" w:rsidR="00B012F8" w:rsidRDefault="00B012F8" w:rsidP="00146E27">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134"/>
        <w:gridCol w:w="1560"/>
      </w:tblGrid>
      <w:tr w:rsidR="00146E27" w:rsidRPr="00D33ED1" w14:paraId="1F3B15BF" w14:textId="77777777" w:rsidTr="0047611C">
        <w:trPr>
          <w:cantSplit/>
          <w:tblHeader/>
          <w:jc w:val="center"/>
        </w:trPr>
        <w:tc>
          <w:tcPr>
            <w:tcW w:w="1134" w:type="dxa"/>
            <w:tcBorders>
              <w:bottom w:val="single" w:sz="4" w:space="0" w:color="auto"/>
            </w:tcBorders>
          </w:tcPr>
          <w:p w14:paraId="4B3C9193" w14:textId="77777777" w:rsidR="00146E27" w:rsidRPr="00D33ED1" w:rsidRDefault="00146E27" w:rsidP="0047611C">
            <w:pPr>
              <w:rPr>
                <w:b/>
                <w:bCs/>
              </w:rPr>
            </w:pPr>
          </w:p>
        </w:tc>
        <w:tc>
          <w:tcPr>
            <w:tcW w:w="1560" w:type="dxa"/>
            <w:tcBorders>
              <w:bottom w:val="single" w:sz="4" w:space="0" w:color="auto"/>
            </w:tcBorders>
          </w:tcPr>
          <w:p w14:paraId="6DA99EB9" w14:textId="77777777" w:rsidR="00146E27" w:rsidRPr="00D33ED1" w:rsidRDefault="00146E27" w:rsidP="0047611C">
            <w:pPr>
              <w:rPr>
                <w:b/>
                <w:bCs/>
              </w:rPr>
            </w:pPr>
            <w:r w:rsidRPr="00D33ED1">
              <w:rPr>
                <w:b/>
                <w:bCs/>
              </w:rPr>
              <w:t>Daily episodes</w:t>
            </w:r>
          </w:p>
        </w:tc>
      </w:tr>
      <w:tr w:rsidR="00EF17A4" w:rsidRPr="00D33ED1" w14:paraId="48F5767E" w14:textId="77777777" w:rsidTr="0047611C">
        <w:trPr>
          <w:cantSplit/>
          <w:jc w:val="center"/>
        </w:trPr>
        <w:tc>
          <w:tcPr>
            <w:tcW w:w="1134" w:type="dxa"/>
            <w:tcBorders>
              <w:top w:val="single" w:sz="4" w:space="0" w:color="auto"/>
            </w:tcBorders>
          </w:tcPr>
          <w:p w14:paraId="38BE0180" w14:textId="77777777" w:rsidR="00EF17A4" w:rsidRPr="00D33ED1" w:rsidRDefault="00EF17A4" w:rsidP="00EF17A4">
            <w:r w:rsidRPr="00D33ED1">
              <w:t>Mean daily</w:t>
            </w:r>
          </w:p>
        </w:tc>
        <w:tc>
          <w:tcPr>
            <w:tcW w:w="1560" w:type="dxa"/>
            <w:tcBorders>
              <w:top w:val="single" w:sz="4" w:space="0" w:color="auto"/>
            </w:tcBorders>
          </w:tcPr>
          <w:p w14:paraId="6C4C5F6B" w14:textId="606D3223" w:rsidR="00EF17A4" w:rsidRPr="00EF17A4" w:rsidRDefault="00EF17A4" w:rsidP="00EF17A4">
            <w:pPr>
              <w:jc w:val="center"/>
              <w:rPr>
                <w:rFonts w:ascii="Arial" w:hAnsi="Arial" w:cs="Arial"/>
                <w:rPrChange w:id="551" w:author="Johannes Zauner" w:date="2026-04-01T16:39:00Z" w16du:dateUtc="2026-04-01T14:39:00Z">
                  <w:rPr/>
                </w:rPrChange>
              </w:rPr>
            </w:pPr>
            <w:ins w:id="552" w:author="Johannes Zauner" w:date="2026-04-01T16:39:00Z" w16du:dateUtc="2026-04-01T14:39:00Z">
              <w:r w:rsidRPr="00EF17A4">
                <w:rPr>
                  <w:rFonts w:ascii="Arial" w:hAnsi="Arial" w:cs="Arial"/>
                  <w:rPrChange w:id="553" w:author="Johannes Zauner" w:date="2026-04-01T16:39:00Z" w16du:dateUtc="2026-04-01T14:39:00Z">
                    <w:rPr>
                      <w:rFonts w:ascii="Calibri" w:hAnsi="Calibri"/>
                    </w:rPr>
                  </w:rPrChange>
                </w:rPr>
                <w:t>4.1</w:t>
              </w:r>
            </w:ins>
            <w:del w:id="554" w:author="Johannes Zauner" w:date="2026-04-01T16:39:00Z" w16du:dateUtc="2026-04-01T14:39:00Z">
              <w:r w:rsidRPr="00EF17A4" w:rsidDel="002C10AF">
                <w:rPr>
                  <w:rFonts w:ascii="Arial" w:hAnsi="Arial" w:cs="Arial"/>
                  <w:rPrChange w:id="555" w:author="Johannes Zauner" w:date="2026-04-01T16:39:00Z" w16du:dateUtc="2026-04-01T14:39:00Z">
                    <w:rPr/>
                  </w:rPrChange>
                </w:rPr>
                <w:delText>5.9</w:delText>
              </w:r>
            </w:del>
          </w:p>
        </w:tc>
      </w:tr>
      <w:tr w:rsidR="00EF17A4" w:rsidRPr="00D33ED1" w14:paraId="287CFF78" w14:textId="77777777" w:rsidTr="0047611C">
        <w:trPr>
          <w:cantSplit/>
          <w:jc w:val="center"/>
        </w:trPr>
        <w:tc>
          <w:tcPr>
            <w:tcW w:w="1134" w:type="dxa"/>
          </w:tcPr>
          <w:p w14:paraId="0BCFABE6" w14:textId="77777777" w:rsidR="00EF17A4" w:rsidRPr="00D33ED1" w:rsidRDefault="00EF17A4" w:rsidP="00EF17A4">
            <w:r w:rsidRPr="00D33ED1">
              <w:t>Weekday</w:t>
            </w:r>
          </w:p>
        </w:tc>
        <w:tc>
          <w:tcPr>
            <w:tcW w:w="1560" w:type="dxa"/>
          </w:tcPr>
          <w:p w14:paraId="39024E27" w14:textId="46A81CAF" w:rsidR="00EF17A4" w:rsidRPr="00EF17A4" w:rsidRDefault="00EF17A4" w:rsidP="00EF17A4">
            <w:pPr>
              <w:jc w:val="center"/>
              <w:rPr>
                <w:rFonts w:ascii="Arial" w:hAnsi="Arial" w:cs="Arial"/>
                <w:rPrChange w:id="556" w:author="Johannes Zauner" w:date="2026-04-01T16:39:00Z" w16du:dateUtc="2026-04-01T14:39:00Z">
                  <w:rPr/>
                </w:rPrChange>
              </w:rPr>
            </w:pPr>
            <w:ins w:id="557" w:author="Johannes Zauner" w:date="2026-04-01T16:39:00Z" w16du:dateUtc="2026-04-01T14:39:00Z">
              <w:r w:rsidRPr="00EF17A4">
                <w:rPr>
                  <w:rFonts w:ascii="Arial" w:hAnsi="Arial" w:cs="Arial"/>
                  <w:rPrChange w:id="558" w:author="Johannes Zauner" w:date="2026-04-01T16:39:00Z" w16du:dateUtc="2026-04-01T14:39:00Z">
                    <w:rPr>
                      <w:rFonts w:ascii="Calibri" w:hAnsi="Calibri"/>
                    </w:rPr>
                  </w:rPrChange>
                </w:rPr>
                <w:t>4.2</w:t>
              </w:r>
            </w:ins>
            <w:del w:id="559" w:author="Johannes Zauner" w:date="2026-04-01T16:39:00Z" w16du:dateUtc="2026-04-01T14:39:00Z">
              <w:r w:rsidRPr="00EF17A4" w:rsidDel="002C10AF">
                <w:rPr>
                  <w:rFonts w:ascii="Arial" w:hAnsi="Arial" w:cs="Arial"/>
                  <w:rPrChange w:id="560" w:author="Johannes Zauner" w:date="2026-04-01T16:39:00Z" w16du:dateUtc="2026-04-01T14:39:00Z">
                    <w:rPr/>
                  </w:rPrChange>
                </w:rPr>
                <w:delText>6.2</w:delText>
              </w:r>
            </w:del>
          </w:p>
        </w:tc>
      </w:tr>
      <w:tr w:rsidR="00EF17A4" w:rsidRPr="00D33ED1" w14:paraId="088A3C87" w14:textId="77777777" w:rsidTr="0047611C">
        <w:trPr>
          <w:cantSplit/>
          <w:jc w:val="center"/>
        </w:trPr>
        <w:tc>
          <w:tcPr>
            <w:tcW w:w="1134" w:type="dxa"/>
          </w:tcPr>
          <w:p w14:paraId="5E615524" w14:textId="77777777" w:rsidR="00EF17A4" w:rsidRPr="00D33ED1" w:rsidRDefault="00EF17A4" w:rsidP="00EF17A4">
            <w:r w:rsidRPr="00D33ED1">
              <w:t>Weekend</w:t>
            </w:r>
          </w:p>
        </w:tc>
        <w:tc>
          <w:tcPr>
            <w:tcW w:w="1560" w:type="dxa"/>
          </w:tcPr>
          <w:p w14:paraId="570C28E8" w14:textId="3DD0ADF1" w:rsidR="00EF17A4" w:rsidRPr="00EF17A4" w:rsidRDefault="00EF17A4" w:rsidP="00EF17A4">
            <w:pPr>
              <w:jc w:val="center"/>
              <w:rPr>
                <w:rFonts w:ascii="Arial" w:hAnsi="Arial" w:cs="Arial"/>
                <w:rPrChange w:id="561" w:author="Johannes Zauner" w:date="2026-04-01T16:39:00Z" w16du:dateUtc="2026-04-01T14:39:00Z">
                  <w:rPr/>
                </w:rPrChange>
              </w:rPr>
            </w:pPr>
            <w:ins w:id="562" w:author="Johannes Zauner" w:date="2026-04-01T16:39:00Z" w16du:dateUtc="2026-04-01T14:39:00Z">
              <w:r w:rsidRPr="00EF17A4">
                <w:rPr>
                  <w:rFonts w:ascii="Arial" w:hAnsi="Arial" w:cs="Arial"/>
                  <w:rPrChange w:id="563" w:author="Johannes Zauner" w:date="2026-04-01T16:39:00Z" w16du:dateUtc="2026-04-01T14:39:00Z">
                    <w:rPr>
                      <w:rFonts w:ascii="Calibri" w:hAnsi="Calibri"/>
                    </w:rPr>
                  </w:rPrChange>
                </w:rPr>
                <w:t>4.0</w:t>
              </w:r>
            </w:ins>
            <w:del w:id="564" w:author="Johannes Zauner" w:date="2026-04-01T16:39:00Z" w16du:dateUtc="2026-04-01T14:39:00Z">
              <w:r w:rsidRPr="00EF17A4" w:rsidDel="002C10AF">
                <w:rPr>
                  <w:rFonts w:ascii="Arial" w:hAnsi="Arial" w:cs="Arial"/>
                  <w:rPrChange w:id="565" w:author="Johannes Zauner" w:date="2026-04-01T16:39:00Z" w16du:dateUtc="2026-04-01T14:39:00Z">
                    <w:rPr/>
                  </w:rPrChange>
                </w:rPr>
                <w:delText>5.0</w:delText>
              </w:r>
            </w:del>
          </w:p>
        </w:tc>
      </w:tr>
    </w:tbl>
    <w:p w14:paraId="1481120B" w14:textId="467C75A5" w:rsidR="00146E27" w:rsidRPr="00B012F8" w:rsidRDefault="00146E27" w:rsidP="00C86C21">
      <w:pPr>
        <w:pStyle w:val="ImageCaption"/>
        <w:spacing w:before="200"/>
      </w:pPr>
      <w:r>
        <w:lastRenderedPageBreak/>
        <w:t>Table 8: Frequency of visual breaks (n per day)</w:t>
      </w:r>
    </w:p>
    <w:p w14:paraId="12D2C77C" w14:textId="52C0A59B" w:rsidR="007C0A0D" w:rsidRPr="00843A00" w:rsidRDefault="006B68CC" w:rsidP="00D845A8">
      <w:pPr>
        <w:pStyle w:val="SourceCode"/>
        <w:spacing w:line="240" w:lineRule="auto"/>
        <w:rPr>
          <w:color w:val="003B4F"/>
          <w:shd w:val="clear" w:color="auto" w:fill="F1F3F5"/>
          <w:rPrChange w:id="566" w:author="Johannes Zauner" w:date="2026-04-01T16:43:00Z" w16du:dateUtc="2026-04-01T14:43:00Z">
            <w:rPr>
              <w:rFonts w:cs="Consolas"/>
            </w:rPr>
          </w:rPrChange>
        </w:rPr>
      </w:pPr>
      <w:bookmarkStart w:id="567" w:name="annotated-cell-9"/>
      <w:r w:rsidRPr="006B68CC">
        <w:rPr>
          <w:b/>
          <w:bCs/>
          <w:lang w:val="de-DE"/>
        </w:rPr>
        <w:t xml:space="preserve">Plot </w:t>
      </w:r>
      <w:proofErr w:type="spellStart"/>
      <w:r w:rsidRPr="006B68CC">
        <w:rPr>
          <w:b/>
          <w:bCs/>
          <w:lang w:val="de-DE"/>
        </w:rPr>
        <w:t>visual</w:t>
      </w:r>
      <w:proofErr w:type="spellEnd"/>
      <w:r w:rsidRPr="006B68CC">
        <w:rPr>
          <w:b/>
          <w:bCs/>
          <w:lang w:val="de-DE"/>
        </w:rPr>
        <w:t xml:space="preserve"> </w:t>
      </w:r>
      <w:proofErr w:type="spellStart"/>
      <w:r w:rsidRPr="006B68CC">
        <w:rPr>
          <w:b/>
          <w:bCs/>
          <w:lang w:val="de-DE"/>
        </w:rPr>
        <w:t>breaks</w:t>
      </w:r>
      <w:proofErr w:type="spellEnd"/>
      <w:r w:rsidR="008C4DD3">
        <w:rPr>
          <w:color w:val="4758AB"/>
          <w:shd w:val="clear" w:color="auto" w:fill="F1F3F5"/>
          <w:lang w:val="de-DE"/>
        </w:rPr>
        <w:br/>
      </w:r>
      <w:r w:rsidR="002B24E0" w:rsidRPr="002B24E0">
        <w:rPr>
          <w:rStyle w:val="NormalTok"/>
          <w:rFonts w:cs="Consolas"/>
        </w:rPr>
        <w:t xml:space="preserve">1 </w:t>
      </w:r>
      <w:proofErr w:type="spellStart"/>
      <w:r w:rsidR="007C0A0D" w:rsidRPr="002B24E0">
        <w:rPr>
          <w:rStyle w:val="NormalTok"/>
          <w:rFonts w:cs="Consolas"/>
        </w:rPr>
        <w:t>dataCC</w:t>
      </w:r>
      <w:proofErr w:type="spellEnd"/>
      <w:r w:rsidR="007C0A0D" w:rsidRPr="002B24E0">
        <w:rPr>
          <w:rStyle w:val="NormalTok"/>
          <w:rFonts w:cs="Consolas"/>
        </w:rPr>
        <w:t xml:space="preserve"> </w:t>
      </w:r>
      <w:r w:rsidR="007C0A0D" w:rsidRPr="002B24E0">
        <w:rPr>
          <w:rStyle w:val="SpecialCharTok"/>
          <w:rFonts w:cs="Consolas"/>
        </w:rPr>
        <w:t>|&gt;</w:t>
      </w:r>
      <w:r w:rsidR="007C0A0D" w:rsidRPr="00C86C21">
        <w:rPr>
          <w:rFonts w:cs="Consolas"/>
        </w:rPr>
        <w:br/>
      </w:r>
      <w:r w:rsidR="002B24E0">
        <w:rPr>
          <w:rStyle w:val="NormalTok"/>
        </w:rPr>
        <w:t>2</w:t>
      </w:r>
      <w:r w:rsidR="002B24E0">
        <w:rPr>
          <w:rStyle w:val="NormalTok"/>
          <w:rFonts w:cs="Consolas"/>
        </w:rPr>
        <w:t xml:space="preserve"> </w:t>
      </w:r>
      <w:r w:rsidR="007C0A0D" w:rsidRPr="00C86C21">
        <w:rPr>
          <w:rStyle w:val="NormalTok"/>
          <w:rFonts w:cs="Consolas"/>
        </w:rPr>
        <w:t xml:space="preserve">  </w:t>
      </w:r>
      <w:del w:id="568" w:author="Johannes Zauner" w:date="2026-04-01T16:45:00Z" w16du:dateUtc="2026-04-01T14:45:00Z">
        <w:r w:rsidR="007C0A0D" w:rsidRPr="002B24E0" w:rsidDel="00FF51C7">
          <w:rPr>
            <w:rStyle w:val="NormalTok"/>
            <w:rFonts w:cs="Consolas"/>
          </w:rPr>
          <w:delText xml:space="preserve">  </w:delText>
        </w:r>
      </w:del>
      <w:proofErr w:type="spellStart"/>
      <w:ins w:id="569" w:author="Johannes Zauner" w:date="2026-04-01T16:45:00Z" w16du:dateUtc="2026-04-01T14:45:00Z">
        <w:r w:rsidR="00FF51C7">
          <w:rPr>
            <w:rStyle w:val="FunctionTok"/>
          </w:rPr>
          <w:t>add_states</w:t>
        </w:r>
        <w:proofErr w:type="spellEnd"/>
        <w:r w:rsidR="00FF51C7">
          <w:rPr>
            <w:rStyle w:val="NormalTok"/>
          </w:rPr>
          <w:t>(</w:t>
        </w:r>
        <w:r w:rsidR="00FF51C7">
          <w:br/>
        </w:r>
        <w:r w:rsidR="00FF51C7">
          <w:rPr>
            <w:rStyle w:val="NormalTok"/>
          </w:rPr>
          <w:t>3</w:t>
        </w:r>
        <w:r w:rsidR="00FF51C7">
          <w:rPr>
            <w:rStyle w:val="NormalTok"/>
          </w:rPr>
          <w:t xml:space="preserve">     </w:t>
        </w:r>
        <w:proofErr w:type="spellStart"/>
        <w:r w:rsidR="00FF51C7">
          <w:rPr>
            <w:rStyle w:val="NormalTok"/>
          </w:rPr>
          <w:t>dataCC</w:t>
        </w:r>
        <w:proofErr w:type="spellEnd"/>
        <w:r w:rsidR="00FF51C7">
          <w:rPr>
            <w:rStyle w:val="NormalTok"/>
          </w:rPr>
          <w:t xml:space="preserve"> </w:t>
        </w:r>
        <w:r w:rsidR="00FF51C7">
          <w:rPr>
            <w:rStyle w:val="SpecialCharTok"/>
          </w:rPr>
          <w:t>|&gt;</w:t>
        </w:r>
        <w:r w:rsidR="00FF51C7">
          <w:br/>
        </w:r>
        <w:r w:rsidR="00FF51C7">
          <w:rPr>
            <w:rStyle w:val="NormalTok"/>
          </w:rPr>
          <w:t>4</w:t>
        </w:r>
        <w:r w:rsidR="00FF51C7">
          <w:rPr>
            <w:rStyle w:val="NormalTok"/>
          </w:rPr>
          <w:t xml:space="preserve">     </w:t>
        </w:r>
        <w:proofErr w:type="spellStart"/>
        <w:r w:rsidR="00FF51C7">
          <w:rPr>
            <w:rStyle w:val="FunctionTok"/>
          </w:rPr>
          <w:t>extract_</w:t>
        </w:r>
        <w:del w:id="570" w:author="Johannes Zauner" w:date="2026-04-01T15:36:00Z" w16du:dateUtc="2026-04-01T13:36:00Z">
          <w:r w:rsidR="00FF51C7" w:rsidRPr="002B24E0">
            <w:rPr>
              <w:rStyle w:val="FunctionTok"/>
              <w:rFonts w:cs="Consolas"/>
            </w:rPr>
            <w:delText>clusters</w:delText>
          </w:r>
          <w:r w:rsidR="00FF51C7" w:rsidRPr="002B24E0">
            <w:rPr>
              <w:rStyle w:val="NormalTok"/>
              <w:rFonts w:cs="Consolas"/>
            </w:rPr>
            <w:delText>(</w:delText>
          </w:r>
        </w:del>
        <w:r w:rsidR="00FF51C7">
          <w:rPr>
            <w:rStyle w:val="FunctionTok"/>
          </w:rPr>
          <w:t>states</w:t>
        </w:r>
        <w:proofErr w:type="spellEnd"/>
        <w:r w:rsidR="00FF51C7">
          <w:rPr>
            <w:rStyle w:val="NormalTok"/>
          </w:rPr>
          <w:t>(</w:t>
        </w:r>
        <w:proofErr w:type="spellStart"/>
        <w:r w:rsidR="00FF51C7">
          <w:rPr>
            <w:rStyle w:val="AttributeTok"/>
          </w:rPr>
          <w:t>State.colname</w:t>
        </w:r>
        <w:proofErr w:type="spellEnd"/>
        <w:r w:rsidR="00FF51C7">
          <w:rPr>
            <w:rStyle w:val="AttributeTok"/>
          </w:rPr>
          <w:t xml:space="preserve"> =</w:t>
        </w:r>
        <w:r w:rsidR="00FF51C7">
          <w:rPr>
            <w:rStyle w:val="NormalTok"/>
          </w:rPr>
          <w:t xml:space="preserve"> </w:t>
        </w:r>
        <w:proofErr w:type="spellStart"/>
        <w:r w:rsidR="00FF51C7">
          <w:rPr>
            <w:rStyle w:val="NormalTok"/>
          </w:rPr>
          <w:t>vis.break</w:t>
        </w:r>
        <w:proofErr w:type="spellEnd"/>
        <w:r w:rsidR="00FF51C7">
          <w:rPr>
            <w:rStyle w:val="NormalTok"/>
          </w:rPr>
          <w:t>,</w:t>
        </w:r>
        <w:r w:rsidR="00FF51C7">
          <w:br/>
        </w:r>
        <w:r w:rsidR="00FF51C7">
          <w:rPr>
            <w:rStyle w:val="NormalTok"/>
          </w:rPr>
          <w:t>5</w:t>
        </w:r>
        <w:r w:rsidR="00FF51C7">
          <w:rPr>
            <w:rStyle w:val="NormalTok"/>
          </w:rPr>
          <w:t xml:space="preserve">                </w:t>
        </w:r>
        <w:proofErr w:type="spellStart"/>
        <w:r w:rsidR="00FF51C7">
          <w:rPr>
            <w:rStyle w:val="AttributeTok"/>
          </w:rPr>
          <w:t>State.expression</w:t>
        </w:r>
        <w:proofErr w:type="spellEnd"/>
        <w:r w:rsidR="00FF51C7">
          <w:rPr>
            <w:rStyle w:val="AttributeTok"/>
          </w:rPr>
          <w:t xml:space="preserve"> =</w:t>
        </w:r>
        <w:r w:rsidR="00FF51C7">
          <w:rPr>
            <w:rStyle w:val="NormalTok"/>
          </w:rPr>
          <w:t xml:space="preserve"> </w:t>
        </w:r>
        <w:r w:rsidR="00FF51C7">
          <w:rPr>
            <w:rStyle w:val="NormalTok"/>
          </w:rPr>
          <w:t xml:space="preserve">Dis </w:t>
        </w:r>
        <w:r w:rsidR="00FF51C7">
          <w:rPr>
            <w:rStyle w:val="SpecialCharTok"/>
          </w:rPr>
          <w:t>&gt;=</w:t>
        </w:r>
        <w:r w:rsidR="00FF51C7">
          <w:rPr>
            <w:rStyle w:val="NormalTok"/>
          </w:rPr>
          <w:t xml:space="preserve"> </w:t>
        </w:r>
        <w:r w:rsidR="00FF51C7">
          <w:rPr>
            <w:rStyle w:val="DecValTok"/>
          </w:rPr>
          <w:t>100</w:t>
        </w:r>
        <w:r w:rsidR="00FF51C7">
          <w:rPr>
            <w:rStyle w:val="NormalTok"/>
          </w:rPr>
          <w:t>,</w:t>
        </w:r>
        <w:r w:rsidR="00FF51C7">
          <w:br/>
        </w:r>
        <w:del w:id="571" w:author="Johannes Zauner" w:date="2026-04-01T15:36:00Z" w16du:dateUtc="2026-04-01T13:36:00Z">
          <w:r w:rsidR="00FF51C7">
            <w:rPr>
              <w:rStyle w:val="NormalTok"/>
            </w:rPr>
            <w:delText>3</w:delText>
          </w:r>
          <w:r w:rsidR="00FF51C7">
            <w:rPr>
              <w:rStyle w:val="NormalTok"/>
              <w:rFonts w:cs="Consolas"/>
            </w:rPr>
            <w:delText xml:space="preserve"> </w:delText>
          </w:r>
          <w:r w:rsidR="00FF51C7" w:rsidRPr="002B24E0">
            <w:rPr>
              <w:rStyle w:val="NormalTok"/>
              <w:rFonts w:cs="Consolas"/>
            </w:rPr>
            <w:delText xml:space="preserve">                   </w:delText>
          </w:r>
          <w:r w:rsidR="00FF51C7" w:rsidRPr="002B24E0">
            <w:rPr>
              <w:rStyle w:val="AttributeTok"/>
              <w:rFonts w:cs="Consolas"/>
            </w:rPr>
            <w:delText>cluster.duration =</w:delText>
          </w:r>
          <w:r w:rsidR="00FF51C7" w:rsidRPr="002B24E0">
            <w:rPr>
              <w:rStyle w:val="NormalTok"/>
              <w:rFonts w:cs="Consolas"/>
            </w:rPr>
            <w:delText xml:space="preserve"> </w:delText>
          </w:r>
          <w:r w:rsidR="00FF51C7" w:rsidRPr="002B24E0">
            <w:rPr>
              <w:rStyle w:val="StringTok"/>
              <w:rFonts w:cs="Consolas"/>
            </w:rPr>
            <w:delText>"20 secs"</w:delText>
          </w:r>
          <w:r w:rsidR="00FF51C7" w:rsidRPr="002B24E0">
            <w:rPr>
              <w:rStyle w:val="NormalTok"/>
              <w:rFonts w:cs="Consolas"/>
            </w:rPr>
            <w:delText>,</w:delText>
          </w:r>
          <w:r w:rsidR="00FF51C7" w:rsidRPr="002B24E0">
            <w:rPr>
              <w:rFonts w:cs="Consolas"/>
            </w:rPr>
            <w:br/>
          </w:r>
          <w:r w:rsidR="00FF51C7">
            <w:rPr>
              <w:rStyle w:val="NormalTok"/>
            </w:rPr>
            <w:delText>4</w:delText>
          </w:r>
          <w:r w:rsidR="00FF51C7">
            <w:rPr>
              <w:rStyle w:val="NormalTok"/>
              <w:rFonts w:cs="Consolas"/>
            </w:rPr>
            <w:delText xml:space="preserve"> </w:delText>
          </w:r>
          <w:r w:rsidR="00FF51C7" w:rsidRPr="002B24E0">
            <w:rPr>
              <w:rStyle w:val="NormalTok"/>
              <w:rFonts w:cs="Consolas"/>
            </w:rPr>
            <w:delText xml:space="preserve">                   </w:delText>
          </w:r>
          <w:r w:rsidR="00FF51C7" w:rsidRPr="002B24E0">
            <w:rPr>
              <w:rStyle w:val="AttributeTok"/>
              <w:rFonts w:cs="Consolas"/>
            </w:rPr>
            <w:delText>return.only.clusters =</w:delText>
          </w:r>
          <w:r w:rsidR="00FF51C7" w:rsidRPr="002B24E0">
            <w:rPr>
              <w:rStyle w:val="NormalTok"/>
              <w:rFonts w:cs="Consolas"/>
            </w:rPr>
            <w:delText xml:space="preserve"> </w:delText>
          </w:r>
          <w:r w:rsidR="00FF51C7" w:rsidRPr="002B24E0">
            <w:rPr>
              <w:rStyle w:val="ConstantTok"/>
              <w:rFonts w:cs="Consolas"/>
            </w:rPr>
            <w:delText>FALSE</w:delText>
          </w:r>
          <w:r w:rsidR="00FF51C7" w:rsidRPr="002B24E0">
            <w:rPr>
              <w:rStyle w:val="NormalTok"/>
              <w:rFonts w:cs="Consolas"/>
            </w:rPr>
            <w:delText>,</w:delText>
          </w:r>
          <w:r w:rsidR="00FF51C7" w:rsidRPr="002B24E0">
            <w:rPr>
              <w:rFonts w:cs="Consolas"/>
            </w:rPr>
            <w:br/>
          </w:r>
          <w:r w:rsidR="00FF51C7">
            <w:rPr>
              <w:rStyle w:val="NormalTok"/>
            </w:rPr>
            <w:delText>5</w:delText>
          </w:r>
          <w:r w:rsidR="00FF51C7">
            <w:rPr>
              <w:rStyle w:val="NormalTok"/>
              <w:rFonts w:cs="Consolas"/>
            </w:rPr>
            <w:delText xml:space="preserve"> </w:delText>
          </w:r>
          <w:r w:rsidR="00FF51C7" w:rsidRPr="002B24E0">
            <w:rPr>
              <w:rStyle w:val="NormalTok"/>
              <w:rFonts w:cs="Consolas"/>
            </w:rPr>
            <w:delText xml:space="preserve">  </w:delText>
          </w:r>
        </w:del>
        <w:r w:rsidR="00FF51C7">
          <w:rPr>
            <w:rStyle w:val="NormalTok"/>
          </w:rPr>
          <w:t>6</w:t>
        </w:r>
        <w:r w:rsidR="00FF51C7">
          <w:rPr>
            <w:rStyle w:val="NormalTok"/>
          </w:rPr>
          <w:t xml:space="preserve">                </w:t>
        </w:r>
        <w:proofErr w:type="spellStart"/>
        <w:r w:rsidR="00FF51C7">
          <w:rPr>
            <w:rStyle w:val="AttributeTok"/>
          </w:rPr>
          <w:t>drop.empty.groups</w:t>
        </w:r>
        <w:proofErr w:type="spellEnd"/>
        <w:r w:rsidR="00FF51C7">
          <w:rPr>
            <w:rStyle w:val="AttributeTok"/>
          </w:rPr>
          <w:t xml:space="preserve"> =</w:t>
        </w:r>
        <w:r w:rsidR="00FF51C7">
          <w:rPr>
            <w:rStyle w:val="NormalTok"/>
          </w:rPr>
          <w:t xml:space="preserve"> </w:t>
        </w:r>
        <w:r w:rsidR="00FF51C7">
          <w:rPr>
            <w:rStyle w:val="ConstantTok"/>
          </w:rPr>
          <w:t>FALSE</w:t>
        </w:r>
        <w:del w:id="572" w:author="Johannes Zauner" w:date="2026-04-01T15:36:00Z" w16du:dateUtc="2026-04-01T13:36:00Z">
          <w:r w:rsidR="00FF51C7" w:rsidRPr="00C86C21">
            <w:rPr>
              <w:rFonts w:cs="Consolas"/>
            </w:rPr>
            <w:br/>
          </w:r>
          <w:r w:rsidR="00FF51C7">
            <w:rPr>
              <w:rStyle w:val="NormalTok"/>
            </w:rPr>
            <w:delText>6</w:delText>
          </w:r>
          <w:r w:rsidR="00FF51C7">
            <w:rPr>
              <w:rStyle w:val="NormalTok"/>
              <w:rFonts w:cs="Consolas"/>
            </w:rPr>
            <w:delText xml:space="preserve"> </w:delText>
          </w:r>
          <w:r w:rsidR="00FF51C7" w:rsidRPr="00C86C21">
            <w:rPr>
              <w:rStyle w:val="NormalTok"/>
              <w:rFonts w:cs="Consolas"/>
            </w:rPr>
            <w:delText xml:space="preserve">                   ) </w:delText>
          </w:r>
          <w:r w:rsidR="00FF51C7" w:rsidRPr="00C86C21">
            <w:rPr>
              <w:rStyle w:val="SpecialCharTok"/>
              <w:rFonts w:cs="Consolas"/>
            </w:rPr>
            <w:delText>|&gt;</w:delText>
          </w:r>
          <w:r w:rsidR="00FF51C7" w:rsidRPr="002B24E0">
            <w:rPr>
              <w:rFonts w:cs="Consolas"/>
            </w:rPr>
            <w:br/>
          </w:r>
          <w:r w:rsidR="00FF51C7">
            <w:rPr>
              <w:rStyle w:val="NormalTok"/>
            </w:rPr>
            <w:delText>7</w:delText>
          </w:r>
        </w:del>
        <w:r w:rsidR="00FF51C7">
          <w:rPr>
            <w:rStyle w:val="NormalTok"/>
          </w:rPr>
          <w:t>,</w:t>
        </w:r>
        <w:r w:rsidR="00FF51C7">
          <w:br/>
        </w:r>
      </w:ins>
      <w:ins w:id="573" w:author="Johannes Zauner" w:date="2026-04-01T16:46:00Z" w16du:dateUtc="2026-04-01T14:46:00Z">
        <w:r w:rsidR="00FF51C7">
          <w:rPr>
            <w:rStyle w:val="NormalTok"/>
          </w:rPr>
          <w:t>7</w:t>
        </w:r>
      </w:ins>
      <w:ins w:id="574" w:author="Johannes Zauner" w:date="2026-04-01T16:45:00Z" w16du:dateUtc="2026-04-01T14:45:00Z">
        <w:r w:rsidR="00FF51C7">
          <w:rPr>
            <w:rStyle w:val="NormalTok"/>
          </w:rPr>
          <w:t xml:space="preserve">                </w:t>
        </w:r>
        <w:proofErr w:type="spellStart"/>
        <w:r w:rsidR="00FF51C7">
          <w:rPr>
            <w:rStyle w:val="AttributeTok"/>
          </w:rPr>
          <w:t>group.by.state</w:t>
        </w:r>
        <w:proofErr w:type="spellEnd"/>
        <w:r w:rsidR="00FF51C7">
          <w:rPr>
            <w:rStyle w:val="AttributeTok"/>
          </w:rPr>
          <w:t xml:space="preserve"> =</w:t>
        </w:r>
        <w:r w:rsidR="00FF51C7">
          <w:rPr>
            <w:rStyle w:val="NormalTok"/>
          </w:rPr>
          <w:t xml:space="preserve"> </w:t>
        </w:r>
        <w:r w:rsidR="00FF51C7">
          <w:rPr>
            <w:rStyle w:val="ConstantTok"/>
          </w:rPr>
          <w:t>FALSE</w:t>
        </w:r>
        <w:r w:rsidR="00FF51C7">
          <w:rPr>
            <w:rStyle w:val="NormalTok"/>
          </w:rPr>
          <w:t xml:space="preserve">) </w:t>
        </w:r>
        <w:r w:rsidR="00FF51C7">
          <w:rPr>
            <w:rStyle w:val="SpecialCharTok"/>
          </w:rPr>
          <w:t>|&gt;</w:t>
        </w:r>
        <w:r w:rsidR="00FF51C7">
          <w:br/>
        </w:r>
      </w:ins>
      <w:ins w:id="575" w:author="Johannes Zauner" w:date="2026-04-01T16:46:00Z" w16du:dateUtc="2026-04-01T14:46:00Z">
        <w:r w:rsidR="00FF51C7">
          <w:rPr>
            <w:rStyle w:val="NormalTok"/>
          </w:rPr>
          <w:t>8</w:t>
        </w:r>
      </w:ins>
      <w:ins w:id="576" w:author="Johannes Zauner" w:date="2026-04-01T16:45:00Z" w16du:dateUtc="2026-04-01T14:45:00Z">
        <w:r w:rsidR="00FF51C7">
          <w:rPr>
            <w:rStyle w:val="NormalTok"/>
          </w:rPr>
          <w:t xml:space="preserve">     </w:t>
        </w:r>
        <w:r w:rsidR="00FF51C7">
          <w:rPr>
            <w:rStyle w:val="FunctionTok"/>
          </w:rPr>
          <w:t>arrange</w:t>
        </w:r>
        <w:r w:rsidR="00FF51C7">
          <w:rPr>
            <w:rStyle w:val="NormalTok"/>
          </w:rPr>
          <w:t xml:space="preserve">(start) </w:t>
        </w:r>
        <w:r w:rsidR="00FF51C7">
          <w:rPr>
            <w:rStyle w:val="SpecialCharTok"/>
          </w:rPr>
          <w:t>|&gt;</w:t>
        </w:r>
        <w:r w:rsidR="00FF51C7">
          <w:br/>
        </w:r>
      </w:ins>
      <w:ins w:id="577" w:author="Johannes Zauner" w:date="2026-04-01T16:46:00Z" w16du:dateUtc="2026-04-01T14:46:00Z">
        <w:r w:rsidR="00FF51C7">
          <w:rPr>
            <w:rStyle w:val="NormalTok"/>
          </w:rPr>
          <w:t>9</w:t>
        </w:r>
      </w:ins>
      <w:ins w:id="578" w:author="Johannes Zauner" w:date="2026-04-01T16:45:00Z" w16du:dateUtc="2026-04-01T14:45:00Z">
        <w:r w:rsidR="00FF51C7">
          <w:rPr>
            <w:rStyle w:val="NormalTok"/>
          </w:rPr>
          <w:t xml:space="preserve">  </w:t>
        </w:r>
        <w:r w:rsidR="00FF51C7">
          <w:rPr>
            <w:rStyle w:val="NormalTok"/>
          </w:rPr>
          <w:t xml:space="preserve">   </w:t>
        </w:r>
        <w:r w:rsidR="00FF51C7">
          <w:rPr>
            <w:rStyle w:val="FunctionTok"/>
          </w:rPr>
          <w:t>filter</w:t>
        </w:r>
        <w:del w:id="579" w:author="Johannes Zauner" w:date="2026-04-01T15:36:00Z" w16du:dateUtc="2026-04-01T13:36:00Z">
          <w:r w:rsidR="00FF51C7" w:rsidRPr="002B24E0">
            <w:rPr>
              <w:rStyle w:val="NormalTok"/>
              <w:rFonts w:cs="Consolas"/>
            </w:rPr>
            <w:delText xml:space="preserve">((start </w:delText>
          </w:r>
          <w:r w:rsidR="00FF51C7" w:rsidRPr="002B24E0">
            <w:rPr>
              <w:rStyle w:val="SpecialCharTok"/>
              <w:rFonts w:cs="Consolas"/>
            </w:rPr>
            <w:delText>-</w:delText>
          </w:r>
          <w:r w:rsidR="00FF51C7" w:rsidRPr="002B24E0">
            <w:rPr>
              <w:rStyle w:val="NormalTok"/>
              <w:rFonts w:cs="Consolas"/>
            </w:rPr>
            <w:delText xml:space="preserve"> </w:delText>
          </w:r>
          <w:r w:rsidR="00FF51C7" w:rsidRPr="002B24E0">
            <w:rPr>
              <w:rStyle w:val="FunctionTok"/>
              <w:rFonts w:cs="Consolas"/>
            </w:rPr>
            <w:delText>lag</w:delText>
          </w:r>
          <w:r w:rsidR="00FF51C7" w:rsidRPr="002B24E0">
            <w:rPr>
              <w:rStyle w:val="NormalTok"/>
              <w:rFonts w:cs="Consolas"/>
            </w:rPr>
            <w:delText>(end</w:delText>
          </w:r>
        </w:del>
        <w:r w:rsidR="00FF51C7">
          <w:rPr>
            <w:rStyle w:val="NormalTok"/>
          </w:rPr>
          <w:t>(</w:t>
        </w:r>
        <w:r w:rsidR="00FF51C7">
          <w:rPr>
            <w:rStyle w:val="SpecialCharTok"/>
          </w:rPr>
          <w:t>!</w:t>
        </w:r>
        <w:r w:rsidR="00FF51C7">
          <w:rPr>
            <w:rStyle w:val="FunctionTok"/>
          </w:rPr>
          <w:t>is.na</w:t>
        </w:r>
        <w:r w:rsidR="00FF51C7">
          <w:rPr>
            <w:rStyle w:val="NormalTok"/>
          </w:rPr>
          <w:t>(</w:t>
        </w:r>
        <w:r w:rsidR="00FF51C7">
          <w:rPr>
            <w:rStyle w:val="FunctionTok"/>
          </w:rPr>
          <w:t>lag</w:t>
        </w:r>
        <w:r w:rsidR="00FF51C7">
          <w:rPr>
            <w:rStyle w:val="NormalTok"/>
          </w:rPr>
          <w:t>(</w:t>
        </w:r>
        <w:proofErr w:type="spellStart"/>
        <w:r w:rsidR="00FF51C7">
          <w:rPr>
            <w:rStyle w:val="NormalTok"/>
          </w:rPr>
          <w:t>vis.break</w:t>
        </w:r>
        <w:proofErr w:type="spellEnd"/>
        <w:r w:rsidR="00FF51C7">
          <w:rPr>
            <w:rStyle w:val="NormalTok"/>
          </w:rPr>
          <w:t>)),</w:t>
        </w:r>
        <w:r w:rsidR="00FF51C7">
          <w:br/>
        </w:r>
      </w:ins>
      <w:ins w:id="580" w:author="Johannes Zauner" w:date="2026-04-01T16:46:00Z" w16du:dateUtc="2026-04-01T14:46:00Z">
        <w:r w:rsidR="00FF51C7">
          <w:rPr>
            <w:rStyle w:val="NormalTok"/>
          </w:rPr>
          <w:t>10</w:t>
        </w:r>
      </w:ins>
      <w:ins w:id="581" w:author="Johannes Zauner" w:date="2026-04-01T16:45:00Z" w16du:dateUtc="2026-04-01T14:45:00Z">
        <w:r w:rsidR="00FF51C7">
          <w:rPr>
            <w:rStyle w:val="NormalTok"/>
          </w:rPr>
          <w:t xml:space="preserve">           </w:t>
        </w:r>
        <w:r w:rsidR="00FF51C7">
          <w:rPr>
            <w:rStyle w:val="FunctionTok"/>
          </w:rPr>
          <w:t>lag</w:t>
        </w:r>
        <w:r w:rsidR="00FF51C7">
          <w:rPr>
            <w:rStyle w:val="NormalTok"/>
          </w:rPr>
          <w:t>(duration</w:t>
        </w:r>
        <w:r w:rsidR="00FF51C7">
          <w:rPr>
            <w:rStyle w:val="NormalTok"/>
          </w:rPr>
          <w:t xml:space="preserve">) </w:t>
        </w:r>
        <w:r w:rsidR="00FF51C7">
          <w:rPr>
            <w:rStyle w:val="SpecialCharTok"/>
          </w:rPr>
          <w:t>&lt;=</w:t>
        </w:r>
        <w:r w:rsidR="00FF51C7">
          <w:rPr>
            <w:rStyle w:val="NormalTok"/>
          </w:rPr>
          <w:t xml:space="preserve"> </w:t>
        </w:r>
        <w:r w:rsidR="00FF51C7">
          <w:rPr>
            <w:rStyle w:val="FunctionTok"/>
          </w:rPr>
          <w:t>duration</w:t>
        </w:r>
        <w:r w:rsidR="00FF51C7">
          <w:rPr>
            <w:rStyle w:val="NormalTok"/>
          </w:rPr>
          <w:t>(</w:t>
        </w:r>
        <w:r w:rsidR="00FF51C7">
          <w:rPr>
            <w:rStyle w:val="StringTok"/>
          </w:rPr>
          <w:t>"20 mins</w:t>
        </w:r>
        <w:del w:id="582" w:author="Johannes Zauner" w:date="2026-04-01T15:36:00Z" w16du:dateUtc="2026-04-01T13:36:00Z">
          <w:r w:rsidR="00FF51C7" w:rsidRPr="002B24E0">
            <w:rPr>
              <w:rStyle w:val="StringTok"/>
              <w:rFonts w:cs="Consolas"/>
            </w:rPr>
            <w:delText>"</w:delText>
          </w:r>
          <w:r w:rsidR="00FF51C7" w:rsidRPr="002B24E0">
            <w:rPr>
              <w:rStyle w:val="NormalTok"/>
              <w:rFonts w:cs="Consolas"/>
            </w:rPr>
            <w:delText xml:space="preserve">)), is.cluster) </w:delText>
          </w:r>
          <w:r w:rsidR="00FF51C7" w:rsidRPr="002B24E0">
            <w:rPr>
              <w:rStyle w:val="SpecialCharTok"/>
              <w:rFonts w:cs="Consolas"/>
            </w:rPr>
            <w:delText>%&gt;%</w:delText>
          </w:r>
          <w:r w:rsidR="00FF51C7" w:rsidRPr="002B24E0">
            <w:rPr>
              <w:rFonts w:cs="Consolas"/>
            </w:rPr>
            <w:br/>
          </w:r>
          <w:r w:rsidR="00FF51C7">
            <w:rPr>
              <w:rStyle w:val="NormalTok"/>
            </w:rPr>
            <w:delText>8</w:delText>
          </w:r>
          <w:r w:rsidR="00FF51C7">
            <w:rPr>
              <w:rStyle w:val="NormalTok"/>
              <w:rFonts w:cs="Consolas"/>
            </w:rPr>
            <w:delText xml:space="preserve"> </w:delText>
          </w:r>
          <w:r w:rsidR="00FF51C7" w:rsidRPr="002B24E0">
            <w:rPr>
              <w:rStyle w:val="NormalTok"/>
              <w:rFonts w:cs="Consolas"/>
            </w:rPr>
            <w:delText xml:space="preserve">  </w:delText>
          </w:r>
          <w:r w:rsidR="00FF51C7" w:rsidRPr="002B24E0">
            <w:rPr>
              <w:rStyle w:val="FunctionTok"/>
              <w:rFonts w:cs="Consolas"/>
            </w:rPr>
            <w:delText>add_states</w:delText>
          </w:r>
          <w:r w:rsidR="00FF51C7" w:rsidRPr="002B24E0">
            <w:rPr>
              <w:rStyle w:val="NormalTok"/>
              <w:rFonts w:cs="Consolas"/>
            </w:rPr>
            <w:delText xml:space="preserve">(dataCC, ., ) </w:delText>
          </w:r>
          <w:r w:rsidR="00FF51C7" w:rsidRPr="002B24E0">
            <w:rPr>
              <w:rStyle w:val="SpecialCharTok"/>
              <w:rFonts w:cs="Consolas"/>
            </w:rPr>
            <w:delText>|&gt;</w:delText>
          </w:r>
          <w:r w:rsidR="00FF51C7" w:rsidRPr="002B24E0">
            <w:rPr>
              <w:rFonts w:cs="Consolas"/>
            </w:rPr>
            <w:br/>
          </w:r>
          <w:r w:rsidR="00FF51C7">
            <w:rPr>
              <w:rStyle w:val="NormalTok"/>
            </w:rPr>
            <w:delText>9</w:delText>
          </w:r>
          <w:r w:rsidR="00FF51C7">
            <w:rPr>
              <w:rStyle w:val="NormalTok"/>
              <w:rFonts w:cs="Consolas"/>
            </w:rPr>
            <w:delText xml:space="preserve"> </w:delText>
          </w:r>
        </w:del>
        <w:r w:rsidR="00FF51C7">
          <w:rPr>
            <w:rStyle w:val="StringTok"/>
          </w:rPr>
          <w:t>"</w:t>
        </w:r>
        <w:r w:rsidR="00FF51C7">
          <w:rPr>
            <w:rStyle w:val="NormalTok"/>
          </w:rPr>
          <w:t>),</w:t>
        </w:r>
        <w:r w:rsidR="00FF51C7">
          <w:br/>
        </w:r>
      </w:ins>
      <w:ins w:id="583" w:author="Johannes Zauner" w:date="2026-04-01T16:46:00Z" w16du:dateUtc="2026-04-01T14:46:00Z">
        <w:r w:rsidR="00FF51C7">
          <w:rPr>
            <w:rStyle w:val="NormalTok"/>
          </w:rPr>
          <w:t>11</w:t>
        </w:r>
      </w:ins>
      <w:ins w:id="584" w:author="Johannes Zauner" w:date="2026-04-01T16:45:00Z" w16du:dateUtc="2026-04-01T14:45:00Z">
        <w:r w:rsidR="00FF51C7">
          <w:rPr>
            <w:rStyle w:val="NormalTok"/>
          </w:rPr>
          <w:t xml:space="preserve">           </w:t>
        </w:r>
        <w:proofErr w:type="spellStart"/>
        <w:r w:rsidR="00FF51C7">
          <w:rPr>
            <w:rStyle w:val="NormalTok"/>
          </w:rPr>
          <w:t>vis.break</w:t>
        </w:r>
        <w:proofErr w:type="spellEnd"/>
        <w:r w:rsidR="00FF51C7">
          <w:rPr>
            <w:rStyle w:val="NormalTok"/>
          </w:rPr>
          <w:t>)</w:t>
        </w:r>
        <w:r w:rsidR="00FF51C7">
          <w:br/>
        </w:r>
      </w:ins>
      <w:ins w:id="585" w:author="Johannes Zauner" w:date="2026-04-01T16:46:00Z" w16du:dateUtc="2026-04-01T14:46:00Z">
        <w:r w:rsidR="00FF51C7">
          <w:rPr>
            <w:rStyle w:val="NormalTok"/>
          </w:rPr>
          <w:t>12</w:t>
        </w:r>
      </w:ins>
      <w:ins w:id="586" w:author="Johannes Zauner" w:date="2026-04-01T16:45:00Z" w16du:dateUtc="2026-04-01T14:45:00Z">
        <w:r w:rsidR="00FF51C7">
          <w:rPr>
            <w:rStyle w:val="NormalTok"/>
          </w:rPr>
          <w:t xml:space="preserve">      )</w:t>
        </w:r>
        <w:r w:rsidR="00FF51C7">
          <w:rPr>
            <w:rStyle w:val="SpecialCharTok"/>
          </w:rPr>
          <w:t>|&gt;</w:t>
        </w:r>
      </w:ins>
      <w:del w:id="587" w:author="Johannes Zauner" w:date="2026-04-01T16:45:00Z" w16du:dateUtc="2026-04-01T14:45:00Z">
        <w:r w:rsidR="007C0A0D" w:rsidRPr="002B24E0" w:rsidDel="00FF51C7">
          <w:rPr>
            <w:rStyle w:val="FunctionTok"/>
            <w:rFonts w:cs="Consolas"/>
          </w:rPr>
          <w:delText>extract_clusters</w:delText>
        </w:r>
        <w:r w:rsidR="007C0A0D" w:rsidRPr="002B24E0" w:rsidDel="00FF51C7">
          <w:rPr>
            <w:rStyle w:val="NormalTok"/>
            <w:rFonts w:cs="Consolas"/>
          </w:rPr>
          <w:delText xml:space="preserve">(Dis </w:delText>
        </w:r>
        <w:r w:rsidR="007C0A0D" w:rsidRPr="002B24E0" w:rsidDel="00FF51C7">
          <w:rPr>
            <w:rStyle w:val="SpecialCharTok"/>
            <w:rFonts w:cs="Consolas"/>
          </w:rPr>
          <w:delText>&gt;=</w:delText>
        </w:r>
        <w:r w:rsidR="007C0A0D" w:rsidRPr="002B24E0" w:rsidDel="00FF51C7">
          <w:rPr>
            <w:rStyle w:val="NormalTok"/>
            <w:rFonts w:cs="Consolas"/>
          </w:rPr>
          <w:delText xml:space="preserve"> </w:delText>
        </w:r>
        <w:r w:rsidR="007C0A0D" w:rsidRPr="002B24E0" w:rsidDel="00FF51C7">
          <w:rPr>
            <w:rStyle w:val="DecValTok"/>
            <w:rFonts w:cs="Consolas"/>
          </w:rPr>
          <w:delText>100</w:delText>
        </w:r>
        <w:r w:rsidR="007C0A0D" w:rsidRPr="002B24E0" w:rsidDel="00FF51C7">
          <w:rPr>
            <w:rStyle w:val="NormalTok"/>
            <w:rFonts w:cs="Consolas"/>
          </w:rPr>
          <w:delText>,</w:delText>
        </w:r>
        <w:r w:rsidR="007C0A0D" w:rsidRPr="002B24E0" w:rsidDel="00FF51C7">
          <w:rPr>
            <w:rFonts w:cs="Consolas"/>
          </w:rPr>
          <w:br/>
        </w:r>
        <w:r w:rsidR="002B24E0" w:rsidDel="00FF51C7">
          <w:rPr>
            <w:rStyle w:val="NormalTok"/>
          </w:rPr>
          <w:delText>3</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AttributeTok"/>
            <w:rFonts w:cs="Consolas"/>
          </w:rPr>
          <w:delText>cluster.duration =</w:delText>
        </w:r>
        <w:r w:rsidR="007C0A0D" w:rsidRPr="002B24E0" w:rsidDel="00FF51C7">
          <w:rPr>
            <w:rStyle w:val="NormalTok"/>
            <w:rFonts w:cs="Consolas"/>
          </w:rPr>
          <w:delText xml:space="preserve"> </w:delText>
        </w:r>
        <w:r w:rsidR="007C0A0D" w:rsidRPr="002B24E0" w:rsidDel="00FF51C7">
          <w:rPr>
            <w:rStyle w:val="StringTok"/>
            <w:rFonts w:cs="Consolas"/>
          </w:rPr>
          <w:delText>"20 secs"</w:delText>
        </w:r>
        <w:r w:rsidR="007C0A0D" w:rsidRPr="002B24E0" w:rsidDel="00FF51C7">
          <w:rPr>
            <w:rStyle w:val="NormalTok"/>
            <w:rFonts w:cs="Consolas"/>
          </w:rPr>
          <w:delText>,</w:delText>
        </w:r>
        <w:r w:rsidR="007C0A0D" w:rsidRPr="002B24E0" w:rsidDel="00FF51C7">
          <w:rPr>
            <w:rFonts w:cs="Consolas"/>
          </w:rPr>
          <w:br/>
        </w:r>
        <w:r w:rsidR="002B24E0" w:rsidDel="00FF51C7">
          <w:rPr>
            <w:rStyle w:val="NormalTok"/>
          </w:rPr>
          <w:delText>4</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AttributeTok"/>
            <w:rFonts w:cs="Consolas"/>
          </w:rPr>
          <w:delText>return.only.clusters =</w:delText>
        </w:r>
        <w:r w:rsidR="007C0A0D" w:rsidRPr="002B24E0" w:rsidDel="00FF51C7">
          <w:rPr>
            <w:rStyle w:val="NormalTok"/>
            <w:rFonts w:cs="Consolas"/>
          </w:rPr>
          <w:delText xml:space="preserve"> </w:delText>
        </w:r>
        <w:r w:rsidR="007C0A0D" w:rsidRPr="002B24E0" w:rsidDel="00FF51C7">
          <w:rPr>
            <w:rStyle w:val="ConstantTok"/>
            <w:rFonts w:cs="Consolas"/>
          </w:rPr>
          <w:delText>FALSE</w:delText>
        </w:r>
        <w:r w:rsidR="007C0A0D" w:rsidRPr="002B24E0" w:rsidDel="00FF51C7">
          <w:rPr>
            <w:rStyle w:val="NormalTok"/>
            <w:rFonts w:cs="Consolas"/>
          </w:rPr>
          <w:delText>,</w:delText>
        </w:r>
        <w:r w:rsidR="007C0A0D" w:rsidRPr="002B24E0" w:rsidDel="00FF51C7">
          <w:rPr>
            <w:rFonts w:cs="Consolas"/>
          </w:rPr>
          <w:br/>
        </w:r>
        <w:r w:rsidR="002B24E0" w:rsidDel="00FF51C7">
          <w:rPr>
            <w:rStyle w:val="NormalTok"/>
          </w:rPr>
          <w:delText>5</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AttributeTok"/>
            <w:rFonts w:cs="Consolas"/>
          </w:rPr>
          <w:delText>drop.empty.groups =</w:delText>
        </w:r>
        <w:r w:rsidR="007C0A0D" w:rsidRPr="002B24E0" w:rsidDel="00FF51C7">
          <w:rPr>
            <w:rStyle w:val="NormalTok"/>
            <w:rFonts w:cs="Consolas"/>
          </w:rPr>
          <w:delText xml:space="preserve"> </w:delText>
        </w:r>
        <w:r w:rsidR="007C0A0D" w:rsidRPr="002B24E0" w:rsidDel="00FF51C7">
          <w:rPr>
            <w:rStyle w:val="ConstantTok"/>
            <w:rFonts w:cs="Consolas"/>
          </w:rPr>
          <w:delText>FALSE</w:delText>
        </w:r>
        <w:r w:rsidR="007C0A0D" w:rsidRPr="00C86C21" w:rsidDel="00FF51C7">
          <w:rPr>
            <w:rFonts w:cs="Consolas"/>
          </w:rPr>
          <w:br/>
        </w:r>
        <w:r w:rsidR="002B24E0" w:rsidDel="00FF51C7">
          <w:rPr>
            <w:rStyle w:val="NormalTok"/>
          </w:rPr>
          <w:delText>6</w:delText>
        </w:r>
        <w:r w:rsidR="002B24E0" w:rsidDel="00FF51C7">
          <w:rPr>
            <w:rStyle w:val="NormalTok"/>
            <w:rFonts w:cs="Consolas"/>
          </w:rPr>
          <w:delText xml:space="preserve"> </w:delText>
        </w:r>
        <w:r w:rsidR="007C0A0D" w:rsidRPr="00C86C21" w:rsidDel="00FF51C7">
          <w:rPr>
            <w:rStyle w:val="NormalTok"/>
            <w:rFonts w:cs="Consolas"/>
          </w:rPr>
          <w:delText xml:space="preserve">                   ) </w:delText>
        </w:r>
        <w:r w:rsidR="007C0A0D" w:rsidRPr="00C86C21" w:rsidDel="00FF51C7">
          <w:rPr>
            <w:rStyle w:val="SpecialCharTok"/>
            <w:rFonts w:cs="Consolas"/>
          </w:rPr>
          <w:delText>|&gt;</w:delText>
        </w:r>
        <w:r w:rsidR="007C0A0D" w:rsidRPr="002B24E0" w:rsidDel="00FF51C7">
          <w:rPr>
            <w:rFonts w:cs="Consolas"/>
          </w:rPr>
          <w:br/>
        </w:r>
        <w:r w:rsidR="002B24E0" w:rsidDel="00FF51C7">
          <w:rPr>
            <w:rStyle w:val="NormalTok"/>
          </w:rPr>
          <w:delText>7</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FunctionTok"/>
            <w:rFonts w:cs="Consolas"/>
          </w:rPr>
          <w:delText>filter</w:delText>
        </w:r>
        <w:r w:rsidR="007C0A0D" w:rsidRPr="002B24E0" w:rsidDel="00FF51C7">
          <w:rPr>
            <w:rStyle w:val="NormalTok"/>
            <w:rFonts w:cs="Consolas"/>
          </w:rPr>
          <w:delText xml:space="preserve">((start </w:delText>
        </w:r>
        <w:r w:rsidR="007C0A0D" w:rsidRPr="002B24E0" w:rsidDel="00FF51C7">
          <w:rPr>
            <w:rStyle w:val="SpecialCharTok"/>
            <w:rFonts w:cs="Consolas"/>
          </w:rPr>
          <w:delText>-</w:delText>
        </w:r>
        <w:r w:rsidR="007C0A0D" w:rsidRPr="002B24E0" w:rsidDel="00FF51C7">
          <w:rPr>
            <w:rStyle w:val="NormalTok"/>
            <w:rFonts w:cs="Consolas"/>
          </w:rPr>
          <w:delText xml:space="preserve"> </w:delText>
        </w:r>
        <w:r w:rsidR="007C0A0D" w:rsidRPr="002B24E0" w:rsidDel="00FF51C7">
          <w:rPr>
            <w:rStyle w:val="FunctionTok"/>
            <w:rFonts w:cs="Consolas"/>
          </w:rPr>
          <w:delText>lag</w:delText>
        </w:r>
        <w:r w:rsidR="007C0A0D" w:rsidRPr="002B24E0" w:rsidDel="00FF51C7">
          <w:rPr>
            <w:rStyle w:val="NormalTok"/>
            <w:rFonts w:cs="Consolas"/>
          </w:rPr>
          <w:delText xml:space="preserve">(end) </w:delText>
        </w:r>
        <w:r w:rsidR="007C0A0D" w:rsidRPr="002B24E0" w:rsidDel="00FF51C7">
          <w:rPr>
            <w:rStyle w:val="SpecialCharTok"/>
            <w:rFonts w:cs="Consolas"/>
          </w:rPr>
          <w:delText>&lt;=</w:delText>
        </w:r>
        <w:r w:rsidR="007C0A0D" w:rsidRPr="002B24E0" w:rsidDel="00FF51C7">
          <w:rPr>
            <w:rStyle w:val="NormalTok"/>
            <w:rFonts w:cs="Consolas"/>
          </w:rPr>
          <w:delText xml:space="preserve"> </w:delText>
        </w:r>
        <w:r w:rsidR="007C0A0D" w:rsidRPr="002B24E0" w:rsidDel="00FF51C7">
          <w:rPr>
            <w:rStyle w:val="FunctionTok"/>
            <w:rFonts w:cs="Consolas"/>
          </w:rPr>
          <w:delText>duration</w:delText>
        </w:r>
        <w:r w:rsidR="007C0A0D" w:rsidRPr="002B24E0" w:rsidDel="00FF51C7">
          <w:rPr>
            <w:rStyle w:val="NormalTok"/>
            <w:rFonts w:cs="Consolas"/>
          </w:rPr>
          <w:delText>(</w:delText>
        </w:r>
        <w:r w:rsidR="007C0A0D" w:rsidRPr="002B24E0" w:rsidDel="00FF51C7">
          <w:rPr>
            <w:rStyle w:val="StringTok"/>
            <w:rFonts w:cs="Consolas"/>
          </w:rPr>
          <w:delText>"20 mins"</w:delText>
        </w:r>
        <w:r w:rsidR="007C0A0D" w:rsidRPr="002B24E0" w:rsidDel="00FF51C7">
          <w:rPr>
            <w:rStyle w:val="NormalTok"/>
            <w:rFonts w:cs="Consolas"/>
          </w:rPr>
          <w:delText xml:space="preserve">)), is.cluster) </w:delText>
        </w:r>
        <w:r w:rsidR="007C0A0D" w:rsidRPr="002B24E0" w:rsidDel="00FF51C7">
          <w:rPr>
            <w:rStyle w:val="SpecialCharTok"/>
            <w:rFonts w:cs="Consolas"/>
          </w:rPr>
          <w:delText>%&gt;%</w:delText>
        </w:r>
        <w:r w:rsidR="007C0A0D" w:rsidRPr="002B24E0" w:rsidDel="00FF51C7">
          <w:rPr>
            <w:rFonts w:cs="Consolas"/>
          </w:rPr>
          <w:br/>
        </w:r>
        <w:r w:rsidR="002B24E0" w:rsidDel="00FF51C7">
          <w:rPr>
            <w:rStyle w:val="NormalTok"/>
          </w:rPr>
          <w:delText>8</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FunctionTok"/>
            <w:rFonts w:cs="Consolas"/>
          </w:rPr>
          <w:delText>add_states</w:delText>
        </w:r>
        <w:r w:rsidR="007C0A0D" w:rsidRPr="002B24E0" w:rsidDel="00FF51C7">
          <w:rPr>
            <w:rStyle w:val="NormalTok"/>
            <w:rFonts w:cs="Consolas"/>
          </w:rPr>
          <w:delText xml:space="preserve">(dataCC, ., ) </w:delText>
        </w:r>
        <w:r w:rsidR="007C0A0D" w:rsidRPr="002B24E0" w:rsidDel="00FF51C7">
          <w:rPr>
            <w:rStyle w:val="SpecialCharTok"/>
            <w:rFonts w:cs="Consolas"/>
          </w:rPr>
          <w:delText>|&gt;</w:delText>
        </w:r>
      </w:del>
      <w:r w:rsidR="007C0A0D" w:rsidRPr="002B24E0">
        <w:rPr>
          <w:rFonts w:cs="Consolas"/>
        </w:rPr>
        <w:br/>
      </w:r>
      <w:del w:id="588" w:author="Johannes Zauner" w:date="2026-04-01T16:46:00Z" w16du:dateUtc="2026-04-01T14:46:00Z">
        <w:r w:rsidR="002B24E0" w:rsidDel="00FF51C7">
          <w:rPr>
            <w:rStyle w:val="NormalTok"/>
          </w:rPr>
          <w:delText>9</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del>
      <w:ins w:id="589" w:author="Johannes Zauner" w:date="2026-04-01T16:46:00Z" w16du:dateUtc="2026-04-01T14:46:00Z">
        <w:r w:rsidR="00FF51C7">
          <w:rPr>
            <w:rStyle w:val="NormalTok"/>
          </w:rPr>
          <w:t>13</w:t>
        </w:r>
        <w:r w:rsidR="00FF51C7" w:rsidRPr="002B24E0">
          <w:rPr>
            <w:rStyle w:val="NormalTok"/>
            <w:rFonts w:cs="Consolas"/>
          </w:rPr>
          <w:t xml:space="preserve">  </w:t>
        </w:r>
      </w:ins>
      <w:proofErr w:type="spellStart"/>
      <w:r w:rsidR="007C0A0D" w:rsidRPr="002B24E0">
        <w:rPr>
          <w:rStyle w:val="FunctionTok"/>
          <w:rFonts w:cs="Consolas"/>
        </w:rPr>
        <w:t>gg_day</w:t>
      </w:r>
      <w:proofErr w:type="spellEnd"/>
      <w:r w:rsidR="007C0A0D" w:rsidRPr="002B24E0">
        <w:rPr>
          <w:rStyle w:val="NormalTok"/>
          <w:rFonts w:cs="Consolas"/>
        </w:rPr>
        <w:t>(</w:t>
      </w:r>
      <w:proofErr w:type="spellStart"/>
      <w:r w:rsidR="007C0A0D" w:rsidRPr="002B24E0">
        <w:rPr>
          <w:rStyle w:val="AttributeTok"/>
          <w:rFonts w:cs="Consolas"/>
        </w:rPr>
        <w:t>y.axis</w:t>
      </w:r>
      <w:proofErr w:type="spellEnd"/>
      <w:r w:rsidR="007C0A0D" w:rsidRPr="002B24E0">
        <w:rPr>
          <w:rStyle w:val="AttributeTok"/>
          <w:rFonts w:cs="Consolas"/>
        </w:rPr>
        <w:t xml:space="preserve"> =</w:t>
      </w:r>
      <w:r w:rsidR="007C0A0D" w:rsidRPr="002B24E0">
        <w:rPr>
          <w:rStyle w:val="NormalTok"/>
          <w:rFonts w:cs="Consolas"/>
        </w:rPr>
        <w:t xml:space="preserve"> Dis, </w:t>
      </w:r>
      <w:proofErr w:type="spellStart"/>
      <w:r w:rsidR="007C0A0D" w:rsidRPr="002B24E0">
        <w:rPr>
          <w:rStyle w:val="AttributeTok"/>
          <w:rFonts w:cs="Consolas"/>
        </w:rPr>
        <w:t>y.axis.label</w:t>
      </w:r>
      <w:proofErr w:type="spellEnd"/>
      <w:r w:rsidR="007C0A0D" w:rsidRPr="002B24E0">
        <w:rPr>
          <w:rStyle w:val="AttributeTok"/>
          <w:rFonts w:cs="Consolas"/>
        </w:rPr>
        <w:t xml:space="preserve"> =</w:t>
      </w:r>
      <w:r w:rsidR="007C0A0D" w:rsidRPr="002B24E0">
        <w:rPr>
          <w:rStyle w:val="NormalTok"/>
          <w:rFonts w:cs="Consolas"/>
        </w:rPr>
        <w:t xml:space="preserve"> </w:t>
      </w:r>
      <w:r w:rsidR="007C0A0D" w:rsidRPr="002B24E0">
        <w:rPr>
          <w:rStyle w:val="StringTok"/>
          <w:rFonts w:cs="Consolas"/>
        </w:rPr>
        <w:t>"Distance (cm)"</w:t>
      </w:r>
      <w:r w:rsidR="007C0A0D" w:rsidRPr="002B24E0">
        <w:rPr>
          <w:rStyle w:val="NormalTok"/>
          <w:rFonts w:cs="Consolas"/>
        </w:rPr>
        <w:t xml:space="preserve">, </w:t>
      </w:r>
      <w:proofErr w:type="spellStart"/>
      <w:r w:rsidR="007C0A0D" w:rsidRPr="002B24E0">
        <w:rPr>
          <w:rStyle w:val="AttributeTok"/>
          <w:rFonts w:cs="Consolas"/>
        </w:rPr>
        <w:t>geom</w:t>
      </w:r>
      <w:proofErr w:type="spellEnd"/>
      <w:r w:rsidR="007C0A0D" w:rsidRPr="002B24E0">
        <w:rPr>
          <w:rStyle w:val="AttributeTok"/>
          <w:rFonts w:cs="Consolas"/>
        </w:rPr>
        <w:t xml:space="preserve"> =</w:t>
      </w:r>
      <w:r w:rsidR="007C0A0D" w:rsidRPr="002B24E0">
        <w:rPr>
          <w:rStyle w:val="NormalTok"/>
          <w:rFonts w:cs="Consolas"/>
        </w:rPr>
        <w:t xml:space="preserve"> </w:t>
      </w:r>
      <w:ins w:id="590" w:author="Johannes Zauner" w:date="2026-04-01T16:43:00Z" w16du:dateUtc="2026-04-01T14:43:00Z">
        <w:r w:rsidR="00843A00">
          <w:rPr>
            <w:rStyle w:val="StringTok"/>
          </w:rPr>
          <w:t>"</w:t>
        </w:r>
        <w:del w:id="591" w:author="Johannes Zauner" w:date="2026-04-01T15:36:00Z" w16du:dateUtc="2026-04-01T13:36:00Z">
          <w:r w:rsidR="00843A00" w:rsidRPr="002B24E0">
            <w:rPr>
              <w:rStyle w:val="StringTok"/>
              <w:rFonts w:cs="Consolas"/>
            </w:rPr>
            <w:delText>line"</w:delText>
          </w:r>
          <w:r w:rsidR="00843A00" w:rsidRPr="002B24E0">
            <w:rPr>
              <w:rStyle w:val="NormalTok"/>
              <w:rFonts w:cs="Consolas"/>
            </w:rPr>
            <w:delText xml:space="preserve">) </w:delText>
          </w:r>
          <w:r w:rsidR="00843A00" w:rsidRPr="002B24E0">
            <w:rPr>
              <w:rStyle w:val="SpecialCharTok"/>
              <w:rFonts w:cs="Consolas"/>
            </w:rPr>
            <w:delText>|&gt;</w:delText>
          </w:r>
          <w:r w:rsidR="00843A00" w:rsidRPr="002B24E0">
            <w:rPr>
              <w:rStyle w:val="NormalTok"/>
              <w:rFonts w:cs="Consolas"/>
            </w:rPr>
            <w:delText xml:space="preserve"> </w:delText>
          </w:r>
          <w:r w:rsidR="00843A00" w:rsidRPr="002B24E0">
            <w:rPr>
              <w:rFonts w:cs="Consolas"/>
            </w:rPr>
            <w:br/>
          </w:r>
          <w:r w:rsidR="00843A00">
            <w:rPr>
              <w:rStyle w:val="NormalTok"/>
            </w:rPr>
            <w:delText>10</w:delText>
          </w:r>
        </w:del>
        <w:r w:rsidR="00843A00">
          <w:rPr>
            <w:rStyle w:val="StringTok"/>
          </w:rPr>
          <w:t>ribbon"</w:t>
        </w:r>
        <w:r w:rsidR="00843A00">
          <w:rPr>
            <w:rStyle w:val="NormalTok"/>
          </w:rPr>
          <w:t>,</w:t>
        </w:r>
        <w:r w:rsidR="00843A00">
          <w:br/>
        </w:r>
      </w:ins>
      <w:ins w:id="592" w:author="Johannes Zauner" w:date="2026-04-01T16:44:00Z" w16du:dateUtc="2026-04-01T14:44:00Z">
        <w:r w:rsidR="00843A00">
          <w:rPr>
            <w:rStyle w:val="NormalTok"/>
          </w:rPr>
          <w:t>1</w:t>
        </w:r>
      </w:ins>
      <w:ins w:id="593" w:author="Johannes Zauner" w:date="2026-04-01T16:46:00Z" w16du:dateUtc="2026-04-01T14:46:00Z">
        <w:r w:rsidR="00FF51C7">
          <w:rPr>
            <w:rStyle w:val="NormalTok"/>
          </w:rPr>
          <w:t>4</w:t>
        </w:r>
      </w:ins>
      <w:ins w:id="594" w:author="Johannes Zauner" w:date="2026-04-01T16:43:00Z" w16du:dateUtc="2026-04-01T14:43:00Z">
        <w:r w:rsidR="00843A00">
          <w:rPr>
            <w:rStyle w:val="NormalTok"/>
          </w:rPr>
          <w:t xml:space="preserve">       </w:t>
        </w:r>
        <w:r w:rsidR="00843A00">
          <w:rPr>
            <w:rStyle w:val="NormalTok"/>
          </w:rPr>
          <w:t xml:space="preserve">  </w:t>
        </w:r>
        <w:r w:rsidR="00843A00">
          <w:rPr>
            <w:rStyle w:val="AttributeTok"/>
          </w:rPr>
          <w:t>linewidth =</w:t>
        </w:r>
        <w:r w:rsidR="00843A00">
          <w:rPr>
            <w:rStyle w:val="NormalTok"/>
          </w:rPr>
          <w:t xml:space="preserve"> </w:t>
        </w:r>
        <w:r w:rsidR="00843A00">
          <w:rPr>
            <w:rStyle w:val="FloatTok"/>
          </w:rPr>
          <w:t>0.3</w:t>
        </w:r>
        <w:r w:rsidR="00843A00">
          <w:rPr>
            <w:rStyle w:val="NormalTok"/>
          </w:rPr>
          <w:t xml:space="preserve">, </w:t>
        </w:r>
        <w:r w:rsidR="00843A00">
          <w:rPr>
            <w:rStyle w:val="AttributeTok"/>
          </w:rPr>
          <w:t>col =</w:t>
        </w:r>
        <w:r w:rsidR="00843A00">
          <w:rPr>
            <w:rStyle w:val="NormalTok"/>
          </w:rPr>
          <w:t xml:space="preserve"> </w:t>
        </w:r>
        <w:r w:rsidR="00843A00">
          <w:rPr>
            <w:rStyle w:val="StringTok"/>
          </w:rPr>
          <w:t>"black"</w:t>
        </w:r>
        <w:r w:rsidR="00843A00">
          <w:rPr>
            <w:rStyle w:val="NormalTok"/>
          </w:rPr>
          <w:t xml:space="preserve">, </w:t>
        </w:r>
      </w:ins>
      <w:ins w:id="595" w:author="Johannes Zauner" w:date="2026-04-01T16:44:00Z" w16du:dateUtc="2026-04-01T14:44:00Z">
        <w:r w:rsidR="00843A00">
          <w:rPr>
            <w:rStyle w:val="AttributeTok"/>
          </w:rPr>
          <w:t>alpha =</w:t>
        </w:r>
        <w:r w:rsidR="00843A00">
          <w:rPr>
            <w:rStyle w:val="NormalTok"/>
          </w:rPr>
          <w:t xml:space="preserve"> </w:t>
        </w:r>
        <w:r w:rsidR="00843A00">
          <w:rPr>
            <w:rStyle w:val="FloatTok"/>
          </w:rPr>
          <w:t>0.25</w:t>
        </w:r>
        <w:r w:rsidR="00843A00">
          <w:rPr>
            <w:rStyle w:val="NormalTok"/>
          </w:rPr>
          <w:t xml:space="preserve">, </w:t>
        </w:r>
        <w:r w:rsidR="00843A00">
          <w:rPr>
            <w:rStyle w:val="AttributeTok"/>
          </w:rPr>
          <w:t>fill =</w:t>
        </w:r>
        <w:r w:rsidR="00843A00">
          <w:rPr>
            <w:rStyle w:val="NormalTok"/>
          </w:rPr>
          <w:t xml:space="preserve"> </w:t>
        </w:r>
        <w:r w:rsidR="00843A00">
          <w:rPr>
            <w:rStyle w:val="StringTok"/>
          </w:rPr>
          <w:t>"gold"</w:t>
        </w:r>
        <w:r w:rsidR="00843A00">
          <w:rPr>
            <w:rStyle w:val="NormalTok"/>
          </w:rPr>
          <w:t>,</w:t>
        </w:r>
      </w:ins>
      <w:ins w:id="596" w:author="Johannes Zauner" w:date="2026-04-01T16:43:00Z" w16du:dateUtc="2026-04-01T14:43:00Z">
        <w:r w:rsidR="00843A00">
          <w:rPr>
            <w:rStyle w:val="NormalTok"/>
          </w:rPr>
          <w:br/>
        </w:r>
      </w:ins>
      <w:ins w:id="597" w:author="Johannes Zauner" w:date="2026-04-01T16:44:00Z" w16du:dateUtc="2026-04-01T14:44:00Z">
        <w:r w:rsidR="00843A00">
          <w:rPr>
            <w:rStyle w:val="NormalTok"/>
          </w:rPr>
          <w:t>1</w:t>
        </w:r>
      </w:ins>
      <w:ins w:id="598" w:author="Johannes Zauner" w:date="2026-04-01T16:46:00Z" w16du:dateUtc="2026-04-01T14:46:00Z">
        <w:r w:rsidR="00FF51C7">
          <w:rPr>
            <w:rStyle w:val="NormalTok"/>
          </w:rPr>
          <w:t>5</w:t>
        </w:r>
      </w:ins>
      <w:ins w:id="599" w:author="Johannes Zauner" w:date="2026-04-01T16:43:00Z" w16du:dateUtc="2026-04-01T14:43:00Z">
        <w:r w:rsidR="00843A00">
          <w:rPr>
            <w:rStyle w:val="NormalTok"/>
          </w:rPr>
          <w:t xml:space="preserve">         </w:t>
        </w:r>
        <w:proofErr w:type="spellStart"/>
        <w:r w:rsidR="00843A00">
          <w:rPr>
            <w:rStyle w:val="AttributeTok"/>
          </w:rPr>
          <w:t>y.axis.breaks</w:t>
        </w:r>
        <w:proofErr w:type="spellEnd"/>
        <w:r w:rsidR="00843A00">
          <w:rPr>
            <w:rStyle w:val="AttributeTok"/>
          </w:rPr>
          <w:t xml:space="preserve"> =</w:t>
        </w:r>
        <w:r w:rsidR="00843A00">
          <w:rPr>
            <w:rStyle w:val="NormalTok"/>
          </w:rPr>
          <w:t xml:space="preserve"> </w:t>
        </w:r>
        <w:r w:rsidR="00843A00">
          <w:rPr>
            <w:rStyle w:val="FunctionTok"/>
          </w:rPr>
          <w:t>seq</w:t>
        </w:r>
        <w:r w:rsidR="00843A00">
          <w:rPr>
            <w:rStyle w:val="NormalTok"/>
          </w:rPr>
          <w:t>(</w:t>
        </w:r>
        <w:r w:rsidR="00843A00">
          <w:rPr>
            <w:rStyle w:val="DecValTok"/>
          </w:rPr>
          <w:t>0</w:t>
        </w:r>
        <w:r w:rsidR="00843A00">
          <w:rPr>
            <w:rStyle w:val="NormalTok"/>
          </w:rPr>
          <w:t>,</w:t>
        </w:r>
        <w:r w:rsidR="00843A00">
          <w:rPr>
            <w:rStyle w:val="DecValTok"/>
          </w:rPr>
          <w:t>100</w:t>
        </w:r>
        <w:r w:rsidR="00843A00">
          <w:rPr>
            <w:rStyle w:val="NormalTok"/>
          </w:rPr>
          <w:t xml:space="preserve">, </w:t>
        </w:r>
        <w:r w:rsidR="00843A00">
          <w:rPr>
            <w:rStyle w:val="AttributeTok"/>
          </w:rPr>
          <w:t>by =</w:t>
        </w:r>
        <w:r w:rsidR="00843A00">
          <w:rPr>
            <w:rStyle w:val="NormalTok"/>
          </w:rPr>
          <w:t xml:space="preserve"> </w:t>
        </w:r>
        <w:r w:rsidR="00843A00">
          <w:rPr>
            <w:rStyle w:val="DecValTok"/>
          </w:rPr>
          <w:t>20</w:t>
        </w:r>
        <w:r w:rsidR="00843A00">
          <w:rPr>
            <w:rStyle w:val="NormalTok"/>
          </w:rPr>
          <w:t xml:space="preserve">), </w:t>
        </w:r>
        <w:proofErr w:type="spellStart"/>
        <w:r w:rsidR="00843A00">
          <w:rPr>
            <w:rStyle w:val="AttributeTok"/>
          </w:rPr>
          <w:t>y.scale</w:t>
        </w:r>
        <w:proofErr w:type="spellEnd"/>
        <w:r w:rsidR="00843A00">
          <w:rPr>
            <w:rStyle w:val="AttributeTok"/>
          </w:rPr>
          <w:t xml:space="preserve"> =</w:t>
        </w:r>
        <w:r w:rsidR="00843A00">
          <w:rPr>
            <w:rStyle w:val="NormalTok"/>
          </w:rPr>
          <w:t xml:space="preserve"> </w:t>
        </w:r>
        <w:r w:rsidR="00843A00">
          <w:rPr>
            <w:rStyle w:val="StringTok"/>
          </w:rPr>
          <w:t>"identity"</w:t>
        </w:r>
        <w:r w:rsidR="00843A00">
          <w:rPr>
            <w:rStyle w:val="NormalTok"/>
          </w:rPr>
          <w:t xml:space="preserve">, </w:t>
        </w:r>
      </w:ins>
      <w:ins w:id="600" w:author="Johannes Zauner" w:date="2026-04-01T16:44:00Z" w16du:dateUtc="2026-04-01T14:44:00Z">
        <w:r w:rsidR="00843A00">
          <w:rPr>
            <w:rStyle w:val="NormalTok"/>
          </w:rPr>
          <w:br/>
          <w:t>1</w:t>
        </w:r>
      </w:ins>
      <w:ins w:id="601" w:author="Johannes Zauner" w:date="2026-04-01T16:46:00Z" w16du:dateUtc="2026-04-01T14:46:00Z">
        <w:r w:rsidR="00FF51C7">
          <w:rPr>
            <w:rStyle w:val="NormalTok"/>
          </w:rPr>
          <w:t>6</w:t>
        </w:r>
      </w:ins>
      <w:ins w:id="602" w:author="Johannes Zauner" w:date="2026-04-01T16:44:00Z" w16du:dateUtc="2026-04-01T14:44:00Z">
        <w:r w:rsidR="00843A00">
          <w:rPr>
            <w:rStyle w:val="NormalTok"/>
          </w:rPr>
          <w:t xml:space="preserve">         </w:t>
        </w:r>
      </w:ins>
      <w:proofErr w:type="spellStart"/>
      <w:ins w:id="603" w:author="Johannes Zauner" w:date="2026-04-01T16:43:00Z" w16du:dateUtc="2026-04-01T14:43:00Z">
        <w:r w:rsidR="00843A00">
          <w:rPr>
            <w:rStyle w:val="AttributeTok"/>
          </w:rPr>
          <w:t>format.day</w:t>
        </w:r>
        <w:proofErr w:type="spellEnd"/>
        <w:r w:rsidR="00843A00">
          <w:rPr>
            <w:rStyle w:val="AttributeTok"/>
          </w:rPr>
          <w:t xml:space="preserve"> =</w:t>
        </w:r>
        <w:r w:rsidR="00843A00">
          <w:rPr>
            <w:rStyle w:val="NormalTok"/>
          </w:rPr>
          <w:t xml:space="preserve"> </w:t>
        </w:r>
        <w:r w:rsidR="00843A00">
          <w:rPr>
            <w:rStyle w:val="StringTok"/>
          </w:rPr>
          <w:t>"%a"</w:t>
        </w:r>
        <w:r w:rsidR="00843A00">
          <w:rPr>
            <w:rStyle w:val="NormalTok"/>
          </w:rPr>
          <w:t>)</w:t>
        </w:r>
      </w:ins>
      <w:del w:id="604" w:author="Johannes Zauner" w:date="2026-04-01T16:43:00Z" w16du:dateUtc="2026-04-01T14:43:00Z">
        <w:r w:rsidR="007C0A0D" w:rsidRPr="002B24E0" w:rsidDel="00843A00">
          <w:rPr>
            <w:rStyle w:val="StringTok"/>
            <w:rFonts w:cs="Consolas"/>
          </w:rPr>
          <w:delText>"line"</w:delText>
        </w:r>
        <w:r w:rsidR="007C0A0D" w:rsidRPr="002B24E0" w:rsidDel="00843A00">
          <w:rPr>
            <w:rStyle w:val="NormalTok"/>
            <w:rFonts w:cs="Consolas"/>
          </w:rPr>
          <w:delText xml:space="preserve">) </w:delText>
        </w:r>
      </w:del>
      <w:r w:rsidR="007C0A0D" w:rsidRPr="002B24E0">
        <w:rPr>
          <w:rStyle w:val="SpecialCharTok"/>
          <w:rFonts w:cs="Consolas"/>
        </w:rPr>
        <w:t>|&gt;</w:t>
      </w:r>
      <w:r w:rsidR="007C0A0D" w:rsidRPr="002B24E0">
        <w:rPr>
          <w:rStyle w:val="NormalTok"/>
          <w:rFonts w:cs="Consolas"/>
        </w:rPr>
        <w:t xml:space="preserve"> </w:t>
      </w:r>
      <w:r w:rsidR="007C0A0D" w:rsidRPr="002B24E0">
        <w:rPr>
          <w:rFonts w:cs="Consolas"/>
        </w:rPr>
        <w:br/>
      </w:r>
      <w:del w:id="605" w:author="Johannes Zauner" w:date="2026-04-01T16:44:00Z" w16du:dateUtc="2026-04-01T14:44:00Z">
        <w:r w:rsidR="002B24E0" w:rsidDel="00843A00">
          <w:rPr>
            <w:rStyle w:val="NormalTok"/>
          </w:rPr>
          <w:delText>10</w:delText>
        </w:r>
        <w:r w:rsidR="002B24E0" w:rsidDel="00843A00">
          <w:rPr>
            <w:rStyle w:val="NormalTok"/>
            <w:rFonts w:cs="Consolas"/>
          </w:rPr>
          <w:delText xml:space="preserve"> </w:delText>
        </w:r>
        <w:r w:rsidR="007C0A0D" w:rsidRPr="002B24E0" w:rsidDel="00843A00">
          <w:rPr>
            <w:rStyle w:val="NormalTok"/>
            <w:rFonts w:cs="Consolas"/>
          </w:rPr>
          <w:delText xml:space="preserve"> </w:delText>
        </w:r>
      </w:del>
      <w:ins w:id="606" w:author="Johannes Zauner" w:date="2026-04-01T16:44:00Z" w16du:dateUtc="2026-04-01T14:44:00Z">
        <w:r w:rsidR="00843A00">
          <w:rPr>
            <w:rStyle w:val="NormalTok"/>
          </w:rPr>
          <w:t>1</w:t>
        </w:r>
      </w:ins>
      <w:ins w:id="607" w:author="Johannes Zauner" w:date="2026-04-01T16:46:00Z" w16du:dateUtc="2026-04-01T14:46:00Z">
        <w:r w:rsidR="00FF51C7">
          <w:rPr>
            <w:rStyle w:val="NormalTok"/>
          </w:rPr>
          <w:t>7</w:t>
        </w:r>
      </w:ins>
      <w:ins w:id="608" w:author="Johannes Zauner" w:date="2026-04-01T16:44:00Z" w16du:dateUtc="2026-04-01T14:44:00Z">
        <w:r w:rsidR="00843A00">
          <w:rPr>
            <w:rStyle w:val="NormalTok"/>
            <w:rFonts w:cs="Consolas"/>
          </w:rPr>
          <w:t xml:space="preserve"> </w:t>
        </w:r>
        <w:r w:rsidR="00843A00" w:rsidRPr="002B24E0">
          <w:rPr>
            <w:rStyle w:val="NormalTok"/>
            <w:rFonts w:cs="Consolas"/>
          </w:rPr>
          <w:t xml:space="preserve"> </w:t>
        </w:r>
      </w:ins>
      <w:proofErr w:type="spellStart"/>
      <w:r w:rsidR="007C0A0D" w:rsidRPr="002B24E0">
        <w:rPr>
          <w:rStyle w:val="FunctionTok"/>
          <w:rFonts w:cs="Consolas"/>
        </w:rPr>
        <w:t>gg_photoperiod</w:t>
      </w:r>
      <w:proofErr w:type="spellEnd"/>
      <w:r w:rsidR="007C0A0D" w:rsidRPr="002B24E0">
        <w:rPr>
          <w:rStyle w:val="NormalTok"/>
          <w:rFonts w:cs="Consolas"/>
        </w:rPr>
        <w:t xml:space="preserve">(coordinates) </w:t>
      </w:r>
      <w:ins w:id="609" w:author="Johannes Zauner" w:date="2026-04-01T16:44:00Z" w16du:dateUtc="2026-04-01T14:44:00Z">
        <w:r w:rsidR="00843A00">
          <w:rPr>
            <w:rStyle w:val="SpecialCharTok"/>
          </w:rPr>
          <w:t>|&gt;</w:t>
        </w:r>
        <w:r w:rsidR="00843A00">
          <w:br/>
        </w:r>
        <w:r w:rsidR="00843A00">
          <w:rPr>
            <w:rStyle w:val="NormalTok"/>
          </w:rPr>
          <w:t>1</w:t>
        </w:r>
      </w:ins>
      <w:ins w:id="610" w:author="Johannes Zauner" w:date="2026-04-01T16:46:00Z" w16du:dateUtc="2026-04-01T14:46:00Z">
        <w:r w:rsidR="00FF51C7">
          <w:rPr>
            <w:rStyle w:val="NormalTok"/>
          </w:rPr>
          <w:t>8</w:t>
        </w:r>
      </w:ins>
      <w:ins w:id="611" w:author="Johannes Zauner" w:date="2026-04-01T16:44:00Z" w16du:dateUtc="2026-04-01T14:44:00Z">
        <w:r w:rsidR="00843A00">
          <w:rPr>
            <w:rStyle w:val="NormalTok"/>
          </w:rPr>
          <w:t xml:space="preserve">  </w:t>
        </w:r>
        <w:proofErr w:type="spellStart"/>
        <w:r w:rsidR="00843A00">
          <w:rPr>
            <w:rStyle w:val="FunctionTok"/>
          </w:rPr>
          <w:t>gg_states</w:t>
        </w:r>
        <w:proofErr w:type="spellEnd"/>
        <w:r w:rsidR="00843A00">
          <w:rPr>
            <w:rStyle w:val="NormalTok"/>
          </w:rPr>
          <w:t>(</w:t>
        </w:r>
        <w:proofErr w:type="spellStart"/>
        <w:r w:rsidR="00843A00">
          <w:rPr>
            <w:rStyle w:val="NormalTok"/>
          </w:rPr>
          <w:t>vis.break</w:t>
        </w:r>
        <w:proofErr w:type="spellEnd"/>
        <w:r w:rsidR="00843A00">
          <w:rPr>
            <w:rStyle w:val="NormalTok"/>
          </w:rPr>
          <w:t xml:space="preserve">, </w:t>
        </w:r>
        <w:r w:rsidR="00843A00">
          <w:rPr>
            <w:rStyle w:val="AttributeTok"/>
          </w:rPr>
          <w:t>fill =</w:t>
        </w:r>
        <w:r w:rsidR="00843A00">
          <w:rPr>
            <w:rStyle w:val="NormalTok"/>
          </w:rPr>
          <w:t xml:space="preserve"> </w:t>
        </w:r>
        <w:r w:rsidR="00843A00">
          <w:rPr>
            <w:rStyle w:val="StringTok"/>
          </w:rPr>
          <w:t>"red"</w:t>
        </w:r>
        <w:r w:rsidR="00843A00">
          <w:rPr>
            <w:rStyle w:val="NormalTok"/>
          </w:rPr>
          <w:t xml:space="preserve">, </w:t>
        </w:r>
        <w:r w:rsidR="00843A00">
          <w:rPr>
            <w:rStyle w:val="AttributeTok"/>
          </w:rPr>
          <w:t>alpha =</w:t>
        </w:r>
        <w:r w:rsidR="00843A00">
          <w:rPr>
            <w:rStyle w:val="NormalTok"/>
          </w:rPr>
          <w:t xml:space="preserve"> </w:t>
        </w:r>
        <w:r w:rsidR="00843A00">
          <w:rPr>
            <w:rStyle w:val="DecValTok"/>
          </w:rPr>
          <w:t>1</w:t>
        </w:r>
        <w:r w:rsidR="00843A00">
          <w:rPr>
            <w:rStyle w:val="NormalTok"/>
          </w:rPr>
          <w:t xml:space="preserve">) </w:t>
        </w:r>
        <w:r w:rsidR="00843A00">
          <w:rPr>
            <w:rStyle w:val="SpecialCharTok"/>
          </w:rPr>
          <w:t>+</w:t>
        </w:r>
        <w:r w:rsidR="00843A00">
          <w:br/>
        </w:r>
        <w:r w:rsidR="00843A00">
          <w:rPr>
            <w:rStyle w:val="NormalTok"/>
          </w:rPr>
          <w:t>1</w:t>
        </w:r>
      </w:ins>
      <w:ins w:id="612" w:author="Johannes Zauner" w:date="2026-04-01T16:46:00Z" w16du:dateUtc="2026-04-01T14:46:00Z">
        <w:r w:rsidR="00FF51C7">
          <w:rPr>
            <w:rStyle w:val="NormalTok"/>
          </w:rPr>
          <w:t>9</w:t>
        </w:r>
      </w:ins>
      <w:ins w:id="613" w:author="Johannes Zauner" w:date="2026-04-01T16:44:00Z" w16du:dateUtc="2026-04-01T14:44:00Z">
        <w:r w:rsidR="00843A00">
          <w:rPr>
            <w:rStyle w:val="NormalTok"/>
          </w:rPr>
          <w:t xml:space="preserve">  </w:t>
        </w:r>
        <w:proofErr w:type="spellStart"/>
        <w:r w:rsidR="00843A00">
          <w:rPr>
            <w:rStyle w:val="FunctionTok"/>
          </w:rPr>
          <w:t>geom_</w:t>
        </w:r>
        <w:del w:id="614" w:author="Johannes Zauner" w:date="2026-04-01T15:36:00Z" w16du:dateUtc="2026-04-01T13:36:00Z">
          <w:r w:rsidR="00843A00" w:rsidRPr="002B24E0">
            <w:rPr>
              <w:rStyle w:val="FunctionTok"/>
              <w:rFonts w:cs="Consolas"/>
            </w:rPr>
            <w:delText>point</w:delText>
          </w:r>
          <w:r w:rsidR="00843A00" w:rsidRPr="002B24E0">
            <w:rPr>
              <w:rStyle w:val="NormalTok"/>
              <w:rFonts w:cs="Consolas"/>
            </w:rPr>
            <w:delText>(</w:delText>
          </w:r>
          <w:r w:rsidR="00843A00" w:rsidRPr="002B24E0">
            <w:rPr>
              <w:rStyle w:val="AttributeTok"/>
              <w:rFonts w:cs="Consolas"/>
            </w:rPr>
            <w:delText>data =</w:delText>
          </w:r>
          <w:r w:rsidR="00843A00" w:rsidRPr="002B24E0">
            <w:rPr>
              <w:rStyle w:val="NormalTok"/>
              <w:rFonts w:cs="Consolas"/>
            </w:rPr>
            <w:delText xml:space="preserve"> \(x) </w:delText>
          </w:r>
          <w:r w:rsidR="00843A00" w:rsidRPr="002B24E0">
            <w:rPr>
              <w:rStyle w:val="FunctionTok"/>
              <w:rFonts w:cs="Consolas"/>
            </w:rPr>
            <w:delText>filter</w:delText>
          </w:r>
          <w:r w:rsidR="00843A00" w:rsidRPr="002B24E0">
            <w:rPr>
              <w:rStyle w:val="NormalTok"/>
              <w:rFonts w:cs="Consolas"/>
            </w:rPr>
            <w:delText xml:space="preserve">(x, is.cluster), </w:delText>
          </w:r>
          <w:r w:rsidR="00843A00" w:rsidRPr="002B24E0">
            <w:rPr>
              <w:rStyle w:val="AttributeTok"/>
              <w:rFonts w:cs="Consolas"/>
            </w:rPr>
            <w:delText>col =</w:delText>
          </w:r>
          <w:r w:rsidR="00843A00" w:rsidRPr="002B24E0">
            <w:rPr>
              <w:rStyle w:val="NormalTok"/>
              <w:rFonts w:cs="Consolas"/>
            </w:rPr>
            <w:delText xml:space="preserve"> </w:delText>
          </w:r>
          <w:r w:rsidR="00843A00" w:rsidRPr="002B24E0">
            <w:rPr>
              <w:rStyle w:val="StringTok"/>
              <w:rFonts w:cs="Consolas"/>
            </w:rPr>
            <w:delText>"red</w:delText>
          </w:r>
        </w:del>
        <w:r w:rsidR="00843A00">
          <w:rPr>
            <w:rStyle w:val="FunctionTok"/>
          </w:rPr>
          <w:t>hline</w:t>
        </w:r>
        <w:proofErr w:type="spellEnd"/>
        <w:r w:rsidR="00843A00">
          <w:rPr>
            <w:rStyle w:val="NormalTok"/>
          </w:rPr>
          <w:t>(</w:t>
        </w:r>
        <w:proofErr w:type="spellStart"/>
        <w:r w:rsidR="00843A00">
          <w:rPr>
            <w:rStyle w:val="AttributeTok"/>
          </w:rPr>
          <w:t>yintercept</w:t>
        </w:r>
        <w:proofErr w:type="spellEnd"/>
        <w:r w:rsidR="00843A00">
          <w:rPr>
            <w:rStyle w:val="AttributeTok"/>
          </w:rPr>
          <w:t xml:space="preserve"> =</w:t>
        </w:r>
        <w:r w:rsidR="00843A00">
          <w:rPr>
            <w:rStyle w:val="NormalTok"/>
          </w:rPr>
          <w:t xml:space="preserve"> </w:t>
        </w:r>
        <w:r w:rsidR="00843A00">
          <w:rPr>
            <w:rStyle w:val="DecValTok"/>
          </w:rPr>
          <w:t>100</w:t>
        </w:r>
        <w:r w:rsidR="00843A00">
          <w:rPr>
            <w:rStyle w:val="NormalTok"/>
          </w:rPr>
          <w:t xml:space="preserve">, </w:t>
        </w:r>
        <w:proofErr w:type="spellStart"/>
        <w:r w:rsidR="00843A00">
          <w:rPr>
            <w:rStyle w:val="AttributeTok"/>
          </w:rPr>
          <w:t>linetype</w:t>
        </w:r>
        <w:proofErr w:type="spellEnd"/>
        <w:r w:rsidR="00843A00">
          <w:rPr>
            <w:rStyle w:val="AttributeTok"/>
          </w:rPr>
          <w:t xml:space="preserve"> =</w:t>
        </w:r>
        <w:r w:rsidR="00843A00">
          <w:rPr>
            <w:rStyle w:val="NormalTok"/>
          </w:rPr>
          <w:t xml:space="preserve"> </w:t>
        </w:r>
        <w:r w:rsidR="00843A00">
          <w:rPr>
            <w:rStyle w:val="StringTok"/>
          </w:rPr>
          <w:t>"dashed</w:t>
        </w:r>
        <w:r w:rsidR="00843A00">
          <w:rPr>
            <w:rStyle w:val="StringTok"/>
          </w:rPr>
          <w:t>"</w:t>
        </w:r>
        <w:r w:rsidR="00843A00">
          <w:rPr>
            <w:rStyle w:val="NormalTok"/>
          </w:rPr>
          <w:t>)</w:t>
        </w:r>
      </w:ins>
      <w:del w:id="615" w:author="Johannes Zauner" w:date="2026-04-01T16:44:00Z" w16du:dateUtc="2026-04-01T14:44:00Z">
        <w:r w:rsidR="007C0A0D" w:rsidRPr="002B24E0" w:rsidDel="00843A00">
          <w:rPr>
            <w:rStyle w:val="SpecialCharTok"/>
            <w:rFonts w:cs="Consolas"/>
          </w:rPr>
          <w:delText>+</w:delText>
        </w:r>
        <w:r w:rsidR="007C0A0D" w:rsidRPr="002B24E0" w:rsidDel="00843A00">
          <w:rPr>
            <w:rFonts w:cs="Consolas"/>
          </w:rPr>
          <w:br/>
        </w:r>
        <w:r w:rsidR="002B24E0" w:rsidDel="00843A00">
          <w:rPr>
            <w:rStyle w:val="NormalTok"/>
          </w:rPr>
          <w:delText>11</w:delText>
        </w:r>
        <w:r w:rsidR="007C0A0D" w:rsidRPr="002B24E0" w:rsidDel="00843A00">
          <w:rPr>
            <w:rStyle w:val="NormalTok"/>
            <w:rFonts w:cs="Consolas"/>
          </w:rPr>
          <w:delText xml:space="preserve">  </w:delText>
        </w:r>
        <w:r w:rsidR="007C0A0D" w:rsidRPr="002B24E0" w:rsidDel="00843A00">
          <w:rPr>
            <w:rStyle w:val="FunctionTok"/>
            <w:rFonts w:cs="Consolas"/>
          </w:rPr>
          <w:delText>geom_point</w:delText>
        </w:r>
        <w:r w:rsidR="007C0A0D" w:rsidRPr="002B24E0" w:rsidDel="00843A00">
          <w:rPr>
            <w:rStyle w:val="NormalTok"/>
            <w:rFonts w:cs="Consolas"/>
          </w:rPr>
          <w:delText>(</w:delText>
        </w:r>
        <w:r w:rsidR="007C0A0D" w:rsidRPr="002B24E0" w:rsidDel="00843A00">
          <w:rPr>
            <w:rStyle w:val="AttributeTok"/>
            <w:rFonts w:cs="Consolas"/>
          </w:rPr>
          <w:delText>data =</w:delText>
        </w:r>
        <w:r w:rsidR="007C0A0D" w:rsidRPr="002B24E0" w:rsidDel="00843A00">
          <w:rPr>
            <w:rStyle w:val="NormalTok"/>
            <w:rFonts w:cs="Consolas"/>
          </w:rPr>
          <w:delText xml:space="preserve"> \(x) </w:delText>
        </w:r>
        <w:r w:rsidR="007C0A0D" w:rsidRPr="002B24E0" w:rsidDel="00843A00">
          <w:rPr>
            <w:rStyle w:val="FunctionTok"/>
            <w:rFonts w:cs="Consolas"/>
          </w:rPr>
          <w:delText>filter</w:delText>
        </w:r>
        <w:r w:rsidR="007C0A0D" w:rsidRPr="002B24E0" w:rsidDel="00843A00">
          <w:rPr>
            <w:rStyle w:val="NormalTok"/>
            <w:rFonts w:cs="Consolas"/>
          </w:rPr>
          <w:delText xml:space="preserve">(x, is.cluster), </w:delText>
        </w:r>
        <w:r w:rsidR="007C0A0D" w:rsidRPr="002B24E0" w:rsidDel="00843A00">
          <w:rPr>
            <w:rStyle w:val="AttributeTok"/>
            <w:rFonts w:cs="Consolas"/>
          </w:rPr>
          <w:delText>col =</w:delText>
        </w:r>
        <w:r w:rsidR="007C0A0D" w:rsidRPr="002B24E0" w:rsidDel="00843A00">
          <w:rPr>
            <w:rStyle w:val="NormalTok"/>
            <w:rFonts w:cs="Consolas"/>
          </w:rPr>
          <w:delText xml:space="preserve"> </w:delText>
        </w:r>
        <w:r w:rsidR="007C0A0D" w:rsidRPr="002B24E0" w:rsidDel="00843A00">
          <w:rPr>
            <w:rStyle w:val="StringTok"/>
            <w:rFonts w:cs="Consolas"/>
          </w:rPr>
          <w:delText>"red"</w:delText>
        </w:r>
        <w:r w:rsidR="007C0A0D" w:rsidRPr="002B24E0" w:rsidDel="00843A00">
          <w:rPr>
            <w:rStyle w:val="NormalTok"/>
            <w:rFonts w:cs="Consolas"/>
          </w:rPr>
          <w:delText>)</w:delText>
        </w:r>
      </w:del>
    </w:p>
    <w:bookmarkEnd w:id="567"/>
    <w:p w14:paraId="62DEED2F" w14:textId="4EB87582" w:rsidR="003A157A" w:rsidRPr="003A157A" w:rsidRDefault="00365F17" w:rsidP="003A157A">
      <w:pPr>
        <w:pStyle w:val="DefinitionTerm"/>
        <w:rPr>
          <w:b w:val="0"/>
          <w:bCs/>
          <w:rPrChange w:id="616" w:author="Johannes Zauner" w:date="2026-04-01T16:46:00Z" w16du:dateUtc="2026-04-01T14:46:00Z">
            <w:rPr/>
          </w:rPrChange>
        </w:rPr>
      </w:pPr>
      <w:r w:rsidRPr="00C673E9">
        <w:rPr>
          <w:rFonts w:ascii="Arial" w:hAnsi="Arial" w:cs="Arial"/>
        </w:rPr>
        <w:t xml:space="preserve">Lines </w:t>
      </w:r>
      <w:ins w:id="617" w:author="Johannes Zauner" w:date="2026-04-01T16:46:00Z" w16du:dateUtc="2026-04-01T14:46:00Z">
        <w:r w:rsidR="003A157A">
          <w:rPr>
            <w:rFonts w:ascii="Arial" w:hAnsi="Arial" w:cs="Arial"/>
          </w:rPr>
          <w:t>2, 13</w:t>
        </w:r>
      </w:ins>
      <w:del w:id="618" w:author="Johannes Zauner" w:date="2026-04-01T16:46:00Z" w16du:dateUtc="2026-04-01T14:46:00Z">
        <w:r w:rsidRPr="00C673E9" w:rsidDel="003A157A">
          <w:rPr>
            <w:rFonts w:ascii="Arial" w:hAnsi="Arial" w:cs="Arial"/>
          </w:rPr>
          <w:delText>1-7</w:delText>
        </w:r>
      </w:del>
      <w:r>
        <w:rPr>
          <w:rFonts w:ascii="Arial" w:hAnsi="Arial" w:cs="Arial"/>
        </w:rPr>
        <w:t xml:space="preserve"> </w:t>
      </w:r>
      <w:del w:id="619" w:author="Johannes Zauner" w:date="2026-04-01T16:47:00Z" w16du:dateUtc="2026-04-01T14:47:00Z">
        <w:r w:rsidRPr="0047611C" w:rsidDel="003A157A">
          <w:rPr>
            <w:b w:val="0"/>
            <w:bCs/>
          </w:rPr>
          <w:delText>As in the code cell above</w:delText>
        </w:r>
      </w:del>
      <w:ins w:id="620" w:author="Johannes Zauner" w:date="2026-04-01T16:47:00Z" w16du:dateUtc="2026-04-01T14:47:00Z">
        <w:r w:rsidR="003A157A">
          <w:rPr>
            <w:b w:val="0"/>
            <w:bCs/>
          </w:rPr>
          <w:t>Add the state with postprocessing (arrange, filter) to the data</w:t>
        </w:r>
      </w:ins>
    </w:p>
    <w:p w14:paraId="695AF046" w14:textId="456412D7" w:rsidR="00365F17" w:rsidRPr="0047611C" w:rsidRDefault="00365F17" w:rsidP="00365F17">
      <w:pPr>
        <w:pStyle w:val="DefinitionTerm"/>
        <w:rPr>
          <w:b w:val="0"/>
          <w:bCs/>
        </w:rPr>
      </w:pPr>
      <w:r w:rsidRPr="00C673E9">
        <w:rPr>
          <w:rFonts w:ascii="Arial" w:hAnsi="Arial" w:cs="Arial"/>
        </w:rPr>
        <w:t xml:space="preserve">Line </w:t>
      </w:r>
      <w:ins w:id="621" w:author="Johannes Zauner" w:date="2026-04-01T16:47:00Z" w16du:dateUtc="2026-04-01T14:47:00Z">
        <w:r w:rsidR="003A157A">
          <w:rPr>
            <w:rFonts w:ascii="Arial" w:hAnsi="Arial" w:cs="Arial"/>
          </w:rPr>
          <w:t>3-12</w:t>
        </w:r>
      </w:ins>
      <w:del w:id="622" w:author="Johannes Zauner" w:date="2026-04-01T16:47:00Z" w16du:dateUtc="2026-04-01T14:47:00Z">
        <w:r w:rsidRPr="00C673E9" w:rsidDel="003A157A">
          <w:rPr>
            <w:rFonts w:ascii="Arial" w:hAnsi="Arial" w:cs="Arial"/>
          </w:rPr>
          <w:delText>8</w:delText>
        </w:r>
      </w:del>
      <w:r>
        <w:rPr>
          <w:rFonts w:ascii="Arial" w:hAnsi="Arial" w:cs="Arial"/>
        </w:rPr>
        <w:t xml:space="preserve"> </w:t>
      </w:r>
      <w:ins w:id="623" w:author="Johannes Zauner" w:date="2026-04-01T16:47:00Z" w16du:dateUtc="2026-04-01T14:47:00Z">
        <w:r w:rsidR="003A157A" w:rsidRPr="0047611C">
          <w:rPr>
            <w:b w:val="0"/>
            <w:bCs/>
          </w:rPr>
          <w:t>As in the code cell above</w:t>
        </w:r>
      </w:ins>
      <w:del w:id="624" w:author="Johannes Zauner" w:date="2026-04-01T16:47:00Z" w16du:dateUtc="2026-04-01T14:47:00Z">
        <w:r w:rsidRPr="0047611C" w:rsidDel="003A157A">
          <w:rPr>
            <w:b w:val="0"/>
            <w:bCs/>
          </w:rPr>
          <w:delText>Add the resulting states</w:delText>
        </w:r>
      </w:del>
    </w:p>
    <w:p w14:paraId="78D046C8" w14:textId="0B486B55" w:rsidR="003A157A" w:rsidRPr="003A157A" w:rsidRDefault="00365F17" w:rsidP="003A157A">
      <w:pPr>
        <w:pStyle w:val="DefinitionTerm"/>
        <w:rPr>
          <w:ins w:id="625" w:author="Johannes Zauner" w:date="2026-04-01T16:46:00Z" w16du:dateUtc="2026-04-01T14:46:00Z"/>
          <w:b w:val="0"/>
          <w:i/>
          <w:iCs/>
          <w:noProof/>
          <w:rPrChange w:id="626" w:author="Johannes Zauner" w:date="2026-04-01T16:47:00Z" w16du:dateUtc="2026-04-01T14:47:00Z">
            <w:rPr>
              <w:ins w:id="627" w:author="Johannes Zauner" w:date="2026-04-01T16:46:00Z" w16du:dateUtc="2026-04-01T14:46:00Z"/>
              <w:i/>
              <w:iCs/>
              <w:noProof/>
            </w:rPr>
          </w:rPrChange>
        </w:rPr>
      </w:pPr>
      <w:r w:rsidRPr="00C86C21">
        <w:rPr>
          <w:rFonts w:ascii="Arial" w:hAnsi="Arial" w:cs="Arial"/>
          <w:bCs/>
        </w:rPr>
        <w:t xml:space="preserve">Line </w:t>
      </w:r>
      <w:del w:id="628" w:author="Johannes Zauner" w:date="2026-04-01T16:47:00Z" w16du:dateUtc="2026-04-01T14:47:00Z">
        <w:r w:rsidRPr="00C86C21" w:rsidDel="003A157A">
          <w:rPr>
            <w:rFonts w:ascii="Arial" w:hAnsi="Arial" w:cs="Arial"/>
            <w:bCs/>
          </w:rPr>
          <w:delText>10</w:delText>
        </w:r>
        <w:r w:rsidDel="003A157A">
          <w:rPr>
            <w:rFonts w:ascii="Arial" w:hAnsi="Arial" w:cs="Arial"/>
          </w:rPr>
          <w:delText xml:space="preserve"> </w:delText>
        </w:r>
      </w:del>
      <w:ins w:id="629" w:author="Johannes Zauner" w:date="2026-04-01T16:47:00Z" w16du:dateUtc="2026-04-01T14:47:00Z">
        <w:r w:rsidR="003A157A" w:rsidRPr="00C86C21">
          <w:rPr>
            <w:rFonts w:ascii="Arial" w:hAnsi="Arial" w:cs="Arial"/>
            <w:bCs/>
          </w:rPr>
          <w:t>1</w:t>
        </w:r>
        <w:r w:rsidR="003A157A">
          <w:rPr>
            <w:rFonts w:ascii="Arial" w:hAnsi="Arial" w:cs="Arial"/>
            <w:bCs/>
          </w:rPr>
          <w:t>7</w:t>
        </w:r>
        <w:r w:rsidR="003A157A">
          <w:rPr>
            <w:rFonts w:ascii="Arial" w:hAnsi="Arial" w:cs="Arial"/>
          </w:rPr>
          <w:t xml:space="preserve"> </w:t>
        </w:r>
      </w:ins>
      <w:r w:rsidRPr="003A157A">
        <w:rPr>
          <w:b w:val="0"/>
          <w:rPrChange w:id="630" w:author="Johannes Zauner" w:date="2026-04-01T16:47:00Z" w16du:dateUtc="2026-04-01T14:47:00Z">
            <w:rPr>
              <w:bCs/>
            </w:rPr>
          </w:rPrChange>
        </w:rPr>
        <w:t>Add photoperiod information to the plot</w:t>
      </w:r>
      <w:r w:rsidRPr="003A157A">
        <w:rPr>
          <w:b w:val="0"/>
          <w:i/>
          <w:iCs/>
          <w:noProof/>
          <w:rPrChange w:id="631" w:author="Johannes Zauner" w:date="2026-04-01T16:47:00Z" w16du:dateUtc="2026-04-01T14:47:00Z">
            <w:rPr>
              <w:i/>
              <w:iCs/>
              <w:noProof/>
            </w:rPr>
          </w:rPrChange>
        </w:rPr>
        <w:t xml:space="preserve"> </w:t>
      </w:r>
    </w:p>
    <w:p w14:paraId="3303D3C7" w14:textId="77777777" w:rsidR="003A157A" w:rsidRPr="003A157A" w:rsidRDefault="003A157A" w:rsidP="003A157A">
      <w:pPr>
        <w:pStyle w:val="DefinitionTerm"/>
        <w:rPr>
          <w:ins w:id="632" w:author="Johannes Zauner" w:date="2026-04-01T16:48:00Z"/>
          <w:rFonts w:ascii="Arial" w:hAnsi="Arial" w:cs="Arial"/>
        </w:rPr>
      </w:pPr>
      <w:ins w:id="633" w:author="Johannes Zauner" w:date="2026-04-01T16:46:00Z" w16du:dateUtc="2026-04-01T14:46:00Z">
        <w:r w:rsidRPr="00C673E9">
          <w:rPr>
            <w:rFonts w:ascii="Arial" w:hAnsi="Arial" w:cs="Arial"/>
          </w:rPr>
          <w:t>Lines 1</w:t>
        </w:r>
      </w:ins>
      <w:ins w:id="634" w:author="Johannes Zauner" w:date="2026-04-01T16:47:00Z" w16du:dateUtc="2026-04-01T14:47:00Z">
        <w:r>
          <w:rPr>
            <w:rFonts w:ascii="Arial" w:hAnsi="Arial" w:cs="Arial"/>
          </w:rPr>
          <w:t>8</w:t>
        </w:r>
      </w:ins>
      <w:ins w:id="635" w:author="Johannes Zauner" w:date="2026-04-01T16:46:00Z" w16du:dateUtc="2026-04-01T14:46:00Z">
        <w:r>
          <w:rPr>
            <w:rFonts w:ascii="Arial" w:hAnsi="Arial" w:cs="Arial"/>
          </w:rPr>
          <w:t xml:space="preserve"> </w:t>
        </w:r>
      </w:ins>
      <w:ins w:id="636" w:author="Johannes Zauner" w:date="2026-04-01T16:48:00Z">
        <w:r w:rsidRPr="003A157A">
          <w:rPr>
            <w:rFonts w:ascii="Arial" w:hAnsi="Arial" w:cs="Arial"/>
            <w:b w:val="0"/>
            <w:bCs/>
            <w:rPrChange w:id="637" w:author="Johannes Zauner" w:date="2026-04-01T16:48:00Z" w16du:dateUtc="2026-04-01T14:48:00Z">
              <w:rPr>
                <w:rFonts w:ascii="Arial" w:hAnsi="Arial" w:cs="Arial"/>
              </w:rPr>
            </w:rPrChange>
          </w:rPr>
          <w:t>Highlight the points</w:t>
        </w:r>
      </w:ins>
    </w:p>
    <w:p w14:paraId="5CE2C957" w14:textId="5173C319" w:rsidR="00365F17" w:rsidRDefault="00365F17" w:rsidP="00365F17">
      <w:pPr>
        <w:spacing w:after="0"/>
        <w:rPr>
          <w:i/>
          <w:iCs/>
          <w:noProof/>
        </w:rPr>
      </w:pPr>
    </w:p>
    <w:p w14:paraId="52887D23" w14:textId="23448509" w:rsidR="00E01336" w:rsidRDefault="00F04E5E" w:rsidP="00C86C21">
      <w:pPr>
        <w:spacing w:after="0"/>
        <w:rPr>
          <w:rStyle w:val="Hervorhebung"/>
        </w:rPr>
      </w:pPr>
      <w:ins w:id="638" w:author="Johannes Zauner" w:date="2026-04-01T16:49:00Z" w16du:dateUtc="2026-04-01T14:49:00Z">
        <w:r>
          <w:rPr>
            <w:i/>
            <w:iCs/>
            <w:noProof/>
          </w:rPr>
          <w:lastRenderedPageBreak/>
          <w:drawing>
            <wp:inline distT="0" distB="0" distL="0" distR="0" wp14:anchorId="16B069D0" wp14:editId="27A6F899">
              <wp:extent cx="5728335" cy="5728335"/>
              <wp:effectExtent l="0" t="0" r="0" b="0"/>
              <wp:docPr id="130945866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8663" name="Grafik 130945866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ins>
      <w:del w:id="639" w:author="Johannes Zauner" w:date="2026-04-01T16:29:00Z" w16du:dateUtc="2026-04-01T14:29:00Z">
        <w:r w:rsidR="006B2402" w:rsidDel="004E6A7C">
          <w:rPr>
            <w:i/>
            <w:iCs/>
            <w:noProof/>
          </w:rPr>
          <w:drawing>
            <wp:inline distT="0" distB="0" distL="0" distR="0" wp14:anchorId="77139B19" wp14:editId="4631F868">
              <wp:extent cx="5728335" cy="5728335"/>
              <wp:effectExtent l="0" t="0" r="0" b="0"/>
              <wp:docPr id="2083177262" name="Grafik 3"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7262" name="Grafik 3" descr="Ein Bild, das Screenshot enthält.&#10;&#10;KI-generierte Inhalte können fehlerhaft sein."/>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del>
    </w:p>
    <w:p w14:paraId="5935914A" w14:textId="4409643D" w:rsidR="00D33ED1" w:rsidRDefault="005C115D" w:rsidP="008A0236">
      <w:pPr>
        <w:spacing w:after="0"/>
        <w:rPr>
          <w:rStyle w:val="Hervorhebung"/>
        </w:rPr>
      </w:pPr>
      <w:r w:rsidRPr="005C115D">
        <w:rPr>
          <w:rStyle w:val="Hervorhebung"/>
        </w:rPr>
        <w:t>Figure </w:t>
      </w:r>
      <w:r w:rsidR="008068B9">
        <w:rPr>
          <w:rStyle w:val="Hervorhebung"/>
        </w:rPr>
        <w:t>5</w:t>
      </w:r>
      <w:r w:rsidRPr="005C115D">
        <w:rPr>
          <w:rStyle w:val="Hervorhebung"/>
        </w:rPr>
        <w:t>: Plot of visual breaks (</w:t>
      </w:r>
      <w:ins w:id="640" w:author="Johannes Zauner" w:date="2026-04-01T16:50:00Z" w16du:dateUtc="2026-04-01T14:50:00Z">
        <w:r w:rsidR="007E33AA">
          <w:t>red vertical bars</w:t>
        </w:r>
        <w:r w:rsidR="007E33AA" w:rsidRPr="005C115D" w:rsidDel="007E33AA">
          <w:rPr>
            <w:rStyle w:val="Hervorhebung"/>
          </w:rPr>
          <w:t xml:space="preserve"> </w:t>
        </w:r>
      </w:ins>
      <w:del w:id="641" w:author="Johannes Zauner" w:date="2026-04-01T16:50:00Z" w16du:dateUtc="2026-04-01T14:50:00Z">
        <w:r w:rsidRPr="005C115D" w:rsidDel="007E33AA">
          <w:rPr>
            <w:rStyle w:val="Hervorhebung"/>
          </w:rPr>
          <w:delText>red dots</w:delText>
        </w:r>
      </w:del>
      <w:r w:rsidRPr="005C115D">
        <w:rPr>
          <w:rStyle w:val="Hervorhebung"/>
        </w:rPr>
        <w:t>). Black traces show distance measurement data. Grey shaded areas show nighttime between civil dusk and civil dawn</w:t>
      </w:r>
      <w:r w:rsidR="00387F2E">
        <w:rPr>
          <w:rStyle w:val="Hervorhebung"/>
        </w:rPr>
        <w:t xml:space="preserve"> (photoperiod)</w:t>
      </w:r>
    </w:p>
    <w:p w14:paraId="78A63825" w14:textId="77777777" w:rsidR="00610394" w:rsidRPr="005C115D" w:rsidRDefault="00610394" w:rsidP="00C86C21">
      <w:pPr>
        <w:spacing w:after="0"/>
        <w:rPr>
          <w:rStyle w:val="Hervorhebung"/>
        </w:rPr>
      </w:pPr>
    </w:p>
    <w:p w14:paraId="4FD24DCA" w14:textId="77777777" w:rsidR="007C0A0D" w:rsidRPr="00C673E9" w:rsidRDefault="007C0A0D" w:rsidP="007C0A0D">
      <w:pPr>
        <w:pStyle w:val="berschrift4"/>
      </w:pPr>
      <w:bookmarkStart w:id="642" w:name="distance-with-spatial-distribution"/>
      <w:bookmarkEnd w:id="449"/>
      <w:r w:rsidRPr="00C673E9">
        <w:t>Distance with spatial distribution</w:t>
      </w:r>
    </w:p>
    <w:p w14:paraId="51FF2782" w14:textId="5FD679D2" w:rsidR="007C0A0D" w:rsidRPr="008A0236" w:rsidRDefault="007C0A0D" w:rsidP="007C0A0D">
      <w:pPr>
        <w:pStyle w:val="FirstParagraph"/>
      </w:pPr>
      <w:r w:rsidRPr="008A0236">
        <w:t xml:space="preserve">The </w:t>
      </w:r>
      <w:proofErr w:type="spellStart"/>
      <w:r w:rsidRPr="008A0236">
        <w:rPr>
          <w:rStyle w:val="VerbatimChar"/>
        </w:rPr>
        <w:t>Clouclip</w:t>
      </w:r>
      <w:proofErr w:type="spellEnd"/>
      <w:r w:rsidRPr="008A0236">
        <w:t xml:space="preserve"> device outputs a singular measure for distance, while the visual environment in natural conditions contains many distances, depending on the solid angle and direction of the measurement. A device like the </w:t>
      </w:r>
      <w:r w:rsidRPr="008A0236">
        <w:rPr>
          <w:rStyle w:val="VerbatimChar"/>
        </w:rPr>
        <w:t>VEET</w:t>
      </w:r>
      <w:r w:rsidRPr="008A0236">
        <w:t xml:space="preserve"> increases the spatial resolution of </w:t>
      </w:r>
      <w:r w:rsidRPr="00C673E9">
        <w:rPr>
          <w:rFonts w:ascii="Arial" w:hAnsi="Arial" w:cs="Arial"/>
        </w:rPr>
        <w:t xml:space="preserve">these </w:t>
      </w:r>
      <w:r w:rsidRPr="008A0236">
        <w:t xml:space="preserve">measurements, allowing for more in-depth analyses of the size and position of an object within the field of view. In the case of the </w:t>
      </w:r>
      <w:r w:rsidRPr="008A0236">
        <w:rPr>
          <w:rStyle w:val="VerbatimChar"/>
        </w:rPr>
        <w:t>VEET</w:t>
      </w:r>
      <w:r w:rsidRPr="008A0236">
        <w:t xml:space="preserve">, data are </w:t>
      </w:r>
      <w:r w:rsidRPr="008A0236">
        <w:lastRenderedPageBreak/>
        <w:t xml:space="preserve">collected from an 8x8 measurement grid, spanning 52° vertically and 41° horizontally. </w:t>
      </w:r>
      <w:r w:rsidR="008068B9" w:rsidRPr="00C86C21">
        <w:rPr>
          <w:b/>
          <w:bCs/>
        </w:rPr>
        <w:t>Figure 6</w:t>
      </w:r>
      <w:r w:rsidR="008068B9">
        <w:t xml:space="preserve"> shows</w:t>
      </w:r>
      <w:r w:rsidRPr="008A0236">
        <w:t xml:space="preserve"> </w:t>
      </w:r>
      <w:r w:rsidRPr="00C673E9">
        <w:rPr>
          <w:rFonts w:ascii="Arial" w:hAnsi="Arial" w:cs="Arial"/>
        </w:rPr>
        <w:t>sample</w:t>
      </w:r>
      <w:r w:rsidRPr="008A0236">
        <w:t xml:space="preserve"> observations from six different days at the same time</w:t>
      </w:r>
      <w:r w:rsidRPr="00C673E9">
        <w:rPr>
          <w:rFonts w:ascii="Arial" w:hAnsi="Arial" w:cs="Arial"/>
        </w:rPr>
        <w:t>.</w:t>
      </w:r>
    </w:p>
    <w:p w14:paraId="7E044B2A" w14:textId="2D8EDBBD" w:rsidR="00A118CF" w:rsidRDefault="00626415" w:rsidP="00C86C21">
      <w:pPr>
        <w:pStyle w:val="SourceCode"/>
        <w:spacing w:line="240" w:lineRule="auto"/>
      </w:pPr>
      <w:bookmarkStart w:id="643" w:name="annotated-cell-11"/>
      <w:r w:rsidRPr="00626415">
        <w:rPr>
          <w:b/>
          <w:bCs/>
          <w:lang w:val="de-DE"/>
        </w:rPr>
        <w:t xml:space="preserve">Plot </w:t>
      </w:r>
      <w:proofErr w:type="spellStart"/>
      <w:r w:rsidRPr="00626415">
        <w:rPr>
          <w:b/>
          <w:bCs/>
          <w:lang w:val="de-DE"/>
        </w:rPr>
        <w:t>spatial</w:t>
      </w:r>
      <w:proofErr w:type="spellEnd"/>
      <w:r w:rsidRPr="00626415">
        <w:rPr>
          <w:b/>
          <w:bCs/>
          <w:lang w:val="de-DE"/>
        </w:rPr>
        <w:t xml:space="preserve"> </w:t>
      </w:r>
      <w:proofErr w:type="spellStart"/>
      <w:r w:rsidRPr="00626415">
        <w:rPr>
          <w:b/>
          <w:bCs/>
          <w:lang w:val="de-DE"/>
        </w:rPr>
        <w:t>distance</w:t>
      </w:r>
      <w:proofErr w:type="spellEnd"/>
      <w:r w:rsidRPr="00626415">
        <w:rPr>
          <w:b/>
          <w:bCs/>
          <w:lang w:val="de-DE"/>
        </w:rPr>
        <w:t xml:space="preserve"> </w:t>
      </w:r>
      <w:proofErr w:type="spellStart"/>
      <w:r w:rsidRPr="00626415">
        <w:rPr>
          <w:b/>
          <w:bCs/>
          <w:lang w:val="de-DE"/>
        </w:rPr>
        <w:t>grids</w:t>
      </w:r>
      <w:proofErr w:type="spellEnd"/>
      <w:r w:rsidRPr="00626415">
        <w:rPr>
          <w:b/>
          <w:bCs/>
          <w:lang w:val="de-DE"/>
        </w:rPr>
        <w:t xml:space="preserve"> </w:t>
      </w:r>
      <w:proofErr w:type="spellStart"/>
      <w:r w:rsidRPr="00626415">
        <w:rPr>
          <w:b/>
          <w:bCs/>
          <w:lang w:val="de-DE"/>
        </w:rPr>
        <w:t>for</w:t>
      </w:r>
      <w:proofErr w:type="spellEnd"/>
      <w:r w:rsidRPr="00626415">
        <w:rPr>
          <w:b/>
          <w:bCs/>
          <w:lang w:val="de-DE"/>
        </w:rPr>
        <w:t xml:space="preserve"> different </w:t>
      </w:r>
      <w:proofErr w:type="spellStart"/>
      <w:r w:rsidRPr="00626415">
        <w:rPr>
          <w:b/>
          <w:bCs/>
          <w:lang w:val="de-DE"/>
        </w:rPr>
        <w:t>days</w:t>
      </w:r>
      <w:proofErr w:type="spellEnd"/>
      <w:r w:rsidR="008C4DD3">
        <w:rPr>
          <w:rStyle w:val="NormalTok"/>
        </w:rPr>
        <w:br/>
      </w:r>
      <w:r w:rsidR="00835A8D">
        <w:rPr>
          <w:rStyle w:val="NormalTok"/>
        </w:rPr>
        <w:t>1</w:t>
      </w:r>
      <w:r w:rsidR="00835A8D">
        <w:rPr>
          <w:rStyle w:val="NormalTok"/>
          <w:rFonts w:cs="Consolas"/>
        </w:rPr>
        <w:t xml:space="preserve"> </w:t>
      </w:r>
      <w:r w:rsidR="007C0A0D" w:rsidRPr="008A0236">
        <w:rPr>
          <w:rStyle w:val="NormalTok"/>
        </w:rPr>
        <w:t xml:space="preserve">dataVEET3 </w:t>
      </w:r>
      <w:r w:rsidR="007C0A0D" w:rsidRPr="008A0236">
        <w:rPr>
          <w:rStyle w:val="SpecialCharTok"/>
        </w:rPr>
        <w:t>|&gt;</w:t>
      </w:r>
      <w:r w:rsidR="007C0A0D" w:rsidRPr="008A0236">
        <w:rPr>
          <w:rStyle w:val="NormalTok"/>
        </w:rPr>
        <w:t xml:space="preserve"> </w:t>
      </w:r>
      <w:r w:rsidR="007C0A0D" w:rsidRPr="008A0236">
        <w:br/>
      </w:r>
      <w:r w:rsidR="004D3DDE">
        <w:rPr>
          <w:rStyle w:val="NormalTok"/>
        </w:rPr>
        <w:t>2</w:t>
      </w:r>
      <w:r w:rsidR="00835A8D">
        <w:rPr>
          <w:rStyle w:val="NormalTok"/>
          <w:rFonts w:cs="Consolas"/>
        </w:rPr>
        <w:t xml:space="preserve"> </w:t>
      </w:r>
      <w:r w:rsidR="007C0A0D" w:rsidRPr="008A0236">
        <w:rPr>
          <w:rStyle w:val="NormalTok"/>
        </w:rPr>
        <w:t xml:space="preserve">  </w:t>
      </w:r>
      <w:proofErr w:type="spellStart"/>
      <w:r w:rsidR="007C0A0D" w:rsidRPr="008A0236">
        <w:rPr>
          <w:rStyle w:val="FunctionTok"/>
          <w:rFonts w:cs="Consolas"/>
        </w:rPr>
        <w:t>filter_</w:t>
      </w:r>
      <w:proofErr w:type="gramStart"/>
      <w:r w:rsidR="007C0A0D" w:rsidRPr="008A0236">
        <w:rPr>
          <w:rStyle w:val="FunctionTok"/>
          <w:rFonts w:cs="Consolas"/>
        </w:rPr>
        <w:t>Time</w:t>
      </w:r>
      <w:proofErr w:type="spellEnd"/>
      <w:r w:rsidR="007C0A0D" w:rsidRPr="008A0236">
        <w:rPr>
          <w:rStyle w:val="NormalTok"/>
          <w:rFonts w:cs="Consolas"/>
        </w:rPr>
        <w:t>(</w:t>
      </w:r>
      <w:proofErr w:type="gramEnd"/>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"13:14:02"</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"00:00:05"</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4D3DDE">
        <w:rPr>
          <w:rStyle w:val="NormalTok"/>
        </w:rPr>
        <w:t>3</w:t>
      </w:r>
      <w:r w:rsidR="00835A8D">
        <w:rPr>
          <w:rStyle w:val="NormalTok"/>
          <w:rFonts w:cs="Consolas"/>
        </w:rPr>
        <w:t xml:space="preserve"> </w:t>
      </w:r>
      <w:r w:rsidR="007C0A0D" w:rsidRPr="008A0236">
        <w:rPr>
          <w:rStyle w:val="NormalTok"/>
          <w:rFonts w:cs="Consolas"/>
        </w:rPr>
        <w:t xml:space="preserve">  </w:t>
      </w:r>
      <w:proofErr w:type="gramStart"/>
      <w:r w:rsidR="007C0A0D" w:rsidRPr="008A0236">
        <w:rPr>
          <w:rStyle w:val="FunctionTok"/>
          <w:rFonts w:cs="Consolas"/>
        </w:rPr>
        <w:t>mutate</w:t>
      </w:r>
      <w:r w:rsidR="007C0A0D" w:rsidRPr="008A0236">
        <w:rPr>
          <w:rStyle w:val="NormalTok"/>
          <w:rFonts w:cs="Consolas"/>
        </w:rPr>
        <w:t>(</w:t>
      </w:r>
      <w:proofErr w:type="gramEnd"/>
      <w:r w:rsidR="007C0A0D" w:rsidRPr="008A0236">
        <w:rPr>
          <w:rStyle w:val="AttributeTok"/>
          <w:rFonts w:cs="Consolas"/>
        </w:rPr>
        <w:t>dist1 =</w:t>
      </w:r>
      <w:r w:rsidR="007C0A0D" w:rsidRPr="008A0236">
        <w:rPr>
          <w:rStyle w:val="NormalTok"/>
          <w:rFonts w:cs="Consolas"/>
        </w:rPr>
        <w:t xml:space="preserve"> </w:t>
      </w:r>
      <w:proofErr w:type="spellStart"/>
      <w:proofErr w:type="gramStart"/>
      <w:r w:rsidR="007C0A0D" w:rsidRPr="008A0236">
        <w:rPr>
          <w:rStyle w:val="FunctionTok"/>
          <w:rFonts w:cs="Consolas"/>
        </w:rPr>
        <w:t>ifelse</w:t>
      </w:r>
      <w:proofErr w:type="spellEnd"/>
      <w:r w:rsidR="007C0A0D" w:rsidRPr="008A0236">
        <w:rPr>
          <w:rStyle w:val="NormalTok"/>
          <w:rFonts w:cs="Consolas"/>
        </w:rPr>
        <w:t>(</w:t>
      </w:r>
      <w:proofErr w:type="gramEnd"/>
      <w:r w:rsidR="007C0A0D" w:rsidRPr="008A0236">
        <w:rPr>
          <w:rStyle w:val="NormalTok"/>
          <w:rFonts w:cs="Consolas"/>
        </w:rPr>
        <w:t xml:space="preserve">dist1 </w:t>
      </w:r>
      <w:r w:rsidR="007C0A0D" w:rsidRPr="008A0236">
        <w:rPr>
          <w:rStyle w:val="SpecialCharTok"/>
          <w:rFonts w:cs="Consolas"/>
        </w:rPr>
        <w:t>==</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dist1)) </w:t>
      </w:r>
      <w:r w:rsidR="007C0A0D" w:rsidRPr="008A0236">
        <w:rPr>
          <w:rStyle w:val="SpecialCharTok"/>
          <w:rFonts w:cs="Consolas"/>
        </w:rPr>
        <w:t>|&gt;</w:t>
      </w:r>
      <w:r w:rsidR="007C0A0D" w:rsidRPr="008A0236">
        <w:rPr>
          <w:rFonts w:cs="Consolas"/>
        </w:rPr>
        <w:br/>
      </w:r>
      <w:r w:rsidR="004D3DDE">
        <w:rPr>
          <w:rStyle w:val="NormalTok"/>
        </w:rPr>
        <w:t>4</w:t>
      </w:r>
      <w:r w:rsidR="00835A8D">
        <w:rPr>
          <w:rStyle w:val="NormalTok"/>
          <w:rFonts w:cs="Consolas"/>
        </w:rPr>
        <w:t xml:space="preserve"> </w:t>
      </w:r>
      <w:r w:rsidR="007C0A0D" w:rsidRPr="008A0236">
        <w:rPr>
          <w:rStyle w:val="NormalTok"/>
          <w:rFonts w:cs="Consolas"/>
        </w:rPr>
        <w:t xml:space="preserve">  </w:t>
      </w:r>
      <w:proofErr w:type="gramStart"/>
      <w:r w:rsidR="007C0A0D" w:rsidRPr="008A0236">
        <w:rPr>
          <w:rStyle w:val="FunctionTok"/>
          <w:rFonts w:cs="Consolas"/>
        </w:rPr>
        <w:t>filter</w:t>
      </w:r>
      <w:r w:rsidR="007C0A0D" w:rsidRPr="008A0236">
        <w:rPr>
          <w:rStyle w:val="NormalTok"/>
          <w:rFonts w:cs="Consolas"/>
        </w:rPr>
        <w:t>(</w:t>
      </w:r>
      <w:proofErr w:type="gramEnd"/>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w:t>
      </w:r>
      <w:r w:rsidR="007C0A0D" w:rsidRPr="008A0236">
        <w:rPr>
          <w:rStyle w:val="NormalTok"/>
          <w:rFonts w:cs="Consolas"/>
        </w:rPr>
        <w:t xml:space="preserve"> dist1 </w:t>
      </w:r>
      <w:r w:rsidR="007C0A0D" w:rsidRPr="008A0236">
        <w:rPr>
          <w:rStyle w:val="SpecialCharTok"/>
          <w:rFonts w:cs="Consolas"/>
        </w:rPr>
        <w:t>==</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4D3DDE">
        <w:rPr>
          <w:rStyle w:val="NormalTok"/>
        </w:rPr>
        <w:t>5</w:t>
      </w:r>
      <w:r w:rsidR="00835A8D">
        <w:rPr>
          <w:rStyle w:val="NormalTok"/>
          <w:rFonts w:cs="Consolas"/>
        </w:rPr>
        <w:t xml:space="preserve"> </w:t>
      </w:r>
      <w:r w:rsidR="007C0A0D" w:rsidRPr="008A0236">
        <w:rPr>
          <w:rStyle w:val="NormalTok"/>
        </w:rPr>
        <w:t xml:space="preserve">  </w:t>
      </w:r>
      <w:proofErr w:type="spellStart"/>
      <w:proofErr w:type="gramStart"/>
      <w:r w:rsidR="007C0A0D" w:rsidRPr="008A0236">
        <w:rPr>
          <w:rStyle w:val="FunctionTok"/>
        </w:rPr>
        <w:t>ggplot</w:t>
      </w:r>
      <w:proofErr w:type="spellEnd"/>
      <w:r w:rsidR="007C0A0D" w:rsidRPr="008A0236">
        <w:rPr>
          <w:rStyle w:val="NormalTok"/>
        </w:rPr>
        <w:t>(</w:t>
      </w:r>
      <w:proofErr w:type="spellStart"/>
      <w:r w:rsidR="007C0A0D" w:rsidRPr="008A0236">
        <w:rPr>
          <w:rStyle w:val="FunctionTok"/>
        </w:rPr>
        <w:t>aes</w:t>
      </w:r>
      <w:proofErr w:type="spellEnd"/>
      <w:r w:rsidR="007C0A0D" w:rsidRPr="008A0236">
        <w:rPr>
          <w:rStyle w:val="NormalTok"/>
        </w:rPr>
        <w:t>(</w:t>
      </w:r>
      <w:proofErr w:type="gramEnd"/>
      <w:r w:rsidR="007C0A0D" w:rsidRPr="008A0236">
        <w:rPr>
          <w:rStyle w:val="AttributeTok"/>
        </w:rPr>
        <w:t>x=</w:t>
      </w:r>
      <w:proofErr w:type="spellStart"/>
      <w:r w:rsidR="007C0A0D" w:rsidRPr="008A0236">
        <w:rPr>
          <w:rStyle w:val="NormalTok"/>
        </w:rPr>
        <w:t>x.pos</w:t>
      </w:r>
      <w:proofErr w:type="spellEnd"/>
      <w:r w:rsidR="007C0A0D" w:rsidRPr="008A0236">
        <w:rPr>
          <w:rStyle w:val="NormalTok"/>
        </w:rPr>
        <w:t xml:space="preserve">, </w:t>
      </w:r>
      <w:r w:rsidR="007C0A0D" w:rsidRPr="008A0236">
        <w:rPr>
          <w:rStyle w:val="AttributeTok"/>
        </w:rPr>
        <w:t>y=</w:t>
      </w:r>
      <w:proofErr w:type="spellStart"/>
      <w:r w:rsidR="007C0A0D" w:rsidRPr="008A0236">
        <w:rPr>
          <w:rStyle w:val="NormalTok"/>
        </w:rPr>
        <w:t>y.pos</w:t>
      </w:r>
      <w:proofErr w:type="spellEnd"/>
      <w:r w:rsidR="007C0A0D" w:rsidRPr="008A0236">
        <w:rPr>
          <w:rStyle w:val="NormalTok"/>
        </w:rPr>
        <w:t xml:space="preserve">, </w:t>
      </w:r>
      <w:r w:rsidR="007C0A0D" w:rsidRPr="008A0236">
        <w:rPr>
          <w:rStyle w:val="AttributeTok"/>
        </w:rPr>
        <w:t>fill =</w:t>
      </w:r>
      <w:r w:rsidR="007C0A0D" w:rsidRPr="008A0236">
        <w:rPr>
          <w:rStyle w:val="NormalTok"/>
        </w:rPr>
        <w:t xml:space="preserve"> dist1</w:t>
      </w:r>
      <w:r w:rsidR="007C0A0D" w:rsidRPr="008A0236">
        <w:rPr>
          <w:rStyle w:val="SpecialCharTok"/>
        </w:rPr>
        <w:t>/</w:t>
      </w:r>
      <w:r w:rsidR="007C0A0D" w:rsidRPr="008A0236">
        <w:rPr>
          <w:rStyle w:val="DecValTok"/>
        </w:rPr>
        <w:t>10</w:t>
      </w:r>
      <w:proofErr w:type="gramStart"/>
      <w:r w:rsidR="007C0A0D" w:rsidRPr="008A0236">
        <w:rPr>
          <w:rStyle w:val="NormalTok"/>
        </w:rPr>
        <w:t>))</w:t>
      </w:r>
      <w:r w:rsidR="007C0A0D" w:rsidRPr="008A0236">
        <w:rPr>
          <w:rStyle w:val="SpecialCharTok"/>
        </w:rPr>
        <w:t>+</w:t>
      </w:r>
      <w:proofErr w:type="gramEnd"/>
      <w:r w:rsidR="007C0A0D" w:rsidRPr="00C673E9">
        <w:rPr>
          <w:rFonts w:ascii="Arial" w:hAnsi="Arial" w:cs="Arial"/>
        </w:rPr>
        <w:br/>
      </w:r>
      <w:r w:rsidR="004D3DDE">
        <w:rPr>
          <w:rStyle w:val="NormalTok"/>
        </w:rPr>
        <w:t>6</w:t>
      </w:r>
      <w:r w:rsidR="00835A8D">
        <w:rPr>
          <w:rStyle w:val="NormalTok"/>
          <w:rFonts w:cs="Consolas"/>
        </w:rPr>
        <w:t xml:space="preserve"> </w:t>
      </w:r>
      <w:r w:rsidR="007C0A0D" w:rsidRPr="008A0236">
        <w:rPr>
          <w:rStyle w:val="NormalTok"/>
        </w:rPr>
        <w:t xml:space="preserve"> </w:t>
      </w:r>
      <w:r w:rsidR="004D3DDE">
        <w:rPr>
          <w:rStyle w:val="NormalTok"/>
        </w:rPr>
        <w:t xml:space="preserve"> </w:t>
      </w:r>
      <w:r w:rsidR="007C0A0D" w:rsidRPr="008A0236">
        <w:rPr>
          <w:rStyle w:val="NormalTok"/>
        </w:rPr>
        <w:t xml:space="preserve">extras </w:t>
      </w:r>
      <w:r w:rsidR="007C0A0D" w:rsidRPr="008A0236">
        <w:rPr>
          <w:rStyle w:val="SpecialCharTok"/>
        </w:rPr>
        <w:t>+</w:t>
      </w:r>
      <w:r w:rsidR="007C0A0D" w:rsidRPr="008A0236">
        <w:br/>
      </w:r>
      <w:r w:rsidR="004D3DDE">
        <w:rPr>
          <w:rStyle w:val="NormalTok"/>
        </w:rPr>
        <w:t>7</w:t>
      </w:r>
      <w:r w:rsidR="00835A8D">
        <w:rPr>
          <w:rStyle w:val="NormalTok"/>
          <w:rFonts w:cs="Consolas"/>
        </w:rPr>
        <w:t xml:space="preserve"> </w:t>
      </w:r>
      <w:r w:rsidR="007C0A0D" w:rsidRPr="008A0236">
        <w:rPr>
          <w:rStyle w:val="NormalTok"/>
        </w:rPr>
        <w:t xml:space="preserve">  </w:t>
      </w:r>
      <w:proofErr w:type="spellStart"/>
      <w:r w:rsidR="007C0A0D" w:rsidRPr="008A0236">
        <w:rPr>
          <w:rStyle w:val="FunctionTok"/>
        </w:rPr>
        <w:t>facet_wrap</w:t>
      </w:r>
      <w:proofErr w:type="spellEnd"/>
      <w:r w:rsidR="007C0A0D" w:rsidRPr="008A0236">
        <w:rPr>
          <w:rStyle w:val="NormalTok"/>
        </w:rPr>
        <w:t>(</w:t>
      </w:r>
      <w:r w:rsidR="007C0A0D" w:rsidRPr="008A0236">
        <w:rPr>
          <w:rStyle w:val="SpecialCharTok"/>
        </w:rPr>
        <w:t>~</w:t>
      </w:r>
      <w:r w:rsidR="007C0A0D" w:rsidRPr="008A0236">
        <w:rPr>
          <w:rStyle w:val="NormalTok"/>
        </w:rPr>
        <w:t>Datetime)</w:t>
      </w:r>
      <w:bookmarkEnd w:id="643"/>
    </w:p>
    <w:p w14:paraId="69D8AAC9" w14:textId="77777777" w:rsidR="00A118CF" w:rsidRPr="0047611C" w:rsidRDefault="00A118CF" w:rsidP="00A118CF">
      <w:pPr>
        <w:pStyle w:val="DefinitionTerm"/>
        <w:rPr>
          <w:b w:val="0"/>
          <w:bCs/>
        </w:rPr>
      </w:pPr>
      <w:r w:rsidRPr="00C673E9">
        <w:rPr>
          <w:rFonts w:ascii="Arial" w:hAnsi="Arial" w:cs="Arial"/>
        </w:rPr>
        <w:t>Line 2</w:t>
      </w:r>
      <w:r>
        <w:rPr>
          <w:rFonts w:ascii="Arial" w:hAnsi="Arial" w:cs="Arial"/>
        </w:rPr>
        <w:t xml:space="preserve"> </w:t>
      </w:r>
      <w:r w:rsidRPr="0047611C">
        <w:rPr>
          <w:b w:val="0"/>
          <w:bCs/>
        </w:rPr>
        <w:t>Choose a particular observation</w:t>
      </w:r>
    </w:p>
    <w:p w14:paraId="381CCFEA" w14:textId="77777777" w:rsidR="00A118CF" w:rsidRPr="0047611C" w:rsidRDefault="00A118CF" w:rsidP="00A118CF">
      <w:pPr>
        <w:pStyle w:val="DefinitionTerm"/>
        <w:rPr>
          <w:b w:val="0"/>
          <w:bCs/>
        </w:rPr>
      </w:pPr>
      <w:r w:rsidRPr="00C673E9">
        <w:rPr>
          <w:rFonts w:ascii="Arial" w:hAnsi="Arial" w:cs="Arial"/>
        </w:rPr>
        <w:t>Line 3</w:t>
      </w:r>
      <w:r>
        <w:rPr>
          <w:rFonts w:ascii="Arial" w:hAnsi="Arial" w:cs="Arial"/>
        </w:rPr>
        <w:t xml:space="preserve"> </w:t>
      </w:r>
      <w:r w:rsidRPr="0047611C">
        <w:rPr>
          <w:b w:val="0"/>
          <w:bCs/>
        </w:rPr>
        <w:t>Replace 0 distances with infinity</w:t>
      </w:r>
    </w:p>
    <w:p w14:paraId="44611741" w14:textId="77777777" w:rsidR="00A118CF" w:rsidRPr="0047611C" w:rsidRDefault="00A118CF" w:rsidP="00A118CF">
      <w:pPr>
        <w:pStyle w:val="DefinitionTerm"/>
        <w:rPr>
          <w:b w:val="0"/>
          <w:bCs/>
        </w:rPr>
      </w:pPr>
      <w:r w:rsidRPr="00C673E9">
        <w:rPr>
          <w:rFonts w:ascii="Arial" w:hAnsi="Arial" w:cs="Arial"/>
        </w:rPr>
        <w:t>Line 4</w:t>
      </w:r>
      <w:r>
        <w:rPr>
          <w:rFonts w:ascii="Arial" w:hAnsi="Arial" w:cs="Arial"/>
        </w:rPr>
        <w:t xml:space="preserve"> </w:t>
      </w:r>
      <w:r w:rsidRPr="0047611C">
        <w:rPr>
          <w:b w:val="0"/>
          <w:bCs/>
        </w:rPr>
        <w:t>Remove data that has less than 10% confidence</w:t>
      </w:r>
    </w:p>
    <w:p w14:paraId="5BC5EAE2" w14:textId="62E53D9E" w:rsidR="00A118CF" w:rsidRPr="0047611C" w:rsidRDefault="00A118CF" w:rsidP="00A118CF">
      <w:pPr>
        <w:pStyle w:val="DefinitionTerm"/>
        <w:rPr>
          <w:b w:val="0"/>
          <w:bCs/>
        </w:rPr>
      </w:pPr>
      <w:r w:rsidRPr="00C673E9">
        <w:rPr>
          <w:rFonts w:ascii="Arial" w:hAnsi="Arial" w:cs="Arial"/>
        </w:rPr>
        <w:t>Line 5</w:t>
      </w:r>
      <w:r w:rsidR="003A15CA">
        <w:rPr>
          <w:rFonts w:ascii="Arial" w:hAnsi="Arial" w:cs="Arial"/>
        </w:rPr>
        <w:t>-6</w:t>
      </w:r>
      <w:r>
        <w:rPr>
          <w:rFonts w:ascii="Arial" w:hAnsi="Arial" w:cs="Arial"/>
        </w:rPr>
        <w:t xml:space="preserve"> </w:t>
      </w:r>
      <w:r w:rsidRPr="0047611C">
        <w:rPr>
          <w:b w:val="0"/>
          <w:bCs/>
        </w:rPr>
        <w:t>Plot the data and add the plot partials from the code cell above</w:t>
      </w:r>
    </w:p>
    <w:p w14:paraId="52D0CAE0" w14:textId="4160E261" w:rsidR="00A118CF" w:rsidRPr="0047611C" w:rsidRDefault="00A118CF" w:rsidP="00A118CF">
      <w:pPr>
        <w:pStyle w:val="DefinitionTerm"/>
        <w:rPr>
          <w:b w:val="0"/>
          <w:bCs/>
        </w:rPr>
      </w:pPr>
      <w:r w:rsidRPr="00C673E9">
        <w:rPr>
          <w:rFonts w:ascii="Arial" w:hAnsi="Arial" w:cs="Arial"/>
        </w:rPr>
        <w:t xml:space="preserve">Lines </w:t>
      </w:r>
      <w:r w:rsidR="003A15CA">
        <w:rPr>
          <w:rFonts w:ascii="Arial" w:hAnsi="Arial" w:cs="Arial"/>
        </w:rPr>
        <w:t>7</w:t>
      </w:r>
      <w:r>
        <w:rPr>
          <w:rFonts w:ascii="Arial" w:hAnsi="Arial" w:cs="Arial"/>
        </w:rPr>
        <w:t xml:space="preserve"> </w:t>
      </w:r>
      <w:r w:rsidRPr="0047611C">
        <w:rPr>
          <w:rFonts w:cs="Arial"/>
          <w:b w:val="0"/>
          <w:bCs/>
        </w:rPr>
        <w:t>Show</w:t>
      </w:r>
      <w:r w:rsidRPr="0047611C">
        <w:rPr>
          <w:b w:val="0"/>
          <w:bCs/>
        </w:rPr>
        <w:t xml:space="preserve"> one plot per day</w:t>
      </w:r>
    </w:p>
    <w:p w14:paraId="2724DD3B" w14:textId="77777777" w:rsidR="00A118CF" w:rsidRDefault="00A118CF" w:rsidP="007C0A0D">
      <w:pPr>
        <w:pStyle w:val="Textkrper"/>
      </w:pPr>
    </w:p>
    <w:p w14:paraId="752B6F82" w14:textId="77777777" w:rsidR="001547C1" w:rsidRDefault="001547C1" w:rsidP="001547C1">
      <w:pPr>
        <w:rPr>
          <w:rStyle w:val="Hervorhebung"/>
        </w:rPr>
      </w:pPr>
      <w:r>
        <w:rPr>
          <w:i/>
          <w:iCs/>
          <w:noProof/>
        </w:rPr>
        <w:drawing>
          <wp:inline distT="0" distB="0" distL="0" distR="0" wp14:anchorId="297B40A9" wp14:editId="0D468DEE">
            <wp:extent cx="5728335" cy="4296251"/>
            <wp:effectExtent l="0" t="0" r="0" b="0"/>
            <wp:docPr id="836123827" name="Grafik 4" descr="Ein Bild, das Pixel, Diagramm, Screensho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3827" name="Grafik 4" descr="Ein Bild, das Pixel, Diagramm, Screenshot, Quadrat enthält.&#10;&#10;KI-generierte Inhalte können fehlerhaft sein."/>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28335" cy="4296251"/>
                    </a:xfrm>
                    <a:prstGeom prst="rect">
                      <a:avLst/>
                    </a:prstGeom>
                  </pic:spPr>
                </pic:pic>
              </a:graphicData>
            </a:graphic>
          </wp:inline>
        </w:drawing>
      </w:r>
    </w:p>
    <w:p w14:paraId="7DD04B28" w14:textId="1843E097" w:rsidR="001547C1" w:rsidRPr="00C86C21" w:rsidRDefault="001547C1" w:rsidP="00C86C21">
      <w:pPr>
        <w:rPr>
          <w:i/>
          <w:iCs/>
        </w:rPr>
      </w:pPr>
      <w:r w:rsidRPr="00BF7699">
        <w:rPr>
          <w:rStyle w:val="Hervorhebung"/>
        </w:rPr>
        <w:t>Figure </w:t>
      </w:r>
      <w:r w:rsidR="008068B9">
        <w:rPr>
          <w:rStyle w:val="Hervorhebung"/>
        </w:rPr>
        <w:t>6</w:t>
      </w:r>
      <w:r w:rsidRPr="00BF7699">
        <w:rPr>
          <w:rStyle w:val="Hervorhebung"/>
        </w:rPr>
        <w:t xml:space="preserve">: Example observations of the measurement grid at 1:14 p.m. for each measurement day. Text values show distance in cm. </w:t>
      </w:r>
      <w:r>
        <w:rPr>
          <w:rStyle w:val="Hervorhebung"/>
        </w:rPr>
        <w:t>E</w:t>
      </w:r>
      <w:r w:rsidRPr="00BF7699">
        <w:rPr>
          <w:rStyle w:val="Hervorhebung"/>
        </w:rPr>
        <w:t xml:space="preserve">mpty grid points show values </w:t>
      </w:r>
      <w:r w:rsidRPr="00BF7699">
        <w:rPr>
          <w:rStyle w:val="Hervorhebung"/>
        </w:rPr>
        <w:lastRenderedPageBreak/>
        <w:t>with low confidence. Zero-distance values were replaced with infinite distance and plotted despite low confidence.</w:t>
      </w:r>
    </w:p>
    <w:p w14:paraId="15973183" w14:textId="345F72BD" w:rsidR="007C0A0D" w:rsidRPr="00C673E9" w:rsidRDefault="007C0A0D" w:rsidP="007C0A0D">
      <w:pPr>
        <w:pStyle w:val="Textkrper"/>
        <w:rPr>
          <w:rFonts w:ascii="Arial" w:hAnsi="Arial" w:cs="Arial"/>
        </w:rPr>
      </w:pPr>
      <w:r w:rsidRPr="008A0236">
        <w:t xml:space="preserve">To use these distance data in the framework shown above for the </w:t>
      </w:r>
      <w:proofErr w:type="spellStart"/>
      <w:r w:rsidRPr="008A0236">
        <w:rPr>
          <w:rStyle w:val="VerbatimChar"/>
        </w:rPr>
        <w:t>Clouclip</w:t>
      </w:r>
      <w:proofErr w:type="spellEnd"/>
      <w:r w:rsidRPr="008A0236">
        <w:t xml:space="preserve"> device, a sensible method to condense the data </w:t>
      </w:r>
      <w:proofErr w:type="gramStart"/>
      <w:r w:rsidRPr="008A0236">
        <w:t>has to</w:t>
      </w:r>
      <w:proofErr w:type="gramEnd"/>
      <w:r w:rsidRPr="008A0236">
        <w:t xml:space="preserve"> be applied. </w:t>
      </w:r>
      <w:r w:rsidRPr="00C673E9">
        <w:rPr>
          <w:rFonts w:ascii="Arial" w:hAnsi="Arial" w:cs="Arial"/>
        </w:rPr>
        <w:t>There are many ways how</w:t>
      </w:r>
      <w:r w:rsidRPr="008A0236">
        <w:t xml:space="preserve"> a </w:t>
      </w:r>
      <w:r w:rsidRPr="00C673E9">
        <w:rPr>
          <w:rFonts w:ascii="Arial" w:hAnsi="Arial" w:cs="Arial"/>
        </w:rPr>
        <w:t>spatially resolved</w:t>
      </w:r>
      <w:r w:rsidRPr="008A0236">
        <w:t xml:space="preserve"> distance </w:t>
      </w:r>
      <w:r w:rsidRPr="00C673E9">
        <w:rPr>
          <w:rFonts w:ascii="Arial" w:hAnsi="Arial" w:cs="Arial"/>
        </w:rPr>
        <w:t>measure could be utilized for analysis:</w:t>
      </w:r>
    </w:p>
    <w:p w14:paraId="645318C6"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Where in the field of view are objects in close range?</w:t>
      </w:r>
    </w:p>
    <w:p w14:paraId="62EA47E2"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large are near objects in the field of view?</w:t>
      </w:r>
    </w:p>
    <w:p w14:paraId="50D48EC7"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 xml:space="preserve">How varied are distances </w:t>
      </w:r>
      <w:r w:rsidRPr="008A0236">
        <w:t>within the field of view</w:t>
      </w:r>
      <w:r w:rsidRPr="00C673E9">
        <w:rPr>
          <w:rFonts w:ascii="Arial" w:hAnsi="Arial" w:cs="Arial"/>
        </w:rPr>
        <w:t>?</w:t>
      </w:r>
    </w:p>
    <w:p w14:paraId="057654CB" w14:textId="4CC18471"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close are objects /</w:t>
      </w:r>
      <w:r w:rsidRPr="008A0236">
        <w:t xml:space="preserve"> is</w:t>
      </w:r>
      <w:r w:rsidRPr="00C673E9">
        <w:rPr>
          <w:rFonts w:ascii="Arial" w:hAnsi="Arial" w:cs="Arial"/>
        </w:rPr>
        <w:t xml:space="preserve"> viewing distance in a region of interest within the field of view?</w:t>
      </w:r>
    </w:p>
    <w:p w14:paraId="279FA3D3" w14:textId="77777777" w:rsidR="007C0A0D" w:rsidRPr="008A0236" w:rsidRDefault="007C0A0D" w:rsidP="008A0236">
      <w:pPr>
        <w:pStyle w:val="FirstParagraph"/>
      </w:pPr>
      <w:r w:rsidRPr="008A0236">
        <w:t>Possible methods include:</w:t>
      </w:r>
    </w:p>
    <w:p w14:paraId="325C9258" w14:textId="77777777" w:rsidR="007C0A0D" w:rsidRPr="008A0236" w:rsidRDefault="007C0A0D" w:rsidP="007C0A0D">
      <w:pPr>
        <w:pStyle w:val="Compact"/>
        <w:numPr>
          <w:ilvl w:val="0"/>
          <w:numId w:val="57"/>
        </w:numPr>
        <w:spacing w:line="240" w:lineRule="auto"/>
      </w:pPr>
      <w:r w:rsidRPr="008A0236">
        <w:t>average across all (high confidence) distance values within the grid</w:t>
      </w:r>
    </w:p>
    <w:p w14:paraId="246718C1" w14:textId="77777777" w:rsidR="007C0A0D" w:rsidRPr="008A0236" w:rsidRDefault="007C0A0D" w:rsidP="007C0A0D">
      <w:pPr>
        <w:pStyle w:val="Compact"/>
        <w:numPr>
          <w:ilvl w:val="0"/>
          <w:numId w:val="57"/>
        </w:numPr>
        <w:spacing w:line="240" w:lineRule="auto"/>
      </w:pPr>
      <w:r w:rsidRPr="008A0236">
        <w:t>closest (high confidence) distance within the grid</w:t>
      </w:r>
    </w:p>
    <w:p w14:paraId="222D7556" w14:textId="77777777" w:rsidR="007C0A0D" w:rsidRPr="008A0236" w:rsidRDefault="007C0A0D" w:rsidP="007C0A0D">
      <w:pPr>
        <w:pStyle w:val="Compact"/>
        <w:numPr>
          <w:ilvl w:val="0"/>
          <w:numId w:val="57"/>
        </w:numPr>
        <w:spacing w:line="240" w:lineRule="auto"/>
      </w:pPr>
      <w:r w:rsidRPr="008A0236">
        <w:t>(high confidence) values at or around a given grid position, e.g., ±10 degrees around the central view (0°)</w:t>
      </w:r>
    </w:p>
    <w:p w14:paraId="44FB3A2F" w14:textId="3702BD57" w:rsidR="007C0A0D" w:rsidRPr="008A0236" w:rsidRDefault="007C0A0D" w:rsidP="007C0A0D">
      <w:pPr>
        <w:pStyle w:val="FirstParagraph"/>
      </w:pPr>
      <w:r w:rsidRPr="008A0236">
        <w:t xml:space="preserve">Many more options are available based on the </w:t>
      </w:r>
      <w:r w:rsidRPr="00C673E9">
        <w:rPr>
          <w:rFonts w:ascii="Arial" w:hAnsi="Arial" w:cs="Arial"/>
        </w:rPr>
        <w:t>spatial</w:t>
      </w:r>
      <w:r w:rsidRPr="008A0236">
        <w:t xml:space="preserve"> dataset, e.g., condensation rules based on the number of points in the grid with a given condition, or the variation within the grid.</w:t>
      </w:r>
    </w:p>
    <w:p w14:paraId="74F40406" w14:textId="7F2687B8" w:rsidR="007C0A0D" w:rsidRPr="008A0236" w:rsidRDefault="007C0A0D" w:rsidP="007C0A0D">
      <w:pPr>
        <w:pStyle w:val="Textkrper"/>
      </w:pPr>
      <w:r w:rsidRPr="008A0236">
        <w:t>We will demonstrate these three methods for a single day (</w:t>
      </w:r>
      <w:r w:rsidRPr="008A0236">
        <w:rPr>
          <w:rStyle w:val="VerbatimChar"/>
        </w:rPr>
        <w:t>2024-06-10</w:t>
      </w:r>
      <w:r w:rsidRPr="008A0236">
        <w:t xml:space="preserve">), all leading to a data structure akin to the </w:t>
      </w:r>
      <w:proofErr w:type="spellStart"/>
      <w:r w:rsidRPr="008A0236">
        <w:rPr>
          <w:rStyle w:val="VerbatimChar"/>
        </w:rPr>
        <w:t>Clouclip</w:t>
      </w:r>
      <w:proofErr w:type="spellEnd"/>
      <w:r w:rsidRPr="008A0236">
        <w:t>, i.e., to be used for further calculation of visual experience metrics.</w:t>
      </w:r>
    </w:p>
    <w:p w14:paraId="504B4A0C" w14:textId="39D82CEC" w:rsidR="007C0A0D" w:rsidRPr="00C86C21" w:rsidRDefault="00626415" w:rsidP="00F61D20">
      <w:pPr>
        <w:pStyle w:val="SourceCode"/>
        <w:spacing w:line="240" w:lineRule="auto"/>
        <w:rPr>
          <w:b/>
          <w:bCs/>
          <w:lang w:val="de-DE"/>
        </w:rPr>
      </w:pPr>
      <w:bookmarkStart w:id="644" w:name="annotated-cell-12"/>
      <w:proofErr w:type="spellStart"/>
      <w:r w:rsidRPr="00626415">
        <w:rPr>
          <w:b/>
          <w:bCs/>
          <w:lang w:val="de-DE"/>
        </w:rPr>
        <w:t>Calculating</w:t>
      </w:r>
      <w:proofErr w:type="spellEnd"/>
      <w:r w:rsidRPr="00626415">
        <w:rPr>
          <w:b/>
          <w:bCs/>
          <w:lang w:val="de-DE"/>
        </w:rPr>
        <w:t xml:space="preserve"> and </w:t>
      </w:r>
      <w:proofErr w:type="spellStart"/>
      <w:r w:rsidRPr="00626415">
        <w:rPr>
          <w:b/>
          <w:bCs/>
          <w:lang w:val="de-DE"/>
        </w:rPr>
        <w:t>plotting</w:t>
      </w:r>
      <w:proofErr w:type="spellEnd"/>
      <w:r w:rsidRPr="00626415">
        <w:rPr>
          <w:b/>
          <w:bCs/>
          <w:lang w:val="de-DE"/>
        </w:rPr>
        <w:t xml:space="preserve"> </w:t>
      </w:r>
      <w:proofErr w:type="spellStart"/>
      <w:r w:rsidRPr="00626415">
        <w:rPr>
          <w:b/>
          <w:bCs/>
          <w:lang w:val="de-DE"/>
        </w:rPr>
        <w:t>method</w:t>
      </w:r>
      <w:proofErr w:type="spellEnd"/>
      <w:r w:rsidRPr="00626415">
        <w:rPr>
          <w:b/>
          <w:bCs/>
          <w:lang w:val="de-DE"/>
        </w:rPr>
        <w:t xml:space="preserve"> </w:t>
      </w:r>
      <w:proofErr w:type="spellStart"/>
      <w:r w:rsidRPr="00626415">
        <w:rPr>
          <w:b/>
          <w:bCs/>
          <w:lang w:val="de-DE"/>
        </w:rPr>
        <w:t>results</w:t>
      </w:r>
      <w:proofErr w:type="spellEnd"/>
      <w:r w:rsidR="008C4DD3">
        <w:rPr>
          <w:rStyle w:val="NormalTok"/>
        </w:rPr>
        <w:br/>
      </w:r>
      <w:r w:rsidR="005E06B0">
        <w:rPr>
          <w:rStyle w:val="NormalTok"/>
        </w:rPr>
        <w:t>1</w:t>
      </w:r>
      <w:r w:rsidR="005E06B0">
        <w:rPr>
          <w:rStyle w:val="NormalTok"/>
          <w:rFonts w:cs="Consolas"/>
        </w:rPr>
        <w:t xml:space="preserve"> </w:t>
      </w:r>
      <w:r w:rsidR="007C0A0D" w:rsidRPr="008A0236">
        <w:rPr>
          <w:rStyle w:val="NormalTok"/>
          <w:rFonts w:cs="Consolas"/>
        </w:rPr>
        <w:t xml:space="preserve">dataVEET3_part </w:t>
      </w:r>
      <w:r w:rsidR="007C0A0D" w:rsidRPr="008A0236">
        <w:rPr>
          <w:rStyle w:val="OtherTok"/>
          <w:rFonts w:cs="Consolas"/>
        </w:rPr>
        <w:t>&lt;-</w:t>
      </w:r>
      <w:r w:rsidR="007C0A0D" w:rsidRPr="008A0236">
        <w:rPr>
          <w:rFonts w:cs="Consolas"/>
        </w:rPr>
        <w:br/>
      </w:r>
      <w:r w:rsidR="00850819">
        <w:rPr>
          <w:rStyle w:val="NormalTok"/>
        </w:rPr>
        <w:t>2</w:t>
      </w:r>
      <w:r w:rsidR="005E06B0">
        <w:rPr>
          <w:rStyle w:val="NormalTok"/>
          <w:rFonts w:cs="Consolas"/>
        </w:rPr>
        <w:t xml:space="preserve"> </w:t>
      </w:r>
      <w:r w:rsidR="007C0A0D" w:rsidRPr="008A0236">
        <w:rPr>
          <w:rStyle w:val="NormalTok"/>
          <w:rFonts w:cs="Consolas"/>
        </w:rPr>
        <w:t xml:space="preserve">dataVEET3 </w:t>
      </w:r>
      <w:r w:rsidR="007C0A0D" w:rsidRPr="008A0236">
        <w:rPr>
          <w:rStyle w:val="SpecialCharTok"/>
          <w:rFonts w:cs="Consolas"/>
        </w:rPr>
        <w:t>|&gt;</w:t>
      </w:r>
      <w:r w:rsidR="007C0A0D" w:rsidRPr="008A0236">
        <w:rPr>
          <w:rFonts w:cs="Consolas"/>
        </w:rPr>
        <w:br/>
      </w:r>
      <w:r w:rsidR="00850819">
        <w:rPr>
          <w:rStyle w:val="NormalTok"/>
        </w:rPr>
        <w:t>3</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filter_Date</w:t>
      </w:r>
      <w:proofErr w:type="spellEnd"/>
      <w:r w:rsidR="007C0A0D" w:rsidRPr="008A0236">
        <w:rPr>
          <w:rStyle w:val="NormalTok"/>
          <w:rFonts w:cs="Consolas"/>
        </w:rPr>
        <w:t>(</w:t>
      </w:r>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"2024-06-10"</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"1 day"</w:t>
      </w:r>
      <w:r w:rsidR="007C0A0D" w:rsidRPr="008A0236">
        <w:rPr>
          <w:rStyle w:val="NormalTok"/>
          <w:rFonts w:cs="Consolas"/>
        </w:rPr>
        <w:t>)</w:t>
      </w:r>
      <w:r w:rsidR="007C0A0D" w:rsidRPr="008A0236">
        <w:rPr>
          <w:rFonts w:cs="Consolas"/>
        </w:rPr>
        <w:br/>
      </w:r>
      <w:r w:rsidR="00850819">
        <w:rPr>
          <w:rStyle w:val="NormalTok"/>
        </w:rPr>
        <w:t>4</w:t>
      </w:r>
      <w:r w:rsidR="005E06B0">
        <w:rPr>
          <w:rStyle w:val="NormalTok"/>
        </w:rPr>
        <w:t xml:space="preserve"> </w:t>
      </w:r>
      <w:r w:rsidR="007C0A0D" w:rsidRPr="008A0236">
        <w:rPr>
          <w:rFonts w:cs="Consolas"/>
        </w:rPr>
        <w:br/>
      </w:r>
      <w:r w:rsidR="00850819">
        <w:rPr>
          <w:rStyle w:val="NormalTok"/>
        </w:rPr>
        <w:t>5</w:t>
      </w:r>
      <w:r w:rsidR="005E06B0">
        <w:rPr>
          <w:rStyle w:val="NormalTok"/>
          <w:rFonts w:cs="Consolas"/>
        </w:rPr>
        <w:t xml:space="preserve"> </w:t>
      </w:r>
      <w:r w:rsidR="007C0A0D" w:rsidRPr="008A0236">
        <w:rPr>
          <w:rStyle w:val="NormalTok"/>
          <w:rFonts w:cs="Consolas"/>
        </w:rPr>
        <w:t xml:space="preserve">dataVEET3_condensed </w:t>
      </w:r>
      <w:r w:rsidR="007C0A0D" w:rsidRPr="008A0236">
        <w:rPr>
          <w:rStyle w:val="OtherTok"/>
          <w:rFonts w:cs="Consolas"/>
        </w:rPr>
        <w:t>&lt;-</w:t>
      </w:r>
      <w:r w:rsidR="007C0A0D" w:rsidRPr="008A0236">
        <w:rPr>
          <w:rStyle w:val="NormalTok"/>
          <w:rFonts w:cs="Consolas"/>
        </w:rPr>
        <w:t xml:space="preserve"> </w:t>
      </w:r>
      <w:r w:rsidR="007C0A0D" w:rsidRPr="008A0236">
        <w:rPr>
          <w:rFonts w:cs="Consolas"/>
        </w:rPr>
        <w:br/>
      </w:r>
      <w:r w:rsidR="00850819">
        <w:rPr>
          <w:rStyle w:val="NormalTok"/>
        </w:rPr>
        <w:t>6</w:t>
      </w:r>
      <w:r w:rsidR="005E06B0">
        <w:rPr>
          <w:rStyle w:val="NormalTok"/>
          <w:rFonts w:cs="Consolas"/>
        </w:rPr>
        <w:t xml:space="preserve"> </w:t>
      </w:r>
      <w:r w:rsidR="007C0A0D" w:rsidRPr="008A0236">
        <w:rPr>
          <w:rStyle w:val="NormalTok"/>
          <w:rFonts w:cs="Consolas"/>
        </w:rPr>
        <w:t xml:space="preserve">dataVEET3_part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850819">
        <w:rPr>
          <w:rStyle w:val="NormalTok"/>
        </w:rPr>
        <w:t>7</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group_by</w:t>
      </w:r>
      <w:proofErr w:type="spellEnd"/>
      <w:r w:rsidR="007C0A0D" w:rsidRPr="008A0236">
        <w:rPr>
          <w:rStyle w:val="NormalTok"/>
          <w:rFonts w:cs="Consolas"/>
        </w:rPr>
        <w:t xml:space="preserve">(Datetime, </w:t>
      </w:r>
      <w:r w:rsidR="007C0A0D" w:rsidRPr="008A0236">
        <w:rPr>
          <w:rStyle w:val="AttributeTok"/>
          <w:rFonts w:cs="Consolas"/>
        </w:rPr>
        <w:t>.add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8</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9</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summarize</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0</w:t>
      </w:r>
      <w:r w:rsidR="007C0A0D" w:rsidRPr="008A0236">
        <w:rPr>
          <w:rStyle w:val="NormalTok"/>
          <w:rFonts w:cs="Consolas"/>
        </w:rPr>
        <w:t xml:space="preserve">    </w:t>
      </w:r>
      <w:proofErr w:type="spellStart"/>
      <w:r w:rsidR="007C0A0D" w:rsidRPr="008A0236">
        <w:rPr>
          <w:rStyle w:val="AttributeTok"/>
          <w:rFonts w:cs="Consolas"/>
        </w:rPr>
        <w:t>distance_mean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Fonts w:cs="Consolas"/>
        </w:rPr>
        <w:br/>
      </w:r>
      <w:r w:rsidR="005E06B0">
        <w:rPr>
          <w:rStyle w:val="NormalTok"/>
        </w:rPr>
        <w:t>1</w:t>
      </w:r>
      <w:r w:rsidR="00850819">
        <w:rPr>
          <w:rStyle w:val="NormalTok"/>
          <w:rFonts w:cs="Consolas"/>
        </w:rPr>
        <w:t>1</w:t>
      </w:r>
      <w:r w:rsidR="007C0A0D" w:rsidRPr="008A0236">
        <w:rPr>
          <w:rStyle w:val="NormalTok"/>
          <w:rFonts w:cs="Consolas"/>
        </w:rPr>
        <w:t xml:space="preserve">    </w:t>
      </w:r>
      <w:proofErr w:type="spellStart"/>
      <w:r w:rsidR="007C0A0D" w:rsidRPr="008A0236">
        <w:rPr>
          <w:rStyle w:val="AttributeTok"/>
          <w:rFonts w:cs="Consolas"/>
        </w:rPr>
        <w:t>distance_min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min</w:t>
      </w:r>
      <w:r w:rsidR="007C0A0D" w:rsidRPr="008A0236">
        <w:rPr>
          <w:rStyle w:val="NormalTok"/>
          <w:rFonts w:cs="Consolas"/>
        </w:rPr>
        <w:t>(dist1),</w:t>
      </w:r>
      <w:r w:rsidR="007C0A0D" w:rsidRPr="008A0236">
        <w:rPr>
          <w:rFonts w:cs="Consolas"/>
        </w:rPr>
        <w:br/>
      </w:r>
      <w:r w:rsidR="005E06B0">
        <w:rPr>
          <w:rStyle w:val="NormalTok"/>
        </w:rPr>
        <w:t>1</w:t>
      </w:r>
      <w:r w:rsidR="00850819">
        <w:rPr>
          <w:rStyle w:val="NormalTok"/>
          <w:rFonts w:cs="Consolas"/>
        </w:rPr>
        <w:t>2</w:t>
      </w:r>
      <w:r w:rsidR="007C0A0D" w:rsidRPr="008A0236">
        <w:rPr>
          <w:rStyle w:val="NormalTok"/>
          <w:rFonts w:cs="Consolas"/>
        </w:rPr>
        <w:t xml:space="preserve">    </w:t>
      </w:r>
      <w:proofErr w:type="spellStart"/>
      <w:r w:rsidR="007C0A0D" w:rsidRPr="008A0236">
        <w:rPr>
          <w:rStyle w:val="AttributeTok"/>
          <w:rFonts w:cs="Consolas"/>
        </w:rPr>
        <w:t>distance_central</w:t>
      </w:r>
      <w:proofErr w:type="spellEnd"/>
      <w:r w:rsidR="007C0A0D" w:rsidRPr="008A0236">
        <w:rPr>
          <w:rStyle w:val="AttributeTok"/>
          <w:rFonts w:cs="Consolas"/>
        </w:rPr>
        <w:t xml:space="preserve"> =</w:t>
      </w:r>
      <w:r w:rsidR="007C0A0D" w:rsidRPr="008A0236">
        <w:rPr>
          <w:rStyle w:val="NormalTok"/>
          <w:rFonts w:cs="Consolas"/>
        </w:rPr>
        <w:t xml:space="preserve"> </w:t>
      </w:r>
      <w:r w:rsidR="005E06B0">
        <w:rPr>
          <w:rStyle w:val="NormalTok"/>
          <w:rFonts w:cs="Consolas"/>
        </w:rPr>
        <w:br/>
      </w:r>
      <w:r w:rsidR="005E06B0">
        <w:rPr>
          <w:rStyle w:val="NormalTok"/>
        </w:rPr>
        <w:t>1</w:t>
      </w:r>
      <w:r w:rsidR="00850819">
        <w:rPr>
          <w:rStyle w:val="NormalTok"/>
          <w:rFonts w:cs="Consolas"/>
        </w:rPr>
        <w:t>3</w:t>
      </w:r>
      <w:r w:rsidR="005E06B0">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Style w:val="FunctionTok"/>
          <w:rFonts w:cs="Consolas"/>
        </w:rPr>
        <w:t>between</w:t>
      </w:r>
      <w:r w:rsidR="007C0A0D" w:rsidRPr="008A0236">
        <w:rPr>
          <w:rStyle w:val="NormalTok"/>
          <w:rFonts w:cs="Consolas"/>
        </w:rPr>
        <w:t>(</w:t>
      </w:r>
      <w:proofErr w:type="spellStart"/>
      <w:r w:rsidR="007C0A0D" w:rsidRPr="008A0236">
        <w:rPr>
          <w:rStyle w:val="NormalTok"/>
          <w:rFonts w:cs="Consolas"/>
        </w:rPr>
        <w:t>x.pos</w:t>
      </w:r>
      <w:proofErr w:type="spellEnd"/>
      <w:r w:rsidR="007C0A0D" w:rsidRPr="008A0236">
        <w:rPr>
          <w:rStyle w:val="NormalTok"/>
          <w:rFonts w:cs="Consolas"/>
        </w:rPr>
        <w:t xml:space="preserve">,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w:t>
      </w:r>
      <w:r w:rsidR="007C0A0D" w:rsidRPr="008A0236">
        <w:rPr>
          <w:rStyle w:val="FunctionTok"/>
          <w:rFonts w:cs="Consolas"/>
        </w:rPr>
        <w:t>between</w:t>
      </w:r>
      <w:r w:rsidR="007C0A0D" w:rsidRPr="008A0236">
        <w:rPr>
          <w:rStyle w:val="NormalTok"/>
          <w:rFonts w:cs="Consolas"/>
        </w:rPr>
        <w:t>(</w:t>
      </w:r>
      <w:proofErr w:type="spellStart"/>
      <w:r w:rsidR="007C0A0D" w:rsidRPr="008A0236">
        <w:rPr>
          <w:rStyle w:val="NormalTok"/>
          <w:rFonts w:cs="Consolas"/>
        </w:rPr>
        <w:t>y.pos</w:t>
      </w:r>
      <w:proofErr w:type="spellEnd"/>
      <w:r w:rsidR="007C0A0D" w:rsidRPr="008A0236">
        <w:rPr>
          <w:rStyle w:val="NormalTok"/>
          <w:rFonts w:cs="Consolas"/>
        </w:rPr>
        <w:t xml:space="preserve">,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4</w:t>
      </w:r>
      <w:r w:rsidR="007C0A0D" w:rsidRPr="008A0236">
        <w:rPr>
          <w:rStyle w:val="NormalTok"/>
          <w:rFonts w:cs="Consolas"/>
        </w:rPr>
        <w:t xml:space="preserve">   </w:t>
      </w:r>
      <w:r w:rsidR="005E06B0">
        <w:rPr>
          <w:rStyle w:val="NormalTok"/>
          <w:rFonts w:cs="Consolas"/>
        </w:rPr>
        <w:t xml:space="preserve"> </w:t>
      </w:r>
      <w:r w:rsidR="007C0A0D" w:rsidRPr="008A0236">
        <w:rPr>
          <w:rStyle w:val="AttributeTok"/>
          <w:rFonts w:cs="Consolas"/>
        </w:rPr>
        <w:t>n =</w:t>
      </w:r>
      <w:r w:rsidR="007C0A0D" w:rsidRPr="008A0236">
        <w:rPr>
          <w:rStyle w:val="NormalTok"/>
          <w:rFonts w:cs="Consolas"/>
        </w:rPr>
        <w:t xml:space="preserve"> </w:t>
      </w:r>
      <w:r w:rsidR="007C0A0D" w:rsidRPr="008A0236">
        <w:rPr>
          <w:rStyle w:val="FunctionTok"/>
          <w:rFonts w:cs="Consolas"/>
        </w:rPr>
        <w:t>n</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5</w:t>
      </w:r>
      <w:r w:rsidR="007C0A0D" w:rsidRPr="008A0236">
        <w:rPr>
          <w:rStyle w:val="NormalTok"/>
          <w:rFonts w:cs="Consolas"/>
        </w:rPr>
        <w:t xml:space="preserve">  </w:t>
      </w:r>
      <w:r w:rsidR="005E06B0">
        <w:rPr>
          <w:rStyle w:val="NormalTok"/>
          <w:rFonts w:cs="Consolas"/>
        </w:rPr>
        <w:t xml:space="preserve">  </w:t>
      </w:r>
      <w:r w:rsidR="007C0A0D" w:rsidRPr="008A0236">
        <w:rPr>
          <w:rStyle w:val="AttributeTok"/>
          <w:rFonts w:cs="Consolas"/>
        </w:rPr>
        <w:t>.groups =</w:t>
      </w:r>
      <w:r w:rsidR="007C0A0D" w:rsidRPr="008A0236">
        <w:rPr>
          <w:rStyle w:val="NormalTok"/>
          <w:rFonts w:cs="Consolas"/>
        </w:rPr>
        <w:t xml:space="preserve"> </w:t>
      </w:r>
      <w:r w:rsidR="007C0A0D" w:rsidRPr="008A0236">
        <w:rPr>
          <w:rStyle w:val="StringTok"/>
          <w:rFonts w:cs="Consolas"/>
        </w:rPr>
        <w:t>"</w:t>
      </w:r>
      <w:proofErr w:type="spellStart"/>
      <w:r w:rsidR="007C0A0D" w:rsidRPr="008A0236">
        <w:rPr>
          <w:rStyle w:val="StringTok"/>
          <w:rFonts w:cs="Consolas"/>
        </w:rPr>
        <w:t>drop_last</w:t>
      </w:r>
      <w:proofErr w:type="spellEnd"/>
      <w:r w:rsidR="007C0A0D" w:rsidRPr="008A0236">
        <w:rPr>
          <w:rStyle w:val="StringTok"/>
          <w:rFonts w:cs="Consolas"/>
        </w:rPr>
        <w:t>"</w:t>
      </w:r>
      <w:r w:rsidR="007C0A0D" w:rsidRPr="008A0236">
        <w:rPr>
          <w:rFonts w:cs="Consolas"/>
        </w:rPr>
        <w:br/>
      </w:r>
      <w:r w:rsidR="005E06B0">
        <w:rPr>
          <w:rStyle w:val="NormalTok"/>
        </w:rPr>
        <w:t>1</w:t>
      </w:r>
      <w:r w:rsidR="00850819">
        <w:rPr>
          <w:rStyle w:val="NormalTok"/>
          <w:rFonts w:cs="Consolas"/>
        </w:rPr>
        <w:t>6</w:t>
      </w:r>
      <w:r w:rsidR="007C0A0D" w:rsidRPr="008A0236">
        <w:rPr>
          <w:rStyle w:val="NormalTok"/>
          <w:rFonts w:cs="Consolas"/>
        </w:rPr>
        <w:t xml:space="preserve">  )</w:t>
      </w:r>
      <w:r w:rsidR="007C0A0D" w:rsidRPr="008A0236">
        <w:rPr>
          <w:rFonts w:cs="Consolas"/>
        </w:rPr>
        <w:br/>
      </w:r>
      <w:r w:rsidR="005E06B0">
        <w:rPr>
          <w:rStyle w:val="NormalTok"/>
        </w:rPr>
        <w:t>1</w:t>
      </w:r>
      <w:r w:rsidR="00850819">
        <w:rPr>
          <w:rStyle w:val="NormalTok"/>
        </w:rPr>
        <w:t>7</w:t>
      </w:r>
      <w:r w:rsidR="007C0A0D" w:rsidRPr="008A0236">
        <w:rPr>
          <w:rFonts w:cs="Consolas"/>
        </w:rPr>
        <w:br/>
      </w:r>
      <w:r w:rsidR="005E06B0">
        <w:rPr>
          <w:rStyle w:val="NormalTok"/>
        </w:rPr>
        <w:lastRenderedPageBreak/>
        <w:t>1</w:t>
      </w:r>
      <w:r w:rsidR="00850819">
        <w:rPr>
          <w:rStyle w:val="NormalTok"/>
          <w:rFonts w:cs="Consolas"/>
        </w:rPr>
        <w:t xml:space="preserve">8 </w:t>
      </w:r>
      <w:r w:rsidR="007C0A0D" w:rsidRPr="008A0236">
        <w:rPr>
          <w:rStyle w:val="NormalTok"/>
          <w:rFonts w:cs="Consolas"/>
        </w:rPr>
        <w:t xml:space="preserve">dataVEET3_condensed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E06B0">
        <w:rPr>
          <w:rStyle w:val="NormalTok"/>
        </w:rPr>
        <w:t>1</w:t>
      </w:r>
      <w:r w:rsidR="00850819">
        <w:rPr>
          <w:rStyle w:val="NormalTok"/>
        </w:rPr>
        <w:t>9</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aggregate_Datetime</w:t>
      </w:r>
      <w:proofErr w:type="spellEnd"/>
      <w:r w:rsidR="007C0A0D" w:rsidRPr="008A0236">
        <w:rPr>
          <w:rStyle w:val="NormalTok"/>
          <w:rFonts w:cs="Consolas"/>
        </w:rPr>
        <w:t>(</w:t>
      </w:r>
      <w:r w:rsidR="005E06B0">
        <w:rPr>
          <w:rStyle w:val="NormalTok"/>
          <w:rFonts w:cs="Consolas"/>
        </w:rPr>
        <w:br/>
      </w:r>
      <w:r w:rsidR="00850819">
        <w:rPr>
          <w:rStyle w:val="NormalTok"/>
        </w:rPr>
        <w:t>20</w:t>
      </w:r>
      <w:r w:rsidR="005E06B0">
        <w:rPr>
          <w:rStyle w:val="NormalTok"/>
          <w:rFonts w:cs="Consolas"/>
        </w:rPr>
        <w:t xml:space="preserve">      </w:t>
      </w:r>
      <w:r w:rsidR="007C0A0D" w:rsidRPr="008A0236">
        <w:rPr>
          <w:rStyle w:val="StringTok"/>
          <w:rFonts w:cs="Consolas"/>
        </w:rPr>
        <w:t>"15 mins"</w:t>
      </w:r>
      <w:r w:rsidR="007C0A0D" w:rsidRPr="008A0236">
        <w:rPr>
          <w:rStyle w:val="NormalTok"/>
          <w:rFonts w:cs="Consolas"/>
        </w:rPr>
        <w:t xml:space="preserve">, </w:t>
      </w:r>
      <w:proofErr w:type="spellStart"/>
      <w:r w:rsidR="007C0A0D" w:rsidRPr="008A0236">
        <w:rPr>
          <w:rStyle w:val="AttributeTok"/>
          <w:rFonts w:cs="Consolas"/>
        </w:rPr>
        <w:t>numeric.handler</w:t>
      </w:r>
      <w:proofErr w:type="spellEnd"/>
      <w:r w:rsidR="007C0A0D" w:rsidRPr="008A0236">
        <w:rPr>
          <w:rStyle w:val="AttributeTok"/>
          <w:rFonts w:cs="Consolas"/>
        </w:rPr>
        <w:t xml:space="preserve"> =</w:t>
      </w:r>
      <w:r w:rsidR="007C0A0D" w:rsidRPr="008A0236">
        <w:rPr>
          <w:rStyle w:val="NormalTok"/>
          <w:rFonts w:cs="Consolas"/>
        </w:rPr>
        <w:t xml:space="preserve"> \(x) </w:t>
      </w:r>
      <w:r w:rsidR="007C0A0D" w:rsidRPr="008A0236">
        <w:rPr>
          <w:rStyle w:val="FunctionTok"/>
          <w:rFonts w:cs="Consolas"/>
        </w:rPr>
        <w:t>mean</w:t>
      </w:r>
      <w:r w:rsidR="007C0A0D" w:rsidRPr="008A0236">
        <w:rPr>
          <w:rStyle w:val="NormalTok"/>
          <w:rFonts w:cs="Consolas"/>
        </w:rPr>
        <w:t xml:space="preserve">(x,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21</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remove_partial_data</w:t>
      </w:r>
      <w:proofErr w:type="spellEnd"/>
      <w:r w:rsidR="007C0A0D" w:rsidRPr="008A0236">
        <w:rPr>
          <w:rStyle w:val="NormalTok"/>
          <w:rFonts w:cs="Consolas"/>
        </w:rPr>
        <w:t>(</w:t>
      </w:r>
      <w:proofErr w:type="spellStart"/>
      <w:r w:rsidR="007C0A0D" w:rsidRPr="008A0236">
        <w:rPr>
          <w:rStyle w:val="AttributeTok"/>
          <w:rFonts w:cs="Consolas"/>
        </w:rPr>
        <w:t>by.date</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22</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pivot_longer</w:t>
      </w:r>
      <w:proofErr w:type="spellEnd"/>
      <w:r w:rsidR="007C0A0D" w:rsidRPr="008A0236">
        <w:rPr>
          <w:rStyle w:val="NormalTok"/>
          <w:rFonts w:cs="Consolas"/>
        </w:rPr>
        <w:t>(</w:t>
      </w:r>
      <w:r w:rsidR="007C0A0D" w:rsidRPr="008A0236">
        <w:rPr>
          <w:rStyle w:val="FunctionTok"/>
          <w:rFonts w:cs="Consolas"/>
        </w:rPr>
        <w:t>contains</w:t>
      </w:r>
      <w:r w:rsidR="007C0A0D" w:rsidRPr="008A0236">
        <w:rPr>
          <w:rStyle w:val="NormalTok"/>
          <w:rFonts w:cs="Consolas"/>
        </w:rPr>
        <w:t>(</w:t>
      </w:r>
      <w:r w:rsidR="007C0A0D" w:rsidRPr="008A0236">
        <w:rPr>
          <w:rStyle w:val="StringTok"/>
          <w:rFonts w:cs="Consolas"/>
        </w:rPr>
        <w:t>"distance"</w:t>
      </w:r>
      <w:r w:rsidR="007C0A0D" w:rsidRPr="008A0236">
        <w:rPr>
          <w:rStyle w:val="NormalTok"/>
          <w:rFonts w:cs="Consolas"/>
        </w:rPr>
        <w:t>),</w:t>
      </w:r>
      <w:r w:rsidR="007C0A0D" w:rsidRPr="008A0236">
        <w:rPr>
          <w:rFonts w:cs="Consolas"/>
        </w:rPr>
        <w:br/>
      </w:r>
      <w:r w:rsidR="00850819">
        <w:rPr>
          <w:rStyle w:val="NormalTok"/>
        </w:rPr>
        <w:t>23</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names_to</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".value"</w:t>
      </w:r>
      <w:r w:rsidR="007C0A0D" w:rsidRPr="008A0236">
        <w:rPr>
          <w:rStyle w:val="NormalTok"/>
          <w:rFonts w:cs="Consolas"/>
        </w:rPr>
        <w:t xml:space="preserve">, </w:t>
      </w:r>
      <w:r w:rsidR="007C0A0D" w:rsidRPr="008A0236">
        <w:rPr>
          <w:rStyle w:val="StringTok"/>
          <w:rFonts w:cs="Consolas"/>
        </w:rPr>
        <w:t>"method"</w:t>
      </w:r>
      <w:r w:rsidR="007C0A0D" w:rsidRPr="008A0236">
        <w:rPr>
          <w:rStyle w:val="NormalTok"/>
          <w:rFonts w:cs="Consolas"/>
        </w:rPr>
        <w:t>),</w:t>
      </w:r>
      <w:r w:rsidR="007C0A0D" w:rsidRPr="008A0236">
        <w:rPr>
          <w:rFonts w:cs="Consolas"/>
        </w:rPr>
        <w:br/>
      </w:r>
      <w:r w:rsidR="00850819">
        <w:rPr>
          <w:rStyle w:val="NormalTok"/>
        </w:rPr>
        <w:t>24</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names_pattern</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"(distance)_(</w:t>
      </w:r>
      <w:proofErr w:type="spellStart"/>
      <w:r w:rsidR="007C0A0D" w:rsidRPr="008A0236">
        <w:rPr>
          <w:rStyle w:val="StringTok"/>
          <w:rFonts w:cs="Consolas"/>
        </w:rPr>
        <w:t>mean|min|max|central</w:t>
      </w:r>
      <w:proofErr w:type="spellEnd"/>
      <w:r w:rsidR="007C0A0D" w:rsidRPr="008A0236">
        <w:rPr>
          <w:rStyle w:val="StringTok"/>
          <w:rFonts w:cs="Consolas"/>
        </w:rPr>
        <w:t>)"</w:t>
      </w:r>
      <w:r w:rsidR="007C0A0D" w:rsidRPr="008A0236">
        <w:rPr>
          <w:rFonts w:cs="Consolas"/>
        </w:rPr>
        <w:br/>
      </w:r>
      <w:r w:rsidR="00850819">
        <w:rPr>
          <w:rStyle w:val="NormalTok"/>
        </w:rPr>
        <w:t>25</w:t>
      </w:r>
      <w:r w:rsidR="005E06B0">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r w:rsidR="00850819">
        <w:rPr>
          <w:rStyle w:val="NormalTok"/>
        </w:rPr>
        <w:t>26</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gg_day</w:t>
      </w:r>
      <w:proofErr w:type="spellEnd"/>
      <w:r w:rsidR="007C0A0D" w:rsidRPr="008A0236">
        <w:rPr>
          <w:rStyle w:val="NormalTok"/>
          <w:rFonts w:cs="Consolas"/>
        </w:rPr>
        <w:t>(</w:t>
      </w:r>
      <w:proofErr w:type="spellStart"/>
      <w:r w:rsidR="007C0A0D" w:rsidRPr="008A0236">
        <w:rPr>
          <w:rStyle w:val="AttributeTok"/>
          <w:rFonts w:cs="Consolas"/>
        </w:rPr>
        <w:t>y.axis</w:t>
      </w:r>
      <w:proofErr w:type="spellEnd"/>
      <w:r w:rsidR="007C0A0D" w:rsidRPr="008A0236">
        <w:rPr>
          <w:rStyle w:val="AttributeTok"/>
          <w:rFonts w:cs="Consolas"/>
        </w:rPr>
        <w:t xml:space="preserve"> =</w:t>
      </w:r>
      <w:r w:rsidR="007C0A0D" w:rsidRPr="008A0236">
        <w:rPr>
          <w:rStyle w:val="NormalTok"/>
          <w:rFonts w:cs="Consolas"/>
        </w:rPr>
        <w:t xml:space="preserve"> distance</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r w:rsidR="00850819">
        <w:rPr>
          <w:rStyle w:val="NormalTok"/>
        </w:rPr>
        <w:t>27</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geom</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"line"</w:t>
      </w:r>
      <w:r w:rsidR="007C0A0D" w:rsidRPr="008A0236">
        <w:rPr>
          <w:rStyle w:val="NormalTok"/>
          <w:rFonts w:cs="Consolas"/>
        </w:rPr>
        <w:t>,</w:t>
      </w:r>
      <w:r w:rsidR="007C0A0D" w:rsidRPr="008A0236">
        <w:rPr>
          <w:rFonts w:cs="Consolas"/>
        </w:rPr>
        <w:br/>
      </w:r>
      <w:r w:rsidR="00850819">
        <w:rPr>
          <w:rStyle w:val="NormalTok"/>
        </w:rPr>
        <w:t>28</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aes_col</w:t>
      </w:r>
      <w:proofErr w:type="spellEnd"/>
      <w:r w:rsidR="007C0A0D" w:rsidRPr="008A0236">
        <w:rPr>
          <w:rStyle w:val="AttributeTok"/>
          <w:rFonts w:cs="Consolas"/>
        </w:rPr>
        <w:t xml:space="preserve"> =</w:t>
      </w:r>
      <w:r w:rsidR="007C0A0D" w:rsidRPr="008A0236">
        <w:rPr>
          <w:rStyle w:val="NormalTok"/>
          <w:rFonts w:cs="Consolas"/>
        </w:rPr>
        <w:t xml:space="preserve"> method,</w:t>
      </w:r>
      <w:r w:rsidR="007C0A0D" w:rsidRPr="008A0236">
        <w:rPr>
          <w:rFonts w:cs="Consolas"/>
        </w:rPr>
        <w:br/>
      </w:r>
      <w:r w:rsidR="00850819">
        <w:rPr>
          <w:rStyle w:val="NormalTok"/>
        </w:rPr>
        <w:t>29</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group =</w:t>
      </w:r>
      <w:r w:rsidR="007C0A0D" w:rsidRPr="008A0236">
        <w:rPr>
          <w:rStyle w:val="NormalTok"/>
          <w:rFonts w:cs="Consolas"/>
        </w:rPr>
        <w:t xml:space="preserve"> method,</w:t>
      </w:r>
      <w:r w:rsidR="007C0A0D" w:rsidRPr="008A0236">
        <w:rPr>
          <w:rFonts w:cs="Consolas"/>
        </w:rPr>
        <w:br/>
      </w:r>
      <w:r w:rsidR="00850819">
        <w:rPr>
          <w:rStyle w:val="NormalTok"/>
        </w:rPr>
        <w:t>30</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linewidth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r w:rsidR="007C0A0D" w:rsidRPr="008A0236">
        <w:rPr>
          <w:rFonts w:cs="Consolas"/>
        </w:rPr>
        <w:br/>
      </w:r>
      <w:r w:rsidR="00850819">
        <w:rPr>
          <w:rStyle w:val="NormalTok"/>
        </w:rPr>
        <w:t>31</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alpha =</w:t>
      </w:r>
      <w:r w:rsidR="007C0A0D" w:rsidRPr="008A0236">
        <w:rPr>
          <w:rStyle w:val="NormalTok"/>
          <w:rFonts w:cs="Consolas"/>
        </w:rPr>
        <w:t xml:space="preserve"> </w:t>
      </w:r>
      <w:r w:rsidR="007C0A0D" w:rsidRPr="008A0236">
        <w:rPr>
          <w:rStyle w:val="FloatTok"/>
          <w:rFonts w:cs="Consolas"/>
        </w:rPr>
        <w:t>0.75</w:t>
      </w:r>
      <w:r w:rsidR="007C0A0D" w:rsidRPr="008A0236">
        <w:rPr>
          <w:rStyle w:val="NormalTok"/>
          <w:rFonts w:cs="Consolas"/>
        </w:rPr>
        <w:t>,</w:t>
      </w:r>
      <w:r w:rsidR="007C0A0D" w:rsidRPr="008A0236">
        <w:rPr>
          <w:rFonts w:cs="Consolas"/>
        </w:rPr>
        <w:br/>
      </w:r>
      <w:r w:rsidR="00850819">
        <w:rPr>
          <w:rStyle w:val="NormalTok"/>
        </w:rPr>
        <w:t>32</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y.scale</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"identity"</w:t>
      </w:r>
      <w:r w:rsidR="007C0A0D" w:rsidRPr="008A0236">
        <w:rPr>
          <w:rStyle w:val="NormalTok"/>
          <w:rFonts w:cs="Consolas"/>
        </w:rPr>
        <w:t>,</w:t>
      </w:r>
      <w:r w:rsidR="007C0A0D" w:rsidRPr="008A0236">
        <w:rPr>
          <w:rFonts w:cs="Consolas"/>
        </w:rPr>
        <w:br/>
      </w:r>
      <w:r w:rsidR="00850819">
        <w:rPr>
          <w:rStyle w:val="NormalTok"/>
        </w:rPr>
        <w:t>33</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y.axis.breaks</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FunctionTok"/>
          <w:rFonts w:cs="Consolas"/>
        </w:rPr>
        <w:t>seq</w:t>
      </w:r>
      <w:r w:rsidR="007C0A0D" w:rsidRPr="008A0236">
        <w:rPr>
          <w:rStyle w:val="NormalTok"/>
          <w:rFonts w:cs="Consolas"/>
        </w:rPr>
        <w:t>(</w:t>
      </w:r>
      <w:r w:rsidR="007C0A0D" w:rsidRPr="008A0236">
        <w:rPr>
          <w:rStyle w:val="DecValTok"/>
          <w:rFonts w:cs="Consolas"/>
        </w:rPr>
        <w:t>0</w:t>
      </w:r>
      <w:r w:rsidR="007C0A0D" w:rsidRPr="008A0236">
        <w:rPr>
          <w:rStyle w:val="NormalTok"/>
          <w:rFonts w:cs="Consolas"/>
        </w:rPr>
        <w:t>,</w:t>
      </w:r>
      <w:r w:rsidR="007C0A0D" w:rsidRPr="008A0236">
        <w:rPr>
          <w:rStyle w:val="DecValTok"/>
          <w:rFonts w:cs="Consolas"/>
        </w:rPr>
        <w:t>150</w:t>
      </w:r>
      <w:r w:rsidR="007C0A0D" w:rsidRPr="008A0236">
        <w:rPr>
          <w:rStyle w:val="NormalTok"/>
          <w:rFonts w:cs="Consolas"/>
        </w:rPr>
        <w:t xml:space="preserve">, </w:t>
      </w:r>
      <w:r w:rsidR="007C0A0D" w:rsidRPr="008A0236">
        <w:rPr>
          <w:rStyle w:val="AttributeTok"/>
          <w:rFonts w:cs="Consolas"/>
        </w:rPr>
        <w:t>by =</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w:t>
      </w:r>
      <w:r w:rsidR="007C0A0D" w:rsidRPr="008A0236">
        <w:rPr>
          <w:rFonts w:cs="Consolas"/>
        </w:rPr>
        <w:br/>
      </w:r>
      <w:r w:rsidR="00850819">
        <w:rPr>
          <w:rStyle w:val="NormalTok"/>
        </w:rPr>
        <w:t>34</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AttributeTok"/>
          <w:rFonts w:cs="Consolas"/>
        </w:rPr>
        <w:t>y.axis.label</w:t>
      </w:r>
      <w:proofErr w:type="spellEnd"/>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StringTok"/>
          <w:rFonts w:cs="Consolas"/>
        </w:rPr>
        <w:t>"Distance (cm)"</w:t>
      </w:r>
      <w:r w:rsidR="007C0A0D" w:rsidRPr="008A0236">
        <w:rPr>
          <w:rFonts w:cs="Consolas"/>
        </w:rPr>
        <w:br/>
      </w:r>
      <w:r w:rsidR="00850819">
        <w:rPr>
          <w:rStyle w:val="NormalTok"/>
        </w:rPr>
        <w:t>35</w:t>
      </w:r>
      <w:r w:rsidR="005E06B0">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r w:rsidR="00850819">
        <w:rPr>
          <w:rStyle w:val="NormalTok"/>
        </w:rPr>
        <w:t>36</w:t>
      </w:r>
      <w:r w:rsidR="005E06B0">
        <w:rPr>
          <w:rStyle w:val="NormalTok"/>
          <w:rFonts w:cs="Consolas"/>
        </w:rPr>
        <w:t xml:space="preserve"> </w:t>
      </w:r>
      <w:r w:rsidR="007C0A0D" w:rsidRPr="008A0236">
        <w:rPr>
          <w:rStyle w:val="NormalTok"/>
          <w:rFonts w:cs="Consolas"/>
        </w:rPr>
        <w:t xml:space="preserve">  </w:t>
      </w:r>
      <w:proofErr w:type="spellStart"/>
      <w:r w:rsidR="007C0A0D" w:rsidRPr="008A0236">
        <w:rPr>
          <w:rStyle w:val="FunctionTok"/>
          <w:rFonts w:cs="Consolas"/>
        </w:rPr>
        <w:t>gg_photoperiod</w:t>
      </w:r>
      <w:proofErr w:type="spellEnd"/>
      <w:r w:rsidR="007C0A0D" w:rsidRPr="008A0236">
        <w:rPr>
          <w:rStyle w:val="NormalTok"/>
          <w:rFonts w:cs="Consolas"/>
        </w:rPr>
        <w:t>(coordinates)</w:t>
      </w:r>
    </w:p>
    <w:bookmarkEnd w:id="644"/>
    <w:p w14:paraId="507993AB" w14:textId="77777777" w:rsidR="00A118CF" w:rsidRPr="0047611C" w:rsidRDefault="00A118CF" w:rsidP="00A118CF">
      <w:pPr>
        <w:pStyle w:val="DefinitionTerm"/>
        <w:rPr>
          <w:b w:val="0"/>
          <w:bCs/>
        </w:rPr>
      </w:pPr>
      <w:r w:rsidRPr="00C673E9">
        <w:rPr>
          <w:rFonts w:ascii="Arial" w:hAnsi="Arial" w:cs="Arial"/>
        </w:rPr>
        <w:t>Lines 1-3</w:t>
      </w:r>
      <w:r>
        <w:rPr>
          <w:rFonts w:ascii="Arial" w:hAnsi="Arial" w:cs="Arial"/>
        </w:rPr>
        <w:t xml:space="preserve"> </w:t>
      </w:r>
      <w:r w:rsidRPr="0047611C">
        <w:rPr>
          <w:b w:val="0"/>
          <w:bCs/>
        </w:rPr>
        <w:t>Filter one day</w:t>
      </w:r>
    </w:p>
    <w:p w14:paraId="6322EC33" w14:textId="77777777" w:rsidR="00A118CF" w:rsidRPr="0047611C" w:rsidRDefault="00A118CF" w:rsidP="00A118CF">
      <w:pPr>
        <w:pStyle w:val="DefinitionTerm"/>
        <w:rPr>
          <w:b w:val="0"/>
          <w:bCs/>
        </w:rPr>
      </w:pPr>
      <w:r w:rsidRPr="00C673E9">
        <w:rPr>
          <w:rFonts w:ascii="Arial" w:hAnsi="Arial" w:cs="Arial"/>
        </w:rPr>
        <w:t>Line 7</w:t>
      </w:r>
      <w:r>
        <w:rPr>
          <w:rFonts w:ascii="Arial" w:hAnsi="Arial" w:cs="Arial"/>
        </w:rPr>
        <w:t xml:space="preserve"> </w:t>
      </w:r>
      <w:r w:rsidRPr="0047611C">
        <w:rPr>
          <w:b w:val="0"/>
          <w:bCs/>
        </w:rPr>
        <w:t>Group additionally by every observation</w:t>
      </w:r>
    </w:p>
    <w:p w14:paraId="4DCC3BA4" w14:textId="77777777" w:rsidR="00A118CF" w:rsidRPr="0047611C" w:rsidRDefault="00A118CF" w:rsidP="00A118CF">
      <w:pPr>
        <w:pStyle w:val="DefinitionTerm"/>
        <w:rPr>
          <w:b w:val="0"/>
          <w:bCs/>
        </w:rPr>
      </w:pPr>
      <w:r w:rsidRPr="00C673E9">
        <w:rPr>
          <w:rFonts w:ascii="Arial" w:hAnsi="Arial" w:cs="Arial"/>
        </w:rPr>
        <w:t>Line 8</w:t>
      </w:r>
      <w:r>
        <w:rPr>
          <w:rFonts w:ascii="Arial" w:hAnsi="Arial" w:cs="Arial"/>
        </w:rPr>
        <w:t xml:space="preserve"> </w:t>
      </w:r>
      <w:r w:rsidRPr="0047611C">
        <w:rPr>
          <w:b w:val="0"/>
          <w:bCs/>
        </w:rPr>
        <w:t>Remove data with low confidence</w:t>
      </w:r>
    </w:p>
    <w:p w14:paraId="2F18D7A0" w14:textId="77777777" w:rsidR="00A118CF" w:rsidRPr="0047611C" w:rsidRDefault="00A118CF" w:rsidP="00A118CF">
      <w:pPr>
        <w:pStyle w:val="DefinitionTerm"/>
        <w:rPr>
          <w:b w:val="0"/>
          <w:bCs/>
        </w:rPr>
      </w:pPr>
      <w:r w:rsidRPr="00C673E9">
        <w:rPr>
          <w:rFonts w:ascii="Arial" w:hAnsi="Arial" w:cs="Arial"/>
        </w:rPr>
        <w:t>Line 10</w:t>
      </w:r>
      <w:r>
        <w:rPr>
          <w:rFonts w:ascii="Arial" w:hAnsi="Arial" w:cs="Arial"/>
        </w:rPr>
        <w:t xml:space="preserve"> </w:t>
      </w:r>
      <w:r w:rsidRPr="0047611C">
        <w:rPr>
          <w:b w:val="0"/>
          <w:bCs/>
        </w:rPr>
        <w:t>Average across all distance values</w:t>
      </w:r>
    </w:p>
    <w:p w14:paraId="6714CED1" w14:textId="77777777" w:rsidR="00A118CF" w:rsidRPr="0047611C" w:rsidRDefault="00A118CF" w:rsidP="00A118CF">
      <w:pPr>
        <w:pStyle w:val="DefinitionTerm"/>
        <w:rPr>
          <w:b w:val="0"/>
          <w:bCs/>
        </w:rPr>
      </w:pPr>
      <w:r w:rsidRPr="00C673E9">
        <w:rPr>
          <w:rFonts w:ascii="Arial" w:hAnsi="Arial" w:cs="Arial"/>
        </w:rPr>
        <w:t>Line 11</w:t>
      </w:r>
      <w:r>
        <w:rPr>
          <w:rFonts w:ascii="Arial" w:hAnsi="Arial" w:cs="Arial"/>
        </w:rPr>
        <w:t xml:space="preserve"> </w:t>
      </w:r>
      <w:r w:rsidRPr="0047611C">
        <w:rPr>
          <w:b w:val="0"/>
          <w:bCs/>
        </w:rPr>
        <w:t>Closest across all distance values</w:t>
      </w:r>
    </w:p>
    <w:p w14:paraId="244F22E3" w14:textId="42BD3141" w:rsidR="00A118CF" w:rsidRPr="0047611C" w:rsidRDefault="00A118CF" w:rsidP="00A118CF">
      <w:pPr>
        <w:pStyle w:val="DefinitionTerm"/>
        <w:rPr>
          <w:b w:val="0"/>
          <w:bCs/>
        </w:rPr>
      </w:pPr>
      <w:r w:rsidRPr="00C673E9">
        <w:rPr>
          <w:rFonts w:ascii="Arial" w:hAnsi="Arial" w:cs="Arial"/>
        </w:rPr>
        <w:t>Line 12</w:t>
      </w:r>
      <w:r w:rsidR="00850819">
        <w:rPr>
          <w:rFonts w:ascii="Arial" w:hAnsi="Arial" w:cs="Arial"/>
        </w:rPr>
        <w:t>-13</w:t>
      </w:r>
      <w:r>
        <w:rPr>
          <w:rFonts w:ascii="Arial" w:hAnsi="Arial" w:cs="Arial"/>
        </w:rPr>
        <w:t xml:space="preserve"> </w:t>
      </w:r>
      <w:r w:rsidRPr="0047611C">
        <w:rPr>
          <w:b w:val="0"/>
          <w:bCs/>
        </w:rPr>
        <w:t>Central distance</w:t>
      </w:r>
    </w:p>
    <w:p w14:paraId="0AFA14B7" w14:textId="66CB9EF6" w:rsidR="00A118CF" w:rsidRPr="0047611C" w:rsidRDefault="00A118CF" w:rsidP="00A118CF">
      <w:pPr>
        <w:pStyle w:val="DefinitionTerm"/>
        <w:rPr>
          <w:b w:val="0"/>
          <w:bCs/>
        </w:rPr>
      </w:pPr>
      <w:r w:rsidRPr="00C673E9">
        <w:rPr>
          <w:rFonts w:ascii="Arial" w:hAnsi="Arial" w:cs="Arial"/>
        </w:rPr>
        <w:t>Line 1</w:t>
      </w:r>
      <w:r w:rsidR="00850819">
        <w:rPr>
          <w:rFonts w:ascii="Arial" w:hAnsi="Arial" w:cs="Arial"/>
        </w:rPr>
        <w:t>4</w:t>
      </w:r>
      <w:r>
        <w:rPr>
          <w:rFonts w:ascii="Arial" w:hAnsi="Arial" w:cs="Arial"/>
        </w:rPr>
        <w:t xml:space="preserve"> </w:t>
      </w:r>
      <w:r w:rsidRPr="0047611C">
        <w:rPr>
          <w:b w:val="0"/>
          <w:bCs/>
        </w:rPr>
        <w:t>Number of (valid) grid points</w:t>
      </w:r>
    </w:p>
    <w:p w14:paraId="36F97770" w14:textId="1456A198" w:rsidR="00A118CF" w:rsidRPr="0047611C" w:rsidRDefault="00A118CF" w:rsidP="00A118CF">
      <w:pPr>
        <w:pStyle w:val="DefinitionTerm"/>
        <w:rPr>
          <w:b w:val="0"/>
          <w:bCs/>
        </w:rPr>
      </w:pPr>
      <w:r w:rsidRPr="00C673E9">
        <w:rPr>
          <w:rFonts w:ascii="Arial" w:hAnsi="Arial" w:cs="Arial"/>
        </w:rPr>
        <w:t>Line 1</w:t>
      </w:r>
      <w:r w:rsidR="00850819">
        <w:rPr>
          <w:rFonts w:ascii="Arial" w:hAnsi="Arial" w:cs="Arial"/>
        </w:rPr>
        <w:t>9-20</w:t>
      </w:r>
      <w:r>
        <w:rPr>
          <w:rFonts w:ascii="Arial" w:hAnsi="Arial" w:cs="Arial"/>
        </w:rPr>
        <w:t xml:space="preserve"> </w:t>
      </w:r>
      <w:r w:rsidRPr="0047611C">
        <w:rPr>
          <w:b w:val="0"/>
          <w:bCs/>
        </w:rPr>
        <w:t xml:space="preserve">Aggregate to </w:t>
      </w:r>
      <w:proofErr w:type="gramStart"/>
      <w:r w:rsidRPr="0047611C">
        <w:rPr>
          <w:b w:val="0"/>
          <w:bCs/>
        </w:rPr>
        <w:t>15 minute</w:t>
      </w:r>
      <w:proofErr w:type="gramEnd"/>
      <w:r w:rsidRPr="0047611C">
        <w:rPr>
          <w:b w:val="0"/>
          <w:bCs/>
        </w:rPr>
        <w:t xml:space="preserve"> data</w:t>
      </w:r>
    </w:p>
    <w:p w14:paraId="1B67DE0E" w14:textId="1FB66420" w:rsidR="00A118CF" w:rsidRPr="0047611C" w:rsidRDefault="00A118CF" w:rsidP="00A118CF">
      <w:pPr>
        <w:pStyle w:val="DefinitionTerm"/>
        <w:rPr>
          <w:b w:val="0"/>
          <w:bCs/>
        </w:rPr>
      </w:pPr>
      <w:r w:rsidRPr="00C673E9">
        <w:rPr>
          <w:rFonts w:ascii="Arial" w:hAnsi="Arial" w:cs="Arial"/>
        </w:rPr>
        <w:t xml:space="preserve">Line </w:t>
      </w:r>
      <w:r w:rsidR="00850819">
        <w:rPr>
          <w:rFonts w:ascii="Arial" w:hAnsi="Arial" w:cs="Arial"/>
        </w:rPr>
        <w:t>21</w:t>
      </w:r>
      <w:r>
        <w:rPr>
          <w:rFonts w:ascii="Arial" w:hAnsi="Arial" w:cs="Arial"/>
        </w:rPr>
        <w:t xml:space="preserve"> </w:t>
      </w:r>
      <w:r w:rsidRPr="0047611C">
        <w:rPr>
          <w:b w:val="0"/>
          <w:bCs/>
        </w:rPr>
        <w:t>Remove data points that fall exactly on midnight of the following day</w:t>
      </w:r>
    </w:p>
    <w:p w14:paraId="7ABE74CE" w14:textId="249F8598" w:rsidR="00A118CF" w:rsidRPr="0047611C" w:rsidRDefault="00A118CF" w:rsidP="00A118CF">
      <w:pPr>
        <w:pStyle w:val="DefinitionTerm"/>
        <w:rPr>
          <w:b w:val="0"/>
          <w:bCs/>
        </w:rPr>
      </w:pPr>
      <w:r w:rsidRPr="00C673E9">
        <w:rPr>
          <w:rFonts w:ascii="Arial" w:hAnsi="Arial" w:cs="Arial"/>
        </w:rPr>
        <w:t>Lines 2</w:t>
      </w:r>
      <w:r w:rsidR="00850819">
        <w:rPr>
          <w:rFonts w:ascii="Arial" w:hAnsi="Arial" w:cs="Arial"/>
        </w:rPr>
        <w:t>2</w:t>
      </w:r>
      <w:r w:rsidRPr="00C673E9">
        <w:rPr>
          <w:rFonts w:ascii="Arial" w:hAnsi="Arial" w:cs="Arial"/>
        </w:rPr>
        <w:t>-2</w:t>
      </w:r>
      <w:r w:rsidR="00850819">
        <w:rPr>
          <w:rFonts w:ascii="Arial" w:hAnsi="Arial" w:cs="Arial"/>
        </w:rPr>
        <w:t>5</w:t>
      </w:r>
      <w:r>
        <w:rPr>
          <w:rFonts w:ascii="Arial" w:hAnsi="Arial" w:cs="Arial"/>
        </w:rPr>
        <w:t xml:space="preserve"> </w:t>
      </w:r>
      <w:r w:rsidRPr="0047611C">
        <w:rPr>
          <w:b w:val="0"/>
          <w:bCs/>
        </w:rPr>
        <w:t>Pivoting the method results from wide to long for plotting</w:t>
      </w:r>
    </w:p>
    <w:p w14:paraId="77940C1A" w14:textId="692FEFDA" w:rsidR="00A118CF" w:rsidRDefault="00A118CF" w:rsidP="00A118CF">
      <w:pPr>
        <w:pStyle w:val="DefinitionTerm"/>
        <w:rPr>
          <w:b w:val="0"/>
          <w:bCs/>
        </w:rPr>
      </w:pPr>
      <w:r w:rsidRPr="00C673E9">
        <w:rPr>
          <w:rFonts w:ascii="Arial" w:hAnsi="Arial" w:cs="Arial"/>
        </w:rPr>
        <w:t>Lines 2</w:t>
      </w:r>
      <w:r w:rsidR="00850819">
        <w:rPr>
          <w:rFonts w:ascii="Arial" w:hAnsi="Arial" w:cs="Arial"/>
        </w:rPr>
        <w:t>6</w:t>
      </w:r>
      <w:r w:rsidRPr="00C673E9">
        <w:rPr>
          <w:rFonts w:ascii="Arial" w:hAnsi="Arial" w:cs="Arial"/>
        </w:rPr>
        <w:t>-3</w:t>
      </w:r>
      <w:r w:rsidR="00850819">
        <w:rPr>
          <w:rFonts w:ascii="Arial" w:hAnsi="Arial" w:cs="Arial"/>
        </w:rPr>
        <w:t>6</w:t>
      </w:r>
      <w:r>
        <w:rPr>
          <w:rFonts w:ascii="Arial" w:hAnsi="Arial" w:cs="Arial"/>
        </w:rPr>
        <w:t xml:space="preserve"> </w:t>
      </w:r>
      <w:r w:rsidRPr="0047611C">
        <w:rPr>
          <w:b w:val="0"/>
          <w:bCs/>
        </w:rPr>
        <w:t>Setting up the plot for distance.</w:t>
      </w:r>
    </w:p>
    <w:p w14:paraId="3251C1D7" w14:textId="4DC0DB46" w:rsidR="00A118CF" w:rsidRPr="00A118CF" w:rsidRDefault="00A118CF" w:rsidP="00C86C21">
      <w:pPr>
        <w:pStyle w:val="Definition"/>
      </w:pPr>
    </w:p>
    <w:p w14:paraId="575C3E4A" w14:textId="474E8073" w:rsidR="000C6087" w:rsidRDefault="000C6087" w:rsidP="007C0A0D">
      <w:pPr>
        <w:pStyle w:val="Textkrper"/>
        <w:rPr>
          <w:rFonts w:ascii="Arial" w:hAnsi="Arial" w:cs="Arial"/>
        </w:rPr>
      </w:pPr>
      <w:r>
        <w:rPr>
          <w:rFonts w:ascii="Arial" w:hAnsi="Arial" w:cs="Arial"/>
          <w:noProof/>
        </w:rPr>
        <w:lastRenderedPageBreak/>
        <w:drawing>
          <wp:inline distT="0" distB="0" distL="0" distR="0" wp14:anchorId="29A2A175" wp14:editId="3AD80BB9">
            <wp:extent cx="5728335" cy="3273425"/>
            <wp:effectExtent l="0" t="0" r="0" b="0"/>
            <wp:docPr id="1342602111"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2111" name="Grafik 1" descr="Ein Bild, das Screenshot enthält.&#10;&#10;KI-generierte Inhalte können fehlerhaft sein."/>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28335" cy="3273425"/>
                    </a:xfrm>
                    <a:prstGeom prst="rect">
                      <a:avLst/>
                    </a:prstGeom>
                  </pic:spPr>
                </pic:pic>
              </a:graphicData>
            </a:graphic>
          </wp:inline>
        </w:drawing>
      </w:r>
    </w:p>
    <w:p w14:paraId="3E81F982" w14:textId="7E01E9AF" w:rsidR="000C6087" w:rsidRDefault="000C6087" w:rsidP="007C0A0D">
      <w:pPr>
        <w:pStyle w:val="Textkrper"/>
      </w:pPr>
      <w:r w:rsidRPr="00C673E9">
        <w:rPr>
          <w:rFonts w:ascii="Arial" w:hAnsi="Arial" w:cs="Arial"/>
        </w:rPr>
        <w:t>Figure </w:t>
      </w:r>
      <w:r w:rsidR="008068B9">
        <w:rPr>
          <w:rFonts w:ascii="Arial" w:hAnsi="Arial" w:cs="Arial"/>
        </w:rPr>
        <w:t>7</w:t>
      </w:r>
      <w:r w:rsidRPr="00C673E9">
        <w:rPr>
          <w:rFonts w:ascii="Arial" w:hAnsi="Arial" w:cs="Arial"/>
        </w:rPr>
        <w:t>: Comparison of condensation methods for spatial grid of distance measurements. The lines represent an average across all data points (yellow), the minimum distance (grey), or the central 10° (blue). Data points with confidence less than 10% were removed prior to calculation.</w:t>
      </w:r>
    </w:p>
    <w:p w14:paraId="26A9A99A" w14:textId="75137F94" w:rsidR="007C0A0D" w:rsidRPr="00D845A8" w:rsidRDefault="007C0A0D" w:rsidP="007C0A0D">
      <w:pPr>
        <w:pStyle w:val="Textkrper"/>
      </w:pPr>
      <w:r w:rsidRPr="00D845A8">
        <w:t xml:space="preserve">As can be seen in </w:t>
      </w:r>
      <w:r w:rsidR="009C2973" w:rsidRPr="00C86C21">
        <w:rPr>
          <w:b/>
          <w:bCs/>
        </w:rPr>
        <w:t>Figure </w:t>
      </w:r>
      <w:r w:rsidR="008068B9">
        <w:rPr>
          <w:b/>
          <w:bCs/>
        </w:rPr>
        <w:t>7</w:t>
      </w:r>
      <w:r w:rsidRPr="00C673E9">
        <w:rPr>
          <w:rFonts w:ascii="Arial" w:hAnsi="Arial" w:cs="Arial"/>
        </w:rPr>
        <w:t>,</w:t>
      </w:r>
      <w:r w:rsidRPr="00D845A8">
        <w:t xml:space="preserve"> while the overall pattern is similar regardless of the used method, there are notable differences between the methods, which will consequently affect downstream analyses. Most importantly, the process of condensation </w:t>
      </w:r>
      <w:proofErr w:type="gramStart"/>
      <w:r w:rsidRPr="00D845A8">
        <w:t>has to</w:t>
      </w:r>
      <w:proofErr w:type="gramEnd"/>
      <w:r w:rsidRPr="00D845A8">
        <w:t xml:space="preserve"> be well documented and reproducible, as shown above. Any of these data could now be used to calculate the </w:t>
      </w:r>
      <w:r w:rsidRPr="00D845A8">
        <w:rPr>
          <w:rStyle w:val="VerbatimChar"/>
        </w:rPr>
        <w:t>frequency of continuous near work</w:t>
      </w:r>
      <w:r w:rsidRPr="00D845A8">
        <w:t xml:space="preserve">, </w:t>
      </w:r>
      <w:r w:rsidRPr="00D845A8">
        <w:rPr>
          <w:rStyle w:val="VerbatimChar"/>
        </w:rPr>
        <w:t>visual breaks</w:t>
      </w:r>
      <w:r w:rsidRPr="00D845A8">
        <w:t xml:space="preserve">, or </w:t>
      </w:r>
      <w:r w:rsidRPr="00D845A8">
        <w:rPr>
          <w:rStyle w:val="VerbatimChar"/>
        </w:rPr>
        <w:t>near-work episodes</w:t>
      </w:r>
      <w:r w:rsidRPr="00D845A8">
        <w:t xml:space="preserve"> as described above.</w:t>
      </w:r>
    </w:p>
    <w:p w14:paraId="55DC4CCA" w14:textId="77777777" w:rsidR="007C0A0D" w:rsidRPr="00D845A8" w:rsidRDefault="007C0A0D" w:rsidP="007C0A0D">
      <w:pPr>
        <w:pStyle w:val="berschrift3"/>
      </w:pPr>
      <w:bookmarkStart w:id="645" w:name="light"/>
      <w:bookmarkEnd w:id="61"/>
      <w:bookmarkEnd w:id="642"/>
      <w:r w:rsidRPr="00D845A8">
        <w:t>Light</w:t>
      </w:r>
    </w:p>
    <w:p w14:paraId="7F7AC509" w14:textId="72400517" w:rsidR="007C0A0D" w:rsidRPr="00D845A8" w:rsidRDefault="007C0A0D" w:rsidP="007C0A0D">
      <w:pPr>
        <w:pStyle w:val="FirstParagraph"/>
      </w:pPr>
      <w:del w:id="646" w:author="Johannes Zauner" w:date="2026-04-01T16:51:00Z" w16du:dateUtc="2026-04-01T14:51:00Z">
        <w:r w:rsidRPr="00D845A8" w:rsidDel="001055BA">
          <w:delText xml:space="preserve">The </w:delText>
        </w:r>
        <w:r w:rsidRPr="00D845A8" w:rsidDel="001055BA">
          <w:rPr>
            <w:rStyle w:val="VerbatimChar"/>
          </w:rPr>
          <w:delText>Clouclip</w:delText>
        </w:r>
        <w:r w:rsidRPr="00D845A8" w:rsidDel="001055BA">
          <w:delText xml:space="preserve"> illuminance data in our example </w:delText>
        </w:r>
        <w:r w:rsidRPr="00C673E9" w:rsidDel="001055BA">
          <w:rPr>
            <w:rFonts w:ascii="Arial" w:hAnsi="Arial" w:cs="Arial"/>
          </w:rPr>
          <w:delText xml:space="preserve">cover indoor environments and </w:delText>
        </w:r>
        <w:r w:rsidRPr="00D845A8" w:rsidDel="001055BA">
          <w:delText xml:space="preserve">are </w:delText>
        </w:r>
        <w:r w:rsidRPr="00C673E9" w:rsidDel="001055BA">
          <w:rPr>
            <w:rFonts w:ascii="Arial" w:hAnsi="Arial" w:cs="Arial"/>
          </w:rPr>
          <w:delText>thus comparatively</w:delText>
        </w:r>
        <w:r w:rsidRPr="00D845A8" w:rsidDel="001055BA">
          <w:delText xml:space="preserve"> low</w:delText>
        </w:r>
        <w:r w:rsidRPr="00C673E9" w:rsidDel="001055BA">
          <w:rPr>
            <w:rFonts w:ascii="Arial" w:hAnsi="Arial" w:cs="Arial"/>
          </w:rPr>
          <w:delText>,</w:delText>
        </w:r>
        <w:r w:rsidRPr="00D845A8" w:rsidDel="001055BA">
          <w:delText xml:space="preserve"> which would make certain </w:delText>
        </w:r>
        <w:r w:rsidRPr="00C673E9" w:rsidDel="001055BA">
          <w:rPr>
            <w:rFonts w:ascii="Arial" w:hAnsi="Arial" w:cs="Arial"/>
          </w:rPr>
          <w:delText>daylight</w:delText>
        </w:r>
        <w:r w:rsidRPr="00D845A8" w:rsidDel="001055BA">
          <w:delText xml:space="preserve"> exposure summaries trivial or not meaningful. </w:delText>
        </w:r>
      </w:del>
      <w:r w:rsidRPr="00D845A8">
        <w:t xml:space="preserve">To </w:t>
      </w:r>
      <w:del w:id="647" w:author="Johannes Zauner" w:date="2026-04-01T16:51:00Z" w16du:dateUtc="2026-04-01T14:51:00Z">
        <w:r w:rsidRPr="00D845A8" w:rsidDel="001055BA">
          <w:delText xml:space="preserve">better </w:delText>
        </w:r>
      </w:del>
      <w:r w:rsidRPr="00D845A8">
        <w:t xml:space="preserve">illustrate light exposure metrics, we turn to </w:t>
      </w:r>
      <w:r w:rsidRPr="00C673E9">
        <w:rPr>
          <w:rFonts w:ascii="Arial" w:hAnsi="Arial" w:cs="Arial"/>
        </w:rPr>
        <w:t>a different dataset, this one taken from the</w:t>
      </w:r>
      <w:r w:rsidRPr="00D845A8">
        <w:t xml:space="preserve"> </w:t>
      </w:r>
      <w:r w:rsidRPr="00D845A8">
        <w:rPr>
          <w:rStyle w:val="VerbatimChar"/>
        </w:rPr>
        <w:t>VEET</w:t>
      </w:r>
      <w:r w:rsidRPr="00D845A8">
        <w:t xml:space="preserve"> device’s illuminance data, which capture a broader range of lighting conditions</w:t>
      </w:r>
      <w:r w:rsidRPr="00C673E9">
        <w:rPr>
          <w:rFonts w:ascii="Arial" w:hAnsi="Arial" w:cs="Arial"/>
        </w:rPr>
        <w:t xml:space="preserve"> (though both device types </w:t>
      </w:r>
      <w:proofErr w:type="gramStart"/>
      <w:r w:rsidRPr="00C673E9">
        <w:rPr>
          <w:rFonts w:ascii="Arial" w:hAnsi="Arial" w:cs="Arial"/>
        </w:rPr>
        <w:t>are able to</w:t>
      </w:r>
      <w:proofErr w:type="gramEnd"/>
      <w:r w:rsidRPr="00C673E9">
        <w:rPr>
          <w:rFonts w:ascii="Arial" w:hAnsi="Arial" w:cs="Arial"/>
        </w:rPr>
        <w:t xml:space="preserve"> capture broadly the same range of illuminance).</w:t>
      </w:r>
      <w:r w:rsidRPr="00D845A8">
        <w:t xml:space="preserve"> We</w:t>
      </w:r>
      <w:r w:rsidRPr="00C673E9">
        <w:rPr>
          <w:rFonts w:ascii="Arial" w:hAnsi="Arial" w:cs="Arial"/>
        </w:rPr>
        <w:t xml:space="preserve"> import the </w:t>
      </w:r>
      <w:r w:rsidRPr="00D845A8">
        <w:rPr>
          <w:rStyle w:val="VerbatimChar"/>
          <w:rFonts w:cs="Consolas"/>
        </w:rPr>
        <w:t>VEET</w:t>
      </w:r>
      <w:r w:rsidRPr="00C673E9">
        <w:rPr>
          <w:rFonts w:ascii="Arial" w:hAnsi="Arial" w:cs="Arial"/>
        </w:rPr>
        <w:t xml:space="preserve"> ambient light data (already preprocessed to have regular 5-second intervals as described above) and</w:t>
      </w:r>
      <w:r w:rsidRPr="00D845A8">
        <w:t xml:space="preserve"> briefly examine its distribution.</w:t>
      </w:r>
    </w:p>
    <w:p w14:paraId="23E5DA70" w14:textId="133C6DB1" w:rsidR="007C0A0D" w:rsidRPr="00D845A8" w:rsidRDefault="007C0A0D" w:rsidP="007C0A0D">
      <w:pPr>
        <w:pStyle w:val="Textkrper"/>
      </w:pPr>
      <w:r w:rsidRPr="00D845A8">
        <w:rPr>
          <w:b/>
        </w:rPr>
        <w:t>Illuminance distribution</w:t>
      </w:r>
      <w:r w:rsidRPr="00D845A8">
        <w:t xml:space="preserve">: The </w:t>
      </w:r>
      <w:del w:id="648" w:author="Johannes Zauner" w:date="2026-04-01T16:51:00Z" w16du:dateUtc="2026-04-01T14:51:00Z">
        <w:r w:rsidRPr="00D845A8" w:rsidDel="001055BA">
          <w:delText xml:space="preserve">illuminance values from the </w:delText>
        </w:r>
        <w:r w:rsidRPr="00D845A8" w:rsidDel="001055BA">
          <w:rPr>
            <w:rStyle w:val="VerbatimChar"/>
          </w:rPr>
          <w:delText>Clouclip</w:delText>
        </w:r>
        <w:r w:rsidRPr="00D845A8" w:rsidDel="001055BA">
          <w:delText xml:space="preserve"> were </w:delText>
        </w:r>
        <w:r w:rsidRPr="00C673E9" w:rsidDel="001055BA">
          <w:rPr>
            <w:rFonts w:ascii="Arial" w:hAnsi="Arial" w:cs="Arial"/>
          </w:rPr>
          <w:delText>comparatively low</w:delText>
        </w:r>
        <w:r w:rsidR="009C2973" w:rsidDel="001055BA">
          <w:rPr>
            <w:rFonts w:ascii="Arial" w:hAnsi="Arial" w:cs="Arial"/>
          </w:rPr>
          <w:delText xml:space="preserve"> (</w:delText>
        </w:r>
        <w:r w:rsidR="009C2973" w:rsidRPr="00BF3DA1" w:rsidDel="001055BA">
          <w:rPr>
            <w:rFonts w:ascii="Arial" w:hAnsi="Arial" w:cs="Arial"/>
            <w:b/>
            <w:bCs/>
          </w:rPr>
          <w:delText>Figure </w:delText>
        </w:r>
        <w:r w:rsidR="008068B9" w:rsidDel="001055BA">
          <w:rPr>
            <w:rFonts w:ascii="Arial" w:hAnsi="Arial" w:cs="Arial"/>
            <w:b/>
            <w:bCs/>
          </w:rPr>
          <w:delText>8</w:delText>
        </w:r>
        <w:r w:rsidR="009C2973" w:rsidDel="001055BA">
          <w:rPr>
            <w:rFonts w:ascii="Arial" w:hAnsi="Arial" w:cs="Arial"/>
            <w:b/>
            <w:bCs/>
          </w:rPr>
          <w:delText>)</w:delText>
        </w:r>
        <w:r w:rsidRPr="00C673E9" w:rsidDel="001055BA">
          <w:rPr>
            <w:rFonts w:ascii="Arial" w:hAnsi="Arial" w:cs="Arial"/>
          </w:rPr>
          <w:delText>,</w:delText>
        </w:r>
        <w:r w:rsidRPr="00D845A8" w:rsidDel="001055BA">
          <w:delText xml:space="preserve"> while the </w:delText>
        </w:r>
      </w:del>
      <w:r w:rsidRPr="00D845A8">
        <w:rPr>
          <w:rStyle w:val="VerbatimChar"/>
        </w:rPr>
        <w:t>VEET</w:t>
      </w:r>
      <w:r w:rsidRPr="00D845A8">
        <w:t xml:space="preserve"> </w:t>
      </w:r>
      <w:r w:rsidR="009C2973">
        <w:t>(</w:t>
      </w:r>
      <w:r w:rsidR="009C2973" w:rsidRPr="00BF3DA1">
        <w:rPr>
          <w:rFonts w:ascii="Arial" w:hAnsi="Arial" w:cs="Arial"/>
          <w:b/>
          <w:bCs/>
        </w:rPr>
        <w:t>Figure </w:t>
      </w:r>
      <w:del w:id="649" w:author="Johannes Zauner" w:date="2026-04-01T16:51:00Z" w16du:dateUtc="2026-04-01T14:51:00Z">
        <w:r w:rsidR="008068B9" w:rsidDel="001055BA">
          <w:rPr>
            <w:rFonts w:ascii="Arial" w:hAnsi="Arial" w:cs="Arial"/>
            <w:b/>
            <w:bCs/>
          </w:rPr>
          <w:delText>9</w:delText>
        </w:r>
      </w:del>
      <w:ins w:id="650" w:author="Johannes Zauner" w:date="2026-04-01T16:51:00Z" w16du:dateUtc="2026-04-01T14:51:00Z">
        <w:r w:rsidR="001055BA">
          <w:rPr>
            <w:rFonts w:ascii="Arial" w:hAnsi="Arial" w:cs="Arial"/>
            <w:b/>
            <w:bCs/>
          </w:rPr>
          <w:t>8</w:t>
        </w:r>
      </w:ins>
      <w:r w:rsidR="009C2973">
        <w:rPr>
          <w:rFonts w:ascii="Arial" w:hAnsi="Arial" w:cs="Arial"/>
          <w:b/>
          <w:bCs/>
        </w:rPr>
        <w:t xml:space="preserve">) </w:t>
      </w:r>
      <w:r w:rsidRPr="00D845A8">
        <w:t xml:space="preserve">data include </w:t>
      </w:r>
      <w:ins w:id="651" w:author="Johannes Zauner" w:date="2026-04-01T16:51:00Z" w16du:dateUtc="2026-04-01T14:51:00Z">
        <w:r w:rsidR="001055BA">
          <w:t xml:space="preserve">indoor and </w:t>
        </w:r>
      </w:ins>
      <w:r w:rsidRPr="00D845A8">
        <w:t>outdoor exposures up to several thousand lux. The contrast</w:t>
      </w:r>
      <w:ins w:id="652" w:author="Johannes Zauner" w:date="2026-04-01T16:52:00Z" w16du:dateUtc="2026-04-01T14:52:00Z">
        <w:r w:rsidR="001F34C8">
          <w:t xml:space="preserve"> </w:t>
        </w:r>
        <w:r w:rsidR="001F34C8">
          <w:t>between the two settings</w:t>
        </w:r>
      </w:ins>
      <w:r w:rsidRPr="00D845A8">
        <w:t xml:space="preserve"> is </w:t>
      </w:r>
      <w:r w:rsidRPr="00D845A8">
        <w:lastRenderedPageBreak/>
        <w:t xml:space="preserve">evident from comparing histograms of the two </w:t>
      </w:r>
      <w:proofErr w:type="spellStart"/>
      <w:r w:rsidRPr="00D845A8">
        <w:t>datasets’</w:t>
      </w:r>
      <w:proofErr w:type="spellEnd"/>
      <w:r w:rsidRPr="00D845A8">
        <w:t xml:space="preserve"> lux values (</w:t>
      </w:r>
      <w:proofErr w:type="spellStart"/>
      <w:r w:rsidRPr="00D845A8">
        <w:rPr>
          <w:rStyle w:val="VerbatimChar"/>
        </w:rPr>
        <w:t>Clouclip</w:t>
      </w:r>
      <w:proofErr w:type="spellEnd"/>
      <w:r w:rsidRPr="00D845A8">
        <w:t xml:space="preserve"> </w:t>
      </w:r>
      <w:del w:id="653" w:author="Johannes Zauner" w:date="2026-04-01T16:52:00Z" w16du:dateUtc="2026-04-01T14:52:00Z">
        <w:r w:rsidRPr="00D845A8" w:rsidDel="001F34C8">
          <w:delText>vs</w:delText>
        </w:r>
      </w:del>
      <w:ins w:id="654" w:author="Johannes Zauner" w:date="2026-04-01T16:52:00Z" w16du:dateUtc="2026-04-01T14:52:00Z">
        <w:r w:rsidR="001F34C8">
          <w:t>and</w:t>
        </w:r>
      </w:ins>
      <w:del w:id="655" w:author="Johannes Zauner" w:date="2026-04-01T16:52:00Z" w16du:dateUtc="2026-04-01T14:52:00Z">
        <w:r w:rsidRPr="00D845A8" w:rsidDel="001F34C8">
          <w:delText>.</w:delText>
        </w:r>
      </w:del>
      <w:ins w:id="656" w:author="Johannes Zauner" w:date="2026-04-01T16:52:00Z" w16du:dateUtc="2026-04-01T14:52:00Z">
        <w:r w:rsidR="001F34C8">
          <w:rPr>
            <w:rFonts w:ascii="Arial" w:hAnsi="Arial" w:cs="Arial"/>
          </w:rPr>
          <w:t xml:space="preserve"> </w:t>
        </w:r>
      </w:ins>
      <w:del w:id="657" w:author="Johannes Zauner" w:date="2026-04-01T16:52:00Z" w16du:dateUtc="2026-04-01T14:52:00Z">
        <w:r w:rsidRPr="00C673E9" w:rsidDel="001F34C8">
          <w:rPr>
            <w:rFonts w:ascii="Arial" w:hAnsi="Arial" w:cs="Arial"/>
          </w:rPr>
          <w:delText> </w:delText>
        </w:r>
      </w:del>
      <w:r w:rsidRPr="00D845A8">
        <w:rPr>
          <w:rStyle w:val="VerbatimChar"/>
        </w:rPr>
        <w:t>VEET</w:t>
      </w:r>
      <w:r w:rsidRPr="00C673E9">
        <w:rPr>
          <w:rFonts w:ascii="Arial" w:hAnsi="Arial" w:cs="Arial"/>
        </w:rPr>
        <w:t>), where the main peak is similarly positioned between 10 and 100 lx, but the tails differ.</w:t>
      </w:r>
      <w:r w:rsidRPr="00D845A8">
        <w:t xml:space="preserve"> The </w:t>
      </w:r>
      <w:r w:rsidRPr="00D845A8">
        <w:rPr>
          <w:rStyle w:val="VerbatimChar"/>
        </w:rPr>
        <w:t>VEET</w:t>
      </w:r>
      <w:r w:rsidRPr="00D845A8">
        <w:t xml:space="preserve"> illuminance histogram (see </w:t>
      </w:r>
      <w:r w:rsidR="009C2973" w:rsidRPr="00C86C21">
        <w:rPr>
          <w:b/>
          <w:bCs/>
        </w:rPr>
        <w:t>Figure </w:t>
      </w:r>
      <w:del w:id="658" w:author="Johannes Zauner" w:date="2026-04-01T16:52:00Z" w16du:dateUtc="2026-04-01T14:52:00Z">
        <w:r w:rsidR="008068B9" w:rsidDel="001F34C8">
          <w:rPr>
            <w:b/>
            <w:bCs/>
          </w:rPr>
          <w:delText>9</w:delText>
        </w:r>
      </w:del>
      <w:ins w:id="659" w:author="Johannes Zauner" w:date="2026-04-01T16:52:00Z" w16du:dateUtc="2026-04-01T14:52:00Z">
        <w:r w:rsidR="001F34C8">
          <w:rPr>
            <w:b/>
            <w:bCs/>
          </w:rPr>
          <w:t>8</w:t>
        </w:r>
      </w:ins>
      <w:r w:rsidRPr="00C673E9">
        <w:rPr>
          <w:rFonts w:ascii="Arial" w:hAnsi="Arial" w:cs="Arial"/>
        </w:rPr>
        <w:t>)</w:t>
      </w:r>
      <w:r w:rsidRPr="00D845A8">
        <w:t xml:space="preserve"> shows a heavily skewed distribution with a </w:t>
      </w:r>
      <w:r w:rsidRPr="00C673E9">
        <w:rPr>
          <w:rFonts w:ascii="Arial" w:hAnsi="Arial" w:cs="Arial"/>
        </w:rPr>
        <w:t>considerable number of</w:t>
      </w:r>
      <w:r w:rsidRPr="00D845A8">
        <w:t xml:space="preserve"> zero </w:t>
      </w:r>
      <w:r w:rsidRPr="00C673E9">
        <w:rPr>
          <w:rFonts w:ascii="Arial" w:hAnsi="Arial" w:cs="Arial"/>
        </w:rPr>
        <w:t xml:space="preserve">lx values </w:t>
      </w:r>
      <w:r w:rsidRPr="00D845A8">
        <w:t xml:space="preserve">(indicating intervals of complete darkness or the sensor being covered) and a long tail extending to very high lux values. Such zero-inflated and skewed data are common in wearable light measurements (Zauner, </w:t>
      </w:r>
      <w:proofErr w:type="spellStart"/>
      <w:r w:rsidRPr="00D845A8">
        <w:t>Guidolin</w:t>
      </w:r>
      <w:proofErr w:type="spellEnd"/>
      <w:r w:rsidRPr="00D845A8">
        <w:t xml:space="preserve">, and </w:t>
      </w:r>
      <w:proofErr w:type="spellStart"/>
      <w:r w:rsidRPr="00D845A8">
        <w:t>Spitschan</w:t>
      </w:r>
      <w:proofErr w:type="spellEnd"/>
      <w:r w:rsidR="00B20721">
        <w:t>, 2025</w:t>
      </w:r>
      <w:r w:rsidRPr="00D845A8">
        <w:t>).</w:t>
      </w:r>
      <w:ins w:id="660" w:author="Johannes Zauner" w:date="2026-04-01T16:52:00Z" w16du:dateUtc="2026-04-01T14:52:00Z">
        <w:r w:rsidR="001F34C8" w:rsidRPr="001F34C8">
          <w:t xml:space="preserve"> </w:t>
        </w:r>
        <w:r w:rsidR="001F34C8">
          <w:t xml:space="preserve">The </w:t>
        </w:r>
        <w:proofErr w:type="spellStart"/>
        <w:r w:rsidR="001F34C8">
          <w:rPr>
            <w:rStyle w:val="VerbatimChar"/>
          </w:rPr>
          <w:t>Clouclip</w:t>
        </w:r>
        <w:proofErr w:type="spellEnd"/>
        <w:r w:rsidR="001F34C8">
          <w:t xml:space="preserve">, however, shows a minimal value of 1 lx, and worse discrimination below 10 lx (see </w:t>
        </w:r>
        <w:r w:rsidR="001F34C8" w:rsidRPr="00C86C21">
          <w:rPr>
            <w:b/>
            <w:bCs/>
          </w:rPr>
          <w:t>Figure </w:t>
        </w:r>
        <w:r w:rsidR="001F34C8">
          <w:rPr>
            <w:b/>
            <w:bCs/>
          </w:rPr>
          <w:t>8</w:t>
        </w:r>
        <w:r w:rsidR="001F34C8">
          <w:t xml:space="preserve">). Additionally, the </w:t>
        </w:r>
        <w:proofErr w:type="spellStart"/>
        <w:r w:rsidR="001F34C8">
          <w:rPr>
            <w:rStyle w:val="VerbatimChar"/>
          </w:rPr>
          <w:t>Clouclip</w:t>
        </w:r>
        <w:proofErr w:type="spellEnd"/>
        <w:r w:rsidR="001F34C8">
          <w:t xml:space="preserve"> was not recording when the device was not worn, e.g., during sleep (</w:t>
        </w:r>
        <w:r w:rsidR="001F34C8">
          <w:rPr>
            <w:rStyle w:val="VerbatimChar"/>
          </w:rPr>
          <w:t>sleep mode</w:t>
        </w:r>
        <w:r w:rsidR="001F34C8">
          <w:t xml:space="preserve">), compared to the continuous recording of </w:t>
        </w:r>
        <w:r w:rsidR="001F34C8">
          <w:rPr>
            <w:rStyle w:val="VerbatimChar"/>
          </w:rPr>
          <w:t>VEET</w:t>
        </w:r>
        <w:r w:rsidR="001F34C8">
          <w:t xml:space="preserve"> devices, where non-wear data was removed in the preprocessing (see </w:t>
        </w:r>
        <w:r w:rsidR="001F34C8">
          <w:fldChar w:fldCharType="begin"/>
        </w:r>
      </w:ins>
      <w:ins w:id="661" w:author="Johannes Zauner" w:date="2026-04-01T16:53:00Z" w16du:dateUtc="2026-04-01T14:53:00Z">
        <w:r w:rsidR="001F34C8">
          <w:instrText xml:space="preserve">HYPERLINK "https://tscnlab.github.io/ZaunerEtAl_JVis_2026/supplement.html" \h </w:instrText>
        </w:r>
      </w:ins>
      <w:ins w:id="662" w:author="Johannes Zauner" w:date="2026-04-01T16:52:00Z" w16du:dateUtc="2026-04-01T14:52:00Z">
        <w:r w:rsidR="001F34C8">
          <w:fldChar w:fldCharType="separate"/>
        </w:r>
        <w:r w:rsidR="001F34C8">
          <w:rPr>
            <w:rStyle w:val="Hyperlink"/>
          </w:rPr>
          <w:t>Supplement</w:t>
        </w:r>
        <w:r w:rsidR="001F34C8">
          <w:fldChar w:fldCharType="end"/>
        </w:r>
        <w:r w:rsidR="001F34C8">
          <w:t>), based on the activity sensors of the device.</w:t>
        </w:r>
      </w:ins>
    </w:p>
    <w:p w14:paraId="3B2780F0" w14:textId="5710DBFD" w:rsidR="007A57CF" w:rsidRDefault="001F34C8" w:rsidP="00552701">
      <w:pPr>
        <w:pStyle w:val="Textkrper"/>
      </w:pPr>
      <w:ins w:id="663" w:author="Johannes Zauner" w:date="2026-04-01T16:53:00Z" w16du:dateUtc="2026-04-01T14:53:00Z">
        <w:r>
          <w:rPr>
            <w:noProof/>
          </w:rPr>
          <w:drawing>
            <wp:inline distT="0" distB="0" distL="0" distR="0" wp14:anchorId="3CD44F74" wp14:editId="6A9E588B">
              <wp:extent cx="4350465" cy="3107682"/>
              <wp:effectExtent l="0" t="0" r="0" b="0"/>
              <wp:docPr id="142108133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1337" name="Grafik 142108133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59485" cy="3114125"/>
                      </a:xfrm>
                      <a:prstGeom prst="rect">
                        <a:avLst/>
                      </a:prstGeom>
                    </pic:spPr>
                  </pic:pic>
                </a:graphicData>
              </a:graphic>
            </wp:inline>
          </w:drawing>
        </w:r>
      </w:ins>
      <w:del w:id="664" w:author="Johannes Zauner" w:date="2026-04-01T16:53:00Z" w16du:dateUtc="2026-04-01T14:53:00Z">
        <w:r w:rsidR="006B2402" w:rsidDel="001F34C8">
          <w:rPr>
            <w:noProof/>
          </w:rPr>
          <w:drawing>
            <wp:inline distT="0" distB="0" distL="0" distR="0" wp14:anchorId="27F66773" wp14:editId="3E74DA9F">
              <wp:extent cx="4410001" cy="2520000"/>
              <wp:effectExtent l="0" t="0" r="0" b="0"/>
              <wp:docPr id="83700511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05111" name="Grafik 1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10001" cy="2520000"/>
                      </a:xfrm>
                      <a:prstGeom prst="rect">
                        <a:avLst/>
                      </a:prstGeom>
                    </pic:spPr>
                  </pic:pic>
                </a:graphicData>
              </a:graphic>
            </wp:inline>
          </w:drawing>
        </w:r>
      </w:del>
    </w:p>
    <w:p w14:paraId="758A38E6" w14:textId="4679AC82" w:rsidR="009C67A7" w:rsidDel="001F34C8" w:rsidRDefault="007A57CF" w:rsidP="00EF17F7">
      <w:pPr>
        <w:rPr>
          <w:del w:id="665" w:author="Johannes Zauner" w:date="2026-04-01T16:54:00Z" w16du:dateUtc="2026-04-01T14:54:00Z"/>
          <w:rStyle w:val="Hervorhebung"/>
        </w:rPr>
      </w:pPr>
      <w:r w:rsidRPr="007A57CF">
        <w:rPr>
          <w:i/>
          <w:iCs/>
        </w:rPr>
        <w:t>Figure </w:t>
      </w:r>
      <w:r w:rsidR="008068B9">
        <w:rPr>
          <w:i/>
          <w:iCs/>
        </w:rPr>
        <w:t>8</w:t>
      </w:r>
      <w:r w:rsidRPr="007A57CF">
        <w:rPr>
          <w:i/>
          <w:iCs/>
        </w:rPr>
        <w:t xml:space="preserve">: </w:t>
      </w:r>
      <w:ins w:id="666" w:author="Johannes Zauner" w:date="2026-04-01T16:54:00Z" w16du:dateUtc="2026-04-01T14:54:00Z">
        <w:r w:rsidR="001F34C8">
          <w:t xml:space="preserve">Histogram of illuminance values from the VEET and </w:t>
        </w:r>
        <w:proofErr w:type="spellStart"/>
        <w:r w:rsidR="001F34C8">
          <w:t>Clouclip</w:t>
        </w:r>
        <w:proofErr w:type="spellEnd"/>
        <w:r w:rsidR="001F34C8">
          <w:t xml:space="preserve"> dataset (5-second data). Indoor light exposure mainly occurs </w:t>
        </w:r>
        <w:proofErr w:type="spellStart"/>
        <w:r w:rsidR="001F34C8">
          <w:t>arount</w:t>
        </w:r>
        <w:proofErr w:type="spellEnd"/>
        <w:r w:rsidR="001F34C8">
          <w:t xml:space="preserve"> 10</w:t>
        </w:r>
        <w:r w:rsidR="001F34C8" w:rsidRPr="001F34C8">
          <w:rPr>
            <w:vertAlign w:val="superscript"/>
            <w:rPrChange w:id="667" w:author="Johannes Zauner" w:date="2026-04-01T16:54:00Z" w16du:dateUtc="2026-04-01T14:54:00Z">
              <w:rPr/>
            </w:rPrChange>
          </w:rPr>
          <w:t>1</w:t>
        </w:r>
        <w:r w:rsidR="001F34C8">
          <w:t xml:space="preserve"> to 10</w:t>
        </w:r>
        <w:r w:rsidR="001F34C8" w:rsidRPr="001F34C8">
          <w:rPr>
            <w:vertAlign w:val="superscript"/>
            <w:rPrChange w:id="668" w:author="Johannes Zauner" w:date="2026-04-01T16:54:00Z" w16du:dateUtc="2026-04-01T14:54:00Z">
              <w:rPr/>
            </w:rPrChange>
          </w:rPr>
          <w:t>2</w:t>
        </w:r>
        <w:r w:rsidR="001F34C8">
          <w:t xml:space="preserve"> lx. Outdoor (day)light exposures in bright conditions are mostly around 10</w:t>
        </w:r>
        <w:r w:rsidR="001F34C8" w:rsidRPr="001F34C8">
          <w:rPr>
            <w:vertAlign w:val="superscript"/>
            <w:rPrChange w:id="669" w:author="Johannes Zauner" w:date="2026-04-01T16:54:00Z" w16du:dateUtc="2026-04-01T14:54:00Z">
              <w:rPr/>
            </w:rPrChange>
          </w:rPr>
          <w:t>3</w:t>
        </w:r>
        <w:r w:rsidR="001F34C8">
          <w:t xml:space="preserve"> to 10</w:t>
        </w:r>
        <w:r w:rsidR="001F34C8" w:rsidRPr="001F34C8">
          <w:rPr>
            <w:vertAlign w:val="superscript"/>
            <w:rPrChange w:id="670" w:author="Johannes Zauner" w:date="2026-04-01T16:54:00Z" w16du:dateUtc="2026-04-01T14:54:00Z">
              <w:rPr/>
            </w:rPrChange>
          </w:rPr>
          <w:t>4</w:t>
        </w:r>
        <w:r w:rsidR="001F34C8">
          <w:t xml:space="preserve"> lx.</w:t>
        </w:r>
      </w:ins>
      <w:del w:id="671" w:author="Johannes Zauner" w:date="2026-04-01T16:54:00Z" w16du:dateUtc="2026-04-01T14:54:00Z">
        <w:r w:rsidRPr="007A57CF" w:rsidDel="001F34C8">
          <w:rPr>
            <w:i/>
            <w:iCs/>
          </w:rPr>
          <w:delText>Histogram of illuminance values from the Clouclip dataset (5-second data). T</w:delText>
        </w:r>
        <w:r w:rsidDel="001F34C8">
          <w:rPr>
            <w:i/>
            <w:iCs/>
          </w:rPr>
          <w:delText>h</w:delText>
        </w:r>
        <w:r w:rsidRPr="007A57CF" w:rsidDel="001F34C8">
          <w:rPr>
            <w:i/>
            <w:iCs/>
          </w:rPr>
          <w:delText>e values are typical of indoor conditions.</w:delText>
        </w:r>
      </w:del>
    </w:p>
    <w:p w14:paraId="52B5B4DB" w14:textId="02BF2FBF" w:rsidR="006B2402" w:rsidRDefault="006B2402" w:rsidP="00EF17F7">
      <w:pPr>
        <w:rPr>
          <w:rStyle w:val="Hervorhebung"/>
        </w:rPr>
      </w:pPr>
      <w:del w:id="672" w:author="Johannes Zauner" w:date="2026-04-01T16:54:00Z" w16du:dateUtc="2026-04-01T14:54:00Z">
        <w:r w:rsidDel="00FB0F0B">
          <w:rPr>
            <w:noProof/>
          </w:rPr>
          <w:drawing>
            <wp:inline distT="0" distB="0" distL="0" distR="0" wp14:anchorId="0B0BF49D" wp14:editId="7B976389">
              <wp:extent cx="4410001" cy="2520000"/>
              <wp:effectExtent l="0" t="0" r="0" b="0"/>
              <wp:docPr id="2797531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3185" name="Grafik 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10001" cy="2520000"/>
                      </a:xfrm>
                      <a:prstGeom prst="rect">
                        <a:avLst/>
                      </a:prstGeom>
                    </pic:spPr>
                  </pic:pic>
                </a:graphicData>
              </a:graphic>
            </wp:inline>
          </w:drawing>
        </w:r>
      </w:del>
    </w:p>
    <w:p w14:paraId="1FE82594" w14:textId="29D9A289" w:rsidR="00930E39" w:rsidRPr="00930E39" w:rsidDel="00FB0F0B" w:rsidRDefault="00930E39" w:rsidP="00EF17F7">
      <w:pPr>
        <w:rPr>
          <w:del w:id="673" w:author="Johannes Zauner" w:date="2026-04-01T16:54:00Z" w16du:dateUtc="2026-04-01T14:54:00Z"/>
          <w:rStyle w:val="Hervorhebung"/>
        </w:rPr>
      </w:pPr>
      <w:del w:id="674" w:author="Johannes Zauner" w:date="2026-04-01T16:54:00Z" w16du:dateUtc="2026-04-01T14:54:00Z">
        <w:r w:rsidRPr="00930E39" w:rsidDel="00FB0F0B">
          <w:rPr>
            <w:rStyle w:val="Hervorhebung"/>
          </w:rPr>
          <w:delText>Figure </w:delText>
        </w:r>
        <w:r w:rsidR="008068B9" w:rsidDel="00FB0F0B">
          <w:rPr>
            <w:rStyle w:val="Hervorhebung"/>
          </w:rPr>
          <w:delText>9</w:delText>
        </w:r>
        <w:r w:rsidRPr="00930E39" w:rsidDel="00FB0F0B">
          <w:rPr>
            <w:rStyle w:val="Hervorhebung"/>
          </w:rPr>
          <w:delText>: Histogram of illuminance values from the VEET dataset (aggregated to 5 s). Note the logarithmic x-axis: the distribution is highly skewed with many low values (including zeros) and a long tail of high lux readings.</w:delText>
        </w:r>
        <w:r w:rsidR="00CE3DC0" w:rsidDel="00FB0F0B">
          <w:rPr>
            <w:rStyle w:val="Hervorhebung"/>
          </w:rPr>
          <w:delText xml:space="preserve"> </w:delText>
        </w:r>
        <w:r w:rsidR="00CE3DC0" w:rsidRPr="00CE3DC0" w:rsidDel="00FB0F0B">
          <w:rPr>
            <w:rStyle w:val="Hervorhebung"/>
          </w:rPr>
          <w:delText>Outdoor light exposures in bright conditions are distinguishable around 10</w:delText>
        </w:r>
        <w:r w:rsidR="00CE3DC0" w:rsidRPr="00C86C21" w:rsidDel="00FB0F0B">
          <w:rPr>
            <w:rStyle w:val="Hervorhebung"/>
            <w:vertAlign w:val="superscript"/>
          </w:rPr>
          <w:delText>3</w:delText>
        </w:r>
        <w:r w:rsidR="00CE3DC0" w:rsidRPr="00CE3DC0" w:rsidDel="00FB0F0B">
          <w:rPr>
            <w:rStyle w:val="Hervorhebung"/>
          </w:rPr>
          <w:delText xml:space="preserve"> to 10</w:delText>
        </w:r>
        <w:r w:rsidR="00CE3DC0" w:rsidRPr="00C86C21" w:rsidDel="00FB0F0B">
          <w:rPr>
            <w:rStyle w:val="Hervorhebung"/>
            <w:vertAlign w:val="superscript"/>
          </w:rPr>
          <w:delText>4</w:delText>
        </w:r>
        <w:r w:rsidR="00CE3DC0" w:rsidRPr="00CE3DC0" w:rsidDel="00FB0F0B">
          <w:rPr>
            <w:rStyle w:val="Hervorhebung"/>
          </w:rPr>
          <w:delText xml:space="preserve"> lx.</w:delText>
        </w:r>
      </w:del>
    </w:p>
    <w:p w14:paraId="18A1F2F2" w14:textId="6D88D59D" w:rsidR="007C0A0D" w:rsidRPr="00D845A8" w:rsidRDefault="007C0A0D" w:rsidP="00D35F98">
      <w:pPr>
        <w:pStyle w:val="Textkrper"/>
      </w:pPr>
      <w:r w:rsidRPr="00D845A8">
        <w:t xml:space="preserve">After confirming that the </w:t>
      </w:r>
      <w:r w:rsidRPr="00D845A8">
        <w:rPr>
          <w:rStyle w:val="VerbatimChar"/>
        </w:rPr>
        <w:t>VEET</w:t>
      </w:r>
      <w:r w:rsidRPr="00D845A8">
        <w:t xml:space="preserve"> data cover a broad dynamic range of lighting, we proceed with calculating light exposure metrics. (The </w:t>
      </w:r>
      <w:r w:rsidRPr="00D845A8">
        <w:rPr>
          <w:rStyle w:val="VerbatimChar"/>
        </w:rPr>
        <w:t>VEET</w:t>
      </w:r>
      <w:r w:rsidRPr="00D845A8">
        <w:t xml:space="preserve"> data had been cleaned for gaps and irregularities as described earlier</w:t>
      </w:r>
      <w:r w:rsidRPr="00C673E9">
        <w:rPr>
          <w:rFonts w:ascii="Arial" w:hAnsi="Arial" w:cs="Arial"/>
        </w:rPr>
        <w:t>, and non-wear times were removed</w:t>
      </w:r>
      <w:r w:rsidRPr="00D845A8">
        <w:t xml:space="preserve">; see </w:t>
      </w:r>
      <w:r>
        <w:fldChar w:fldCharType="begin"/>
      </w:r>
      <w:ins w:id="675" w:author="Johannes Zauner" w:date="2026-04-01T16:55:00Z" w16du:dateUtc="2026-04-01T14:55:00Z">
        <w:r w:rsidR="00D35F98">
          <w:instrText xml:space="preserve">HYPERLINK "https://tscnlab.github.io/ZaunerEtAl_JVis_2026/supplement.html" \h </w:instrText>
        </w:r>
      </w:ins>
      <w:del w:id="676" w:author="Johannes Zauner" w:date="2026-04-01T16:55:00Z" w16du:dateUtc="2026-04-01T14:55:00Z">
        <w:r w:rsidDel="00D35F98">
          <w:delInstrText>HYPERLINK "https://tscnlab.github.io/ZaunerEtAl_JVis_2026/supplement.html" \h</w:delInstrText>
        </w:r>
      </w:del>
      <w:ins w:id="677" w:author="Johannes Zauner" w:date="2026-04-01T16:55:00Z" w16du:dateUtc="2026-04-01T14:55:00Z"/>
      <w:r>
        <w:fldChar w:fldCharType="separate"/>
      </w:r>
      <w:r w:rsidRPr="00C673E9">
        <w:rPr>
          <w:rStyle w:val="Hyperlink"/>
          <w:rFonts w:ascii="Arial" w:hAnsi="Arial" w:cs="Arial"/>
        </w:rPr>
        <w:t>Supplement 1</w:t>
      </w:r>
      <w:r>
        <w:fldChar w:fldCharType="end"/>
      </w:r>
      <w:r w:rsidRPr="00D845A8">
        <w:t xml:space="preserve"> for the </w:t>
      </w:r>
      <w:r w:rsidRPr="00C673E9">
        <w:rPr>
          <w:rFonts w:ascii="Arial" w:hAnsi="Arial" w:cs="Arial"/>
        </w:rPr>
        <w:t>details</w:t>
      </w:r>
      <w:r w:rsidRPr="00D845A8">
        <w:t>.)</w:t>
      </w:r>
    </w:p>
    <w:p w14:paraId="17F1E6B6" w14:textId="77777777" w:rsidR="007C0A0D" w:rsidRPr="00C673E9" w:rsidRDefault="007C0A0D" w:rsidP="007C0A0D">
      <w:pPr>
        <w:pStyle w:val="berschrift4"/>
      </w:pPr>
      <w:bookmarkStart w:id="678" w:name="sec-avelight"/>
      <w:r w:rsidRPr="00C673E9">
        <w:lastRenderedPageBreak/>
        <w:t>Average light exposure</w:t>
      </w:r>
    </w:p>
    <w:p w14:paraId="362CA1D2" w14:textId="2F838964" w:rsidR="007C0A0D" w:rsidRPr="00D845A8" w:rsidRDefault="007C0A0D" w:rsidP="007C0A0D">
      <w:pPr>
        <w:pStyle w:val="FirstParagraph"/>
      </w:pPr>
      <w:r w:rsidRPr="00D845A8">
        <w:t xml:space="preserve">A basic metric is the average illuminance over the day. </w:t>
      </w:r>
      <w:r w:rsidR="00282E6A" w:rsidRPr="00C86C21">
        <w:rPr>
          <w:b/>
          <w:bCs/>
        </w:rPr>
        <w:t>Table 9</w:t>
      </w:r>
      <w:r w:rsidRPr="00D845A8">
        <w:t xml:space="preserve"> shows the mean illuminance (in lux) for weekdays, weekends, and the overall daily mean, calculated directly from the raw lux values.</w:t>
      </w:r>
    </w:p>
    <w:p w14:paraId="6948B6A0" w14:textId="2B48E5C7" w:rsidR="007C0A0D" w:rsidRPr="00C86C21" w:rsidRDefault="00626415" w:rsidP="00F61D20">
      <w:pPr>
        <w:pStyle w:val="SourceCode"/>
        <w:spacing w:line="240" w:lineRule="auto"/>
        <w:rPr>
          <w:b/>
          <w:bCs/>
          <w:lang w:val="de-DE"/>
        </w:rPr>
      </w:pPr>
      <w:proofErr w:type="spellStart"/>
      <w:r w:rsidRPr="00626415">
        <w:rPr>
          <w:b/>
          <w:bCs/>
          <w:lang w:val="de-DE"/>
        </w:rPr>
        <w:t>Calculating</w:t>
      </w:r>
      <w:proofErr w:type="spellEnd"/>
      <w:r w:rsidRPr="00626415">
        <w:rPr>
          <w:b/>
          <w:bCs/>
          <w:lang w:val="de-DE"/>
        </w:rPr>
        <w:t xml:space="preserve"> </w:t>
      </w:r>
      <w:proofErr w:type="spellStart"/>
      <w:r w:rsidRPr="00626415">
        <w:rPr>
          <w:b/>
          <w:bCs/>
          <w:lang w:val="de-DE"/>
        </w:rPr>
        <w:t>mean</w:t>
      </w:r>
      <w:proofErr w:type="spellEnd"/>
      <w:r w:rsidRPr="00626415">
        <w:rPr>
          <w:b/>
          <w:bCs/>
          <w:lang w:val="de-DE"/>
        </w:rPr>
        <w:t xml:space="preserve"> light </w:t>
      </w:r>
      <w:proofErr w:type="spellStart"/>
      <w:r w:rsidRPr="00626415">
        <w:rPr>
          <w:b/>
          <w:bCs/>
          <w:lang w:val="de-DE"/>
        </w:rPr>
        <w:t>exposure</w:t>
      </w:r>
      <w:proofErr w:type="spellEnd"/>
      <w:r w:rsidRPr="00626415">
        <w:rPr>
          <w:b/>
          <w:bCs/>
          <w:lang w:val="de-DE"/>
        </w:rPr>
        <w:t xml:space="preserve"> per </w:t>
      </w:r>
      <w:proofErr w:type="spellStart"/>
      <w:r w:rsidRPr="00626415">
        <w:rPr>
          <w:b/>
          <w:bCs/>
          <w:lang w:val="de-DE"/>
        </w:rPr>
        <w:t>day</w:t>
      </w:r>
      <w:proofErr w:type="spellEnd"/>
      <w:r w:rsidR="008C4DD3">
        <w:rPr>
          <w:rStyle w:val="NormalTok"/>
        </w:rPr>
        <w:br/>
      </w:r>
      <w:r w:rsidR="00645D84">
        <w:rPr>
          <w:rStyle w:val="NormalTok"/>
        </w:rPr>
        <w:t>1</w:t>
      </w:r>
      <w:r w:rsidR="00645D84">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2</w:t>
      </w:r>
      <w:r w:rsidR="00645D84">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select</w:t>
      </w:r>
      <w:r w:rsidR="007C0A0D" w:rsidRPr="00D845A8">
        <w:rPr>
          <w:rStyle w:val="NormalTok"/>
          <w:rFonts w:cs="Consolas"/>
        </w:rPr>
        <w:t>(</w:t>
      </w:r>
      <w:proofErr w:type="gramEnd"/>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3</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summarize_</w:t>
      </w:r>
      <w:proofErr w:type="gramStart"/>
      <w:r w:rsidR="007C0A0D" w:rsidRPr="00D845A8">
        <w:rPr>
          <w:rStyle w:val="FunctionTok"/>
          <w:rFonts w:cs="Consolas"/>
        </w:rPr>
        <w:t>numeric</w:t>
      </w:r>
      <w:proofErr w:type="spellEnd"/>
      <w:r w:rsidR="007C0A0D" w:rsidRPr="00D845A8">
        <w:rPr>
          <w:rStyle w:val="NormalTok"/>
          <w:rFonts w:cs="Consolas"/>
        </w:rPr>
        <w:t>(</w:t>
      </w:r>
      <w:proofErr w:type="gramEnd"/>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4</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to_mean_</w:t>
      </w:r>
      <w:proofErr w:type="gramStart"/>
      <w:r w:rsidR="007C0A0D" w:rsidRPr="00D845A8">
        <w:rPr>
          <w:rStyle w:val="FunctionTok"/>
          <w:rFonts w:cs="Consolas"/>
        </w:rPr>
        <w:t>daily</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645D84">
        <w:rPr>
          <w:rStyle w:val="NormalTok"/>
        </w:rPr>
        <w:t>5</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fmt_</w:t>
      </w:r>
      <w:proofErr w:type="gramStart"/>
      <w:r w:rsidR="007C0A0D" w:rsidRPr="00D845A8">
        <w:rPr>
          <w:rStyle w:val="FunctionTok"/>
          <w:rFonts w:cs="Consolas"/>
        </w:rPr>
        <w:t>number</w:t>
      </w:r>
      <w:proofErr w:type="spellEnd"/>
      <w:r w:rsidR="007C0A0D" w:rsidRPr="00D845A8">
        <w:rPr>
          <w:rStyle w:val="NormalTok"/>
          <w:rFonts w:cs="Consolas"/>
        </w:rPr>
        <w:t>(</w:t>
      </w:r>
      <w:proofErr w:type="gramEnd"/>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6</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cols_</w:t>
      </w:r>
      <w:proofErr w:type="gramStart"/>
      <w:r w:rsidR="007C0A0D" w:rsidRPr="00D845A8">
        <w:rPr>
          <w:rStyle w:val="FunctionTok"/>
          <w:rFonts w:cs="Consolas"/>
        </w:rPr>
        <w:t>hide</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average episodes</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645D84">
        <w:rPr>
          <w:rStyle w:val="NormalTok"/>
        </w:rPr>
        <w:t>7</w:t>
      </w:r>
      <w:r w:rsidR="00645D84">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cols_</w:t>
      </w:r>
      <w:proofErr w:type="gramStart"/>
      <w:r w:rsidR="007C0A0D" w:rsidRPr="00D845A8">
        <w:rPr>
          <w:rStyle w:val="FunctionTok"/>
          <w:rFonts w:cs="Consolas"/>
        </w:rPr>
        <w:t>label</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average 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260"/>
      </w:tblGrid>
      <w:tr w:rsidR="00146E27" w:rsidRPr="00791C3D" w14:paraId="539373EF" w14:textId="77777777" w:rsidTr="0047611C">
        <w:trPr>
          <w:cantSplit/>
          <w:tblHeader/>
          <w:jc w:val="center"/>
        </w:trPr>
        <w:tc>
          <w:tcPr>
            <w:tcW w:w="1276" w:type="dxa"/>
            <w:tcBorders>
              <w:bottom w:val="single" w:sz="4" w:space="0" w:color="auto"/>
            </w:tcBorders>
          </w:tcPr>
          <w:p w14:paraId="1BF8A648" w14:textId="77777777" w:rsidR="00146E27" w:rsidRPr="00791C3D" w:rsidRDefault="00146E27" w:rsidP="0047611C">
            <w:pPr>
              <w:rPr>
                <w:b/>
                <w:bCs/>
              </w:rPr>
            </w:pPr>
          </w:p>
        </w:tc>
        <w:tc>
          <w:tcPr>
            <w:tcW w:w="3260" w:type="dxa"/>
            <w:tcBorders>
              <w:bottom w:val="single" w:sz="4" w:space="0" w:color="auto"/>
            </w:tcBorders>
          </w:tcPr>
          <w:p w14:paraId="2D0FD60D" w14:textId="77777777" w:rsidR="00146E27" w:rsidRPr="00791C3D" w:rsidRDefault="00146E27" w:rsidP="0047611C">
            <w:pPr>
              <w:rPr>
                <w:b/>
                <w:bCs/>
              </w:rPr>
            </w:pPr>
            <w:r w:rsidRPr="00791C3D">
              <w:rPr>
                <w:b/>
                <w:bCs/>
              </w:rPr>
              <w:t>Mean photopic illuminance (lx)</w:t>
            </w:r>
          </w:p>
        </w:tc>
      </w:tr>
      <w:tr w:rsidR="007F56B0" w:rsidRPr="00791C3D" w14:paraId="4CF8D32D" w14:textId="77777777" w:rsidTr="0047611C">
        <w:trPr>
          <w:cantSplit/>
          <w:jc w:val="center"/>
        </w:trPr>
        <w:tc>
          <w:tcPr>
            <w:tcW w:w="1276" w:type="dxa"/>
            <w:tcBorders>
              <w:top w:val="single" w:sz="4" w:space="0" w:color="auto"/>
            </w:tcBorders>
          </w:tcPr>
          <w:p w14:paraId="5AD36F0A" w14:textId="77777777" w:rsidR="007F56B0" w:rsidRPr="00791C3D" w:rsidRDefault="007F56B0" w:rsidP="007F56B0">
            <w:r w:rsidRPr="00791C3D">
              <w:t>Mean daily</w:t>
            </w:r>
          </w:p>
        </w:tc>
        <w:tc>
          <w:tcPr>
            <w:tcW w:w="3260" w:type="dxa"/>
            <w:tcBorders>
              <w:top w:val="single" w:sz="4" w:space="0" w:color="auto"/>
            </w:tcBorders>
          </w:tcPr>
          <w:p w14:paraId="7C57BCF4" w14:textId="26A3DEC8" w:rsidR="007F56B0" w:rsidRPr="00C86C21" w:rsidRDefault="007F56B0" w:rsidP="007F56B0">
            <w:pPr>
              <w:jc w:val="center"/>
              <w:rPr>
                <w:rFonts w:ascii="Arial" w:hAnsi="Arial" w:cs="Arial"/>
              </w:rPr>
            </w:pPr>
            <w:r w:rsidRPr="00C86C21">
              <w:rPr>
                <w:rFonts w:ascii="Arial" w:hAnsi="Arial" w:cs="Arial"/>
              </w:rPr>
              <w:t>481.8</w:t>
            </w:r>
          </w:p>
        </w:tc>
      </w:tr>
      <w:tr w:rsidR="007F56B0" w:rsidRPr="00791C3D" w14:paraId="4025E1AA" w14:textId="77777777" w:rsidTr="0047611C">
        <w:trPr>
          <w:cantSplit/>
          <w:trHeight w:val="64"/>
          <w:jc w:val="center"/>
        </w:trPr>
        <w:tc>
          <w:tcPr>
            <w:tcW w:w="1276" w:type="dxa"/>
          </w:tcPr>
          <w:p w14:paraId="00CA4CD4" w14:textId="77777777" w:rsidR="007F56B0" w:rsidRPr="00791C3D" w:rsidRDefault="007F56B0" w:rsidP="007F56B0">
            <w:r w:rsidRPr="00791C3D">
              <w:t>Weekday</w:t>
            </w:r>
          </w:p>
        </w:tc>
        <w:tc>
          <w:tcPr>
            <w:tcW w:w="3260" w:type="dxa"/>
          </w:tcPr>
          <w:p w14:paraId="6BF20E92" w14:textId="77A6702D" w:rsidR="007F56B0" w:rsidRPr="00C86C21" w:rsidRDefault="007F56B0" w:rsidP="007F56B0">
            <w:pPr>
              <w:jc w:val="center"/>
              <w:rPr>
                <w:rFonts w:ascii="Arial" w:hAnsi="Arial" w:cs="Arial"/>
              </w:rPr>
            </w:pPr>
            <w:r w:rsidRPr="00C86C21">
              <w:rPr>
                <w:rFonts w:ascii="Arial" w:hAnsi="Arial" w:cs="Arial"/>
              </w:rPr>
              <w:t>538.1</w:t>
            </w:r>
          </w:p>
        </w:tc>
      </w:tr>
      <w:tr w:rsidR="007F56B0" w:rsidRPr="00791C3D" w14:paraId="22688EB0" w14:textId="77777777" w:rsidTr="0047611C">
        <w:trPr>
          <w:cantSplit/>
          <w:jc w:val="center"/>
        </w:trPr>
        <w:tc>
          <w:tcPr>
            <w:tcW w:w="1276" w:type="dxa"/>
          </w:tcPr>
          <w:p w14:paraId="084F07E9" w14:textId="77777777" w:rsidR="007F56B0" w:rsidRPr="00791C3D" w:rsidRDefault="007F56B0" w:rsidP="007F56B0">
            <w:r w:rsidRPr="00791C3D">
              <w:t>Weekend</w:t>
            </w:r>
          </w:p>
        </w:tc>
        <w:tc>
          <w:tcPr>
            <w:tcW w:w="3260" w:type="dxa"/>
          </w:tcPr>
          <w:p w14:paraId="5AEF1E41" w14:textId="472A602A" w:rsidR="007F56B0" w:rsidRPr="00C86C21" w:rsidRDefault="007F56B0" w:rsidP="007F56B0">
            <w:pPr>
              <w:jc w:val="center"/>
              <w:rPr>
                <w:rFonts w:ascii="Arial" w:hAnsi="Arial" w:cs="Arial"/>
              </w:rPr>
            </w:pPr>
            <w:r w:rsidRPr="00C86C21">
              <w:rPr>
                <w:rFonts w:ascii="Arial" w:hAnsi="Arial" w:cs="Arial"/>
              </w:rPr>
              <w:t>341.1</w:t>
            </w:r>
          </w:p>
        </w:tc>
      </w:tr>
    </w:tbl>
    <w:p w14:paraId="21706051" w14:textId="1129E773" w:rsidR="00D845A8" w:rsidRDefault="00146E27" w:rsidP="00791C3D">
      <w:pPr>
        <w:pStyle w:val="ImageCaption"/>
        <w:spacing w:before="200"/>
      </w:pPr>
      <w:r>
        <w:t>Table 9: Mean light exposure (illuminance) per day</w:t>
      </w:r>
    </w:p>
    <w:p w14:paraId="5C87C3F9" w14:textId="046996D8" w:rsidR="007C0A0D" w:rsidRPr="00D845A8" w:rsidRDefault="007C0A0D" w:rsidP="007C0A0D">
      <w:pPr>
        <w:pStyle w:val="Textkrper"/>
      </w:pPr>
      <w:r w:rsidRPr="00D845A8">
        <w:t xml:space="preserve">However, because illuminance data tend to be extremely skewed and contain many zero values (periods of darkness), the arithmetic mean can be </w:t>
      </w:r>
      <w:hyperlink r:id="rId61">
        <w:r w:rsidRPr="00C673E9">
          <w:rPr>
            <w:rStyle w:val="Hyperlink"/>
            <w:rFonts w:ascii="Arial" w:hAnsi="Arial" w:cs="Arial"/>
          </w:rPr>
          <w:t>misleading</w:t>
        </w:r>
      </w:hyperlink>
      <w:r w:rsidRPr="00C673E9">
        <w:rPr>
          <w:rFonts w:ascii="Arial" w:hAnsi="Arial" w:cs="Arial"/>
        </w:rPr>
        <w:t>.</w:t>
      </w:r>
      <w:r w:rsidRPr="00D845A8">
        <w:t xml:space="preserve"> A common approach is to apply a logarithmic transform to illuminance before averaging, which down-</w:t>
      </w:r>
      <w:r w:rsidRPr="00C673E9">
        <w:rPr>
          <w:rFonts w:ascii="Arial" w:hAnsi="Arial" w:cs="Arial"/>
        </w:rPr>
        <w:t>weights</w:t>
      </w:r>
      <w:r w:rsidRPr="00D845A8">
        <w:t xml:space="preserve"> extreme values and accounts for the multiplicative nature of light intensity effects. </w:t>
      </w:r>
      <w:proofErr w:type="spellStart"/>
      <w:r w:rsidRPr="00D845A8">
        <w:t>LightLogR</w:t>
      </w:r>
      <w:proofErr w:type="spellEnd"/>
      <w:r w:rsidRPr="00D845A8">
        <w:t xml:space="preserve"> provides helper functions </w:t>
      </w:r>
      <w:hyperlink r:id="rId62">
        <w:proofErr w:type="spellStart"/>
        <w:r w:rsidRPr="00C673E9">
          <w:rPr>
            <w:rStyle w:val="VerbatimChar"/>
            <w:rFonts w:ascii="Arial" w:hAnsi="Arial" w:cs="Arial"/>
          </w:rPr>
          <w:t>log_zero_inflated</w:t>
        </w:r>
        <w:proofErr w:type="spellEnd"/>
        <w:r w:rsidRPr="00C673E9">
          <w:rPr>
            <w:rStyle w:val="VerbatimChar"/>
            <w:rFonts w:ascii="Arial" w:hAnsi="Arial" w:cs="Arial"/>
          </w:rPr>
          <w:t>()</w:t>
        </w:r>
      </w:hyperlink>
      <w:r w:rsidRPr="00D845A8">
        <w:t xml:space="preserve"> and its inverse </w:t>
      </w:r>
      <w:hyperlink r:id="rId63">
        <w:proofErr w:type="spellStart"/>
        <w:r w:rsidRPr="00D845A8">
          <w:rPr>
            <w:rStyle w:val="VerbatimChar"/>
          </w:rPr>
          <w:t>exp_zero_inflated</w:t>
        </w:r>
        <w:proofErr w:type="spellEnd"/>
        <w:r w:rsidRPr="00D845A8">
          <w:rPr>
            <w:rStyle w:val="VerbatimChar"/>
          </w:rPr>
          <w:t>()</w:t>
        </w:r>
      </w:hyperlink>
      <w:r w:rsidRPr="00D845A8">
        <w:t xml:space="preserve"> to handle log-transformation when zeros are present (by adding a small offset before log, and back-transforming after averaging). Using this approach, we recompute the daily mean illuminance. The results in </w:t>
      </w:r>
      <w:r w:rsidR="00383602" w:rsidRPr="00C86C21">
        <w:rPr>
          <w:b/>
          <w:bCs/>
        </w:rPr>
        <w:t>Table 10</w:t>
      </w:r>
      <w:r w:rsidRPr="00D845A8">
        <w:rPr>
          <w:b/>
        </w:rPr>
        <w:t xml:space="preserve"> </w:t>
      </w:r>
      <w:r w:rsidRPr="00D845A8">
        <w:t>show that the log-transformed mean (back-transformed to lux) is much lower, reflecting the fact that for much of the time illuminance was near zero. This transformed mean is often more representative of typical exposure for skewed data.</w:t>
      </w:r>
    </w:p>
    <w:p w14:paraId="5F760FE8" w14:textId="491B9902" w:rsidR="007C0A0D" w:rsidRPr="00C86C21" w:rsidRDefault="00626415" w:rsidP="00F61D20">
      <w:pPr>
        <w:pStyle w:val="SourceCode"/>
        <w:spacing w:line="240" w:lineRule="auto"/>
        <w:rPr>
          <w:b/>
          <w:bCs/>
          <w:lang w:val="de-DE"/>
        </w:rPr>
      </w:pPr>
      <w:bookmarkStart w:id="679" w:name="annotated-cell-14"/>
      <w:proofErr w:type="spellStart"/>
      <w:r w:rsidRPr="00626415">
        <w:rPr>
          <w:b/>
          <w:bCs/>
          <w:lang w:val="de-DE"/>
        </w:rPr>
        <w:t>Calculating</w:t>
      </w:r>
      <w:proofErr w:type="spellEnd"/>
      <w:r w:rsidRPr="00626415">
        <w:rPr>
          <w:b/>
          <w:bCs/>
          <w:lang w:val="de-DE"/>
        </w:rPr>
        <w:t xml:space="preserve"> </w:t>
      </w:r>
      <w:proofErr w:type="spellStart"/>
      <w:r w:rsidRPr="00626415">
        <w:rPr>
          <w:b/>
          <w:bCs/>
          <w:lang w:val="de-DE"/>
        </w:rPr>
        <w:t>mean</w:t>
      </w:r>
      <w:proofErr w:type="spellEnd"/>
      <w:r w:rsidRPr="00626415">
        <w:rPr>
          <w:b/>
          <w:bCs/>
          <w:lang w:val="de-DE"/>
        </w:rPr>
        <w:t xml:space="preserve"> light </w:t>
      </w:r>
      <w:proofErr w:type="spellStart"/>
      <w:r w:rsidRPr="00626415">
        <w:rPr>
          <w:b/>
          <w:bCs/>
          <w:lang w:val="de-DE"/>
        </w:rPr>
        <w:t>exposure</w:t>
      </w:r>
      <w:proofErr w:type="spellEnd"/>
      <w:r w:rsidRPr="00626415">
        <w:rPr>
          <w:b/>
          <w:bCs/>
          <w:lang w:val="de-DE"/>
        </w:rPr>
        <w:t xml:space="preserve"> per </w:t>
      </w:r>
      <w:proofErr w:type="spellStart"/>
      <w:r w:rsidRPr="00626415">
        <w:rPr>
          <w:b/>
          <w:bCs/>
          <w:lang w:val="de-DE"/>
        </w:rPr>
        <w:t>day</w:t>
      </w:r>
      <w:proofErr w:type="spellEnd"/>
      <w:r w:rsidRPr="00626415">
        <w:rPr>
          <w:b/>
          <w:bCs/>
          <w:lang w:val="de-DE"/>
        </w:rPr>
        <w:t xml:space="preserve"> </w:t>
      </w:r>
      <w:proofErr w:type="spellStart"/>
      <w:r w:rsidRPr="00626415">
        <w:rPr>
          <w:b/>
          <w:bCs/>
          <w:lang w:val="de-DE"/>
        </w:rPr>
        <w:t>with</w:t>
      </w:r>
      <w:proofErr w:type="spellEnd"/>
      <w:r w:rsidRPr="00626415">
        <w:rPr>
          <w:b/>
          <w:bCs/>
          <w:lang w:val="de-DE"/>
        </w:rPr>
        <w:t xml:space="preserve"> log </w:t>
      </w:r>
      <w:proofErr w:type="spellStart"/>
      <w:r w:rsidRPr="00626415">
        <w:rPr>
          <w:b/>
          <w:bCs/>
          <w:lang w:val="de-DE"/>
        </w:rPr>
        <w:t>transformation</w:t>
      </w:r>
      <w:proofErr w:type="spellEnd"/>
      <w:r w:rsidR="008C4DD3">
        <w:rPr>
          <w:rStyle w:val="NormalTok"/>
        </w:rPr>
        <w:br/>
      </w:r>
      <w:r w:rsidR="00F33B28">
        <w:rPr>
          <w:rStyle w:val="NormalTok"/>
        </w:rPr>
        <w:t>1</w:t>
      </w:r>
      <w:r w:rsidR="00F33B28">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2</w:t>
      </w:r>
      <w:r w:rsidR="00F33B28">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select</w:t>
      </w:r>
      <w:r w:rsidR="007C0A0D" w:rsidRPr="00D845A8">
        <w:rPr>
          <w:rStyle w:val="NormalTok"/>
          <w:rFonts w:cs="Consolas"/>
        </w:rPr>
        <w:t>(</w:t>
      </w:r>
      <w:proofErr w:type="gramEnd"/>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3</w:t>
      </w:r>
      <w:r w:rsidR="00F33B28">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mutate</w:t>
      </w:r>
      <w:r w:rsidR="007C0A0D" w:rsidRPr="00D845A8">
        <w:rPr>
          <w:rStyle w:val="NormalTok"/>
          <w:rFonts w:cs="Consolas"/>
        </w:rPr>
        <w:t>(</w:t>
      </w:r>
      <w:proofErr w:type="gramEnd"/>
      <w:r w:rsidR="007C0A0D" w:rsidRPr="00D845A8">
        <w:rPr>
          <w:rStyle w:val="AttributeTok"/>
          <w:rFonts w:cs="Consolas"/>
        </w:rPr>
        <w:t>Lux =</w:t>
      </w:r>
      <w:r w:rsidR="007C0A0D" w:rsidRPr="00D845A8">
        <w:rPr>
          <w:rStyle w:val="NormalTok"/>
          <w:rFonts w:cs="Consolas"/>
        </w:rPr>
        <w:t xml:space="preserve"> Lux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log_zero_</w:t>
      </w:r>
      <w:proofErr w:type="gramStart"/>
      <w:r w:rsidR="007C0A0D" w:rsidRPr="00D845A8">
        <w:rPr>
          <w:rStyle w:val="FunctionTok"/>
          <w:rFonts w:cs="Consolas"/>
        </w:rPr>
        <w:t>inflated</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4</w:t>
      </w:r>
      <w:r w:rsidR="00F33B28">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summarize_</w:t>
      </w:r>
      <w:proofErr w:type="gramStart"/>
      <w:r w:rsidR="007C0A0D" w:rsidRPr="00D845A8">
        <w:rPr>
          <w:rStyle w:val="FunctionTok"/>
          <w:rFonts w:cs="Consolas"/>
        </w:rPr>
        <w:t>numeric</w:t>
      </w:r>
      <w:proofErr w:type="spellEnd"/>
      <w:r w:rsidR="007C0A0D" w:rsidRPr="00D845A8">
        <w:rPr>
          <w:rStyle w:val="NormalTok"/>
          <w:rFonts w:cs="Consolas"/>
        </w:rPr>
        <w:t>(</w:t>
      </w:r>
      <w:proofErr w:type="gramEnd"/>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lastRenderedPageBreak/>
        <w:t>5</w:t>
      </w:r>
      <w:r w:rsidR="00F33B28">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mean_</w:t>
      </w:r>
      <w:proofErr w:type="gramStart"/>
      <w:r w:rsidR="007C0A0D" w:rsidRPr="00D845A8">
        <w:rPr>
          <w:rStyle w:val="FunctionTok"/>
          <w:rFonts w:cs="Consolas"/>
        </w:rPr>
        <w:t>daily</w:t>
      </w:r>
      <w:proofErr w:type="spellEnd"/>
      <w:r w:rsidR="007C0A0D" w:rsidRPr="00D845A8">
        <w:rPr>
          <w:rStyle w:val="NormalTok"/>
          <w:rFonts w:cs="Consolas"/>
        </w:rPr>
        <w:t>(</w:t>
      </w:r>
      <w:proofErr w:type="gramEnd"/>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6</w:t>
      </w:r>
      <w:r w:rsidR="00F33B28">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mutate</w:t>
      </w:r>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exp_zero_</w:t>
      </w:r>
      <w:proofErr w:type="gramStart"/>
      <w:r w:rsidR="007C0A0D" w:rsidRPr="00D845A8">
        <w:rPr>
          <w:rStyle w:val="FunctionTok"/>
          <w:rFonts w:cs="Consolas"/>
        </w:rPr>
        <w:t>inflated</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7</w:t>
      </w:r>
      <w:r w:rsidR="00F33B28">
        <w:rPr>
          <w:rStyle w:val="NormalTok"/>
          <w:rFonts w:cs="Consolas"/>
        </w:rPr>
        <w:t xml:space="preserve"> </w:t>
      </w:r>
      <w:r w:rsidR="007C0A0D" w:rsidRPr="00D845A8">
        <w:rPr>
          <w:rStyle w:val="NormalTok"/>
          <w:rFonts w:cs="Consolas"/>
        </w:rPr>
        <w:t xml:space="preserve">  </w:t>
      </w:r>
      <w:proofErr w:type="spellStart"/>
      <w:proofErr w:type="gramStart"/>
      <w:r w:rsidR="007C0A0D" w:rsidRPr="00D845A8">
        <w:rPr>
          <w:rStyle w:val="FunctionTok"/>
          <w:rFonts w:cs="Consolas"/>
        </w:rPr>
        <w:t>gt</w:t>
      </w:r>
      <w:proofErr w:type="spellEnd"/>
      <w:r w:rsidR="007C0A0D" w:rsidRPr="00D845A8">
        <w:rPr>
          <w:rStyle w:val="NormalTok"/>
          <w:rFonts w:cs="Consolas"/>
        </w:rPr>
        <w:t>(</w:t>
      </w:r>
      <w:proofErr w:type="gram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fmt_</w:t>
      </w:r>
      <w:proofErr w:type="gramStart"/>
      <w:r w:rsidR="007C0A0D" w:rsidRPr="00D845A8">
        <w:rPr>
          <w:rStyle w:val="FunctionTok"/>
          <w:rFonts w:cs="Consolas"/>
        </w:rPr>
        <w:t>number</w:t>
      </w:r>
      <w:proofErr w:type="spellEnd"/>
      <w:r w:rsidR="007C0A0D" w:rsidRPr="00D845A8">
        <w:rPr>
          <w:rStyle w:val="NormalTok"/>
          <w:rFonts w:cs="Consolas"/>
        </w:rPr>
        <w:t>(</w:t>
      </w:r>
      <w:proofErr w:type="gramEnd"/>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proofErr w:type="spellStart"/>
      <w:r w:rsidR="007C0A0D" w:rsidRPr="00D845A8">
        <w:rPr>
          <w:rStyle w:val="FunctionTok"/>
          <w:rFonts w:cs="Consolas"/>
        </w:rPr>
        <w:t>cols_hide</w:t>
      </w:r>
      <w:proofErr w:type="spellEnd"/>
      <w:r w:rsidR="007C0A0D" w:rsidRPr="00D845A8">
        <w:rPr>
          <w:rStyle w:val="NormalTok"/>
          <w:rFonts w:cs="Consolas"/>
        </w:rPr>
        <w:t xml:space="preserve">(episodes)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8</w:t>
      </w:r>
      <w:r w:rsidR="00F33B28">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cols_</w:t>
      </w:r>
      <w:proofErr w:type="gramStart"/>
      <w:r w:rsidR="007C0A0D" w:rsidRPr="00D845A8">
        <w:rPr>
          <w:rStyle w:val="FunctionTok"/>
          <w:rFonts w:cs="Consolas"/>
        </w:rPr>
        <w:t>label</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bookmarkEnd w:id="679"/>
    <w:p w14:paraId="5BC75639" w14:textId="42C9BB1E" w:rsidR="007C0A0D" w:rsidRPr="005A2EDF" w:rsidRDefault="007C0A0D" w:rsidP="00C86C21">
      <w:pPr>
        <w:pStyle w:val="DefinitionTerm"/>
        <w:rPr>
          <w:bCs/>
        </w:rPr>
      </w:pPr>
      <w:r w:rsidRPr="00C673E9">
        <w:rPr>
          <w:rFonts w:ascii="Arial" w:hAnsi="Arial" w:cs="Arial"/>
        </w:rPr>
        <w:t>Line 3</w:t>
      </w:r>
      <w:r w:rsidR="00A118CF">
        <w:rPr>
          <w:rFonts w:ascii="Arial" w:hAnsi="Arial" w:cs="Arial"/>
        </w:rPr>
        <w:t xml:space="preserve"> </w:t>
      </w:r>
      <w:r w:rsidRPr="00C86C21">
        <w:rPr>
          <w:b w:val="0"/>
          <w:bCs/>
        </w:rPr>
        <w:t>Log transform with zero handling (base 10)</w:t>
      </w:r>
    </w:p>
    <w:p w14:paraId="0634FEB4" w14:textId="501C3C1F" w:rsidR="007C0A0D" w:rsidRPr="005A2EDF" w:rsidRDefault="007C0A0D" w:rsidP="00C86C21">
      <w:pPr>
        <w:pStyle w:val="DefinitionTerm"/>
        <w:rPr>
          <w:bCs/>
        </w:rPr>
      </w:pPr>
      <w:r w:rsidRPr="00C673E9">
        <w:rPr>
          <w:rFonts w:ascii="Arial" w:hAnsi="Arial" w:cs="Arial"/>
        </w:rPr>
        <w:t>Line 5</w:t>
      </w:r>
      <w:r w:rsidR="00A118CF">
        <w:rPr>
          <w:rFonts w:ascii="Arial" w:hAnsi="Arial" w:cs="Arial"/>
        </w:rPr>
        <w:t xml:space="preserve"> </w:t>
      </w:r>
      <w:r w:rsidRPr="00C86C21">
        <w:rPr>
          <w:b w:val="0"/>
          <w:bCs/>
        </w:rPr>
        <w:t>Calculate daily mean of log-lux</w:t>
      </w:r>
    </w:p>
    <w:p w14:paraId="5CB146C9" w14:textId="663B6360" w:rsidR="007C0A0D" w:rsidRDefault="007C0A0D" w:rsidP="00A118CF">
      <w:pPr>
        <w:pStyle w:val="DefinitionTerm"/>
        <w:rPr>
          <w:b w:val="0"/>
          <w:bCs/>
        </w:rPr>
      </w:pPr>
      <w:r w:rsidRPr="00C673E9">
        <w:rPr>
          <w:rFonts w:ascii="Arial" w:hAnsi="Arial" w:cs="Arial"/>
        </w:rPr>
        <w:t>Line 6</w:t>
      </w:r>
      <w:r w:rsidR="00A118CF">
        <w:t xml:space="preserve"> </w:t>
      </w:r>
      <w:r w:rsidRPr="00C86C21">
        <w:rPr>
          <w:b w:val="0"/>
          <w:bCs/>
        </w:rPr>
        <w:t>Back-transform to lux</w:t>
      </w:r>
    </w:p>
    <w:p w14:paraId="5A122782" w14:textId="77777777" w:rsidR="00A118CF" w:rsidRPr="00A118CF" w:rsidRDefault="00A118CF"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119"/>
      </w:tblGrid>
      <w:tr w:rsidR="00146E27" w:rsidRPr="000E047D" w14:paraId="51299627" w14:textId="77777777" w:rsidTr="0047611C">
        <w:trPr>
          <w:cantSplit/>
          <w:tblHeader/>
          <w:jc w:val="center"/>
        </w:trPr>
        <w:tc>
          <w:tcPr>
            <w:tcW w:w="1276" w:type="dxa"/>
            <w:tcBorders>
              <w:bottom w:val="single" w:sz="4" w:space="0" w:color="auto"/>
            </w:tcBorders>
          </w:tcPr>
          <w:p w14:paraId="5803133F" w14:textId="77777777" w:rsidR="00146E27" w:rsidRPr="000E047D" w:rsidRDefault="00146E27" w:rsidP="0047611C">
            <w:pPr>
              <w:rPr>
                <w:b/>
                <w:bCs/>
              </w:rPr>
            </w:pPr>
          </w:p>
        </w:tc>
        <w:tc>
          <w:tcPr>
            <w:tcW w:w="3119" w:type="dxa"/>
            <w:tcBorders>
              <w:bottom w:val="single" w:sz="4" w:space="0" w:color="auto"/>
            </w:tcBorders>
          </w:tcPr>
          <w:p w14:paraId="090648F5" w14:textId="77777777" w:rsidR="00146E27" w:rsidRPr="000E047D" w:rsidRDefault="00146E27" w:rsidP="0047611C">
            <w:pPr>
              <w:rPr>
                <w:b/>
                <w:bCs/>
              </w:rPr>
            </w:pPr>
            <w:r w:rsidRPr="000E047D">
              <w:rPr>
                <w:b/>
                <w:bCs/>
              </w:rPr>
              <w:t>Mean photopic illuminance (lx)</w:t>
            </w:r>
          </w:p>
        </w:tc>
      </w:tr>
      <w:tr w:rsidR="00990B8F" w:rsidRPr="000E047D" w14:paraId="076989F1" w14:textId="77777777" w:rsidTr="0047611C">
        <w:trPr>
          <w:cantSplit/>
          <w:jc w:val="center"/>
        </w:trPr>
        <w:tc>
          <w:tcPr>
            <w:tcW w:w="1276" w:type="dxa"/>
            <w:tcBorders>
              <w:top w:val="single" w:sz="4" w:space="0" w:color="auto"/>
            </w:tcBorders>
          </w:tcPr>
          <w:p w14:paraId="43722405" w14:textId="77777777" w:rsidR="00990B8F" w:rsidRPr="000E047D" w:rsidRDefault="00990B8F" w:rsidP="00990B8F">
            <w:r w:rsidRPr="000E047D">
              <w:t>Mean daily</w:t>
            </w:r>
          </w:p>
        </w:tc>
        <w:tc>
          <w:tcPr>
            <w:tcW w:w="3119" w:type="dxa"/>
            <w:tcBorders>
              <w:top w:val="single" w:sz="4" w:space="0" w:color="auto"/>
            </w:tcBorders>
          </w:tcPr>
          <w:p w14:paraId="0CDCA318" w14:textId="0F604C38" w:rsidR="00990B8F" w:rsidRPr="00C86C21" w:rsidRDefault="00990B8F" w:rsidP="00990B8F">
            <w:pPr>
              <w:jc w:val="center"/>
              <w:rPr>
                <w:rFonts w:ascii="Arial" w:hAnsi="Arial" w:cs="Arial"/>
              </w:rPr>
            </w:pPr>
            <w:r w:rsidRPr="00C86C21">
              <w:rPr>
                <w:rFonts w:ascii="Arial" w:hAnsi="Arial" w:cs="Arial"/>
              </w:rPr>
              <w:t>57.0</w:t>
            </w:r>
          </w:p>
        </w:tc>
      </w:tr>
      <w:tr w:rsidR="00990B8F" w:rsidRPr="000E047D" w14:paraId="0CC60DE7" w14:textId="77777777" w:rsidTr="0047611C">
        <w:trPr>
          <w:cantSplit/>
          <w:trHeight w:val="64"/>
          <w:jc w:val="center"/>
        </w:trPr>
        <w:tc>
          <w:tcPr>
            <w:tcW w:w="1276" w:type="dxa"/>
          </w:tcPr>
          <w:p w14:paraId="76DD9B32" w14:textId="77777777" w:rsidR="00990B8F" w:rsidRPr="000E047D" w:rsidRDefault="00990B8F" w:rsidP="00990B8F">
            <w:r w:rsidRPr="000E047D">
              <w:t>Weekday</w:t>
            </w:r>
          </w:p>
        </w:tc>
        <w:tc>
          <w:tcPr>
            <w:tcW w:w="3119" w:type="dxa"/>
          </w:tcPr>
          <w:p w14:paraId="2E97B34B" w14:textId="7C58BADC" w:rsidR="00990B8F" w:rsidRPr="00C86C21" w:rsidRDefault="00990B8F" w:rsidP="00990B8F">
            <w:pPr>
              <w:jc w:val="center"/>
              <w:rPr>
                <w:rFonts w:ascii="Arial" w:hAnsi="Arial" w:cs="Arial"/>
              </w:rPr>
            </w:pPr>
            <w:r w:rsidRPr="00C86C21">
              <w:rPr>
                <w:rFonts w:ascii="Arial" w:hAnsi="Arial" w:cs="Arial"/>
              </w:rPr>
              <w:t>70.1</w:t>
            </w:r>
          </w:p>
        </w:tc>
      </w:tr>
      <w:tr w:rsidR="00990B8F" w:rsidRPr="000E047D" w14:paraId="694B563B" w14:textId="77777777" w:rsidTr="0047611C">
        <w:trPr>
          <w:cantSplit/>
          <w:jc w:val="center"/>
        </w:trPr>
        <w:tc>
          <w:tcPr>
            <w:tcW w:w="1276" w:type="dxa"/>
          </w:tcPr>
          <w:p w14:paraId="25101F9A" w14:textId="77777777" w:rsidR="00990B8F" w:rsidRPr="000E047D" w:rsidRDefault="00990B8F" w:rsidP="00990B8F">
            <w:r w:rsidRPr="000E047D">
              <w:t>Weekend</w:t>
            </w:r>
          </w:p>
        </w:tc>
        <w:tc>
          <w:tcPr>
            <w:tcW w:w="3119" w:type="dxa"/>
          </w:tcPr>
          <w:p w14:paraId="769911C3" w14:textId="730584CD" w:rsidR="00990B8F" w:rsidRPr="00C86C21" w:rsidRDefault="00990B8F" w:rsidP="00990B8F">
            <w:pPr>
              <w:jc w:val="center"/>
              <w:rPr>
                <w:rFonts w:ascii="Arial" w:hAnsi="Arial" w:cs="Arial"/>
              </w:rPr>
            </w:pPr>
            <w:r w:rsidRPr="00C86C21">
              <w:rPr>
                <w:rFonts w:ascii="Arial" w:hAnsi="Arial" w:cs="Arial"/>
              </w:rPr>
              <w:t>33.9</w:t>
            </w:r>
          </w:p>
        </w:tc>
      </w:tr>
    </w:tbl>
    <w:p w14:paraId="18E4C83F" w14:textId="548041D6" w:rsidR="007935BC" w:rsidRPr="007935BC" w:rsidRDefault="00146E27" w:rsidP="00C86C21">
      <w:pPr>
        <w:pStyle w:val="ImageCaption"/>
      </w:pPr>
      <w:r>
        <w:t>Table 10: Mean light exposure per day (after logarithmic transformation to account for zero inflation and skewness)</w:t>
      </w:r>
    </w:p>
    <w:p w14:paraId="7D5713BE" w14:textId="77777777" w:rsidR="007C0A0D" w:rsidRPr="00C673E9" w:rsidRDefault="007C0A0D" w:rsidP="007C0A0D">
      <w:pPr>
        <w:pStyle w:val="berschrift4"/>
      </w:pPr>
      <w:bookmarkStart w:id="680" w:name="sec-outdoorlight"/>
      <w:bookmarkEnd w:id="678"/>
      <w:r w:rsidRPr="00C673E9">
        <w:t>Duration in high-light (outdoor) conditions</w:t>
      </w:r>
    </w:p>
    <w:p w14:paraId="109D6E3E" w14:textId="2E17A184" w:rsidR="007C0A0D" w:rsidRPr="00D845A8" w:rsidRDefault="007C0A0D" w:rsidP="007C0A0D">
      <w:pPr>
        <w:pStyle w:val="FirstParagraph"/>
      </w:pPr>
      <w:r w:rsidRPr="00D845A8">
        <w:t>Another important metric is the amount of time spent under bright light, often used as a proxy for outdoor exposure. We define thresholds corresponding to outdoor light levels (e.g</w:t>
      </w:r>
      <w:r w:rsidRPr="00C673E9">
        <w:rPr>
          <w:rFonts w:ascii="Arial" w:hAnsi="Arial" w:cs="Arial"/>
        </w:rPr>
        <w:t>. </w:t>
      </w:r>
      <w:r w:rsidRPr="00D845A8">
        <w:t>1000 lx and above). Here, we categorize each 5-second interval of illuminance into bands: Outdoor bright (≥1000 lx), Outdoor very bright (≥2000 lx), and Outdoor extremely bright (≥3000 lx). We then sum the duration in each category per day.</w:t>
      </w:r>
    </w:p>
    <w:p w14:paraId="029AEA90" w14:textId="65C744A2" w:rsidR="007C0A0D" w:rsidRPr="00C673E9" w:rsidRDefault="007C0A0D" w:rsidP="007C0A0D">
      <w:pPr>
        <w:pStyle w:val="Textkrper"/>
        <w:rPr>
          <w:rFonts w:ascii="Arial" w:hAnsi="Arial" w:cs="Arial"/>
        </w:rPr>
      </w:pPr>
      <w:r w:rsidRPr="00C673E9">
        <w:rPr>
          <w:rFonts w:ascii="Arial" w:hAnsi="Arial" w:cs="Arial"/>
        </w:rPr>
        <w:t>While daylight levels can far exceed the recorded light levels, those are usually recorded with direct sunlight and without obstruction. Under normal viewing conditions, at eye level, and avoiding glare, daylight levels of a few thousand lux are at the higher end of the distribution (</w:t>
      </w:r>
      <w:proofErr w:type="spellStart"/>
      <w:r w:rsidRPr="00C673E9">
        <w:rPr>
          <w:rFonts w:ascii="Arial" w:hAnsi="Arial" w:cs="Arial"/>
        </w:rPr>
        <w:t>Murukesu</w:t>
      </w:r>
      <w:proofErr w:type="spellEnd"/>
      <w:r w:rsidRPr="00C673E9">
        <w:rPr>
          <w:rFonts w:ascii="Arial" w:hAnsi="Arial" w:cs="Arial"/>
        </w:rPr>
        <w:t xml:space="preserve">, Zauner, and </w:t>
      </w:r>
      <w:proofErr w:type="spellStart"/>
      <w:r w:rsidRPr="00C673E9">
        <w:rPr>
          <w:rFonts w:ascii="Arial" w:hAnsi="Arial" w:cs="Arial"/>
        </w:rPr>
        <w:t>Spitschan</w:t>
      </w:r>
      <w:proofErr w:type="spellEnd"/>
      <w:r w:rsidRPr="00C673E9">
        <w:rPr>
          <w:rFonts w:ascii="Arial" w:hAnsi="Arial" w:cs="Arial"/>
        </w:rPr>
        <w:t xml:space="preserve"> 2025). </w:t>
      </w:r>
      <w:r w:rsidR="00282E6A" w:rsidRPr="00C86C21">
        <w:rPr>
          <w:b/>
          <w:bCs/>
        </w:rPr>
        <w:t>Figure </w:t>
      </w:r>
      <w:r w:rsidR="008068B9">
        <w:rPr>
          <w:b/>
          <w:bCs/>
        </w:rPr>
        <w:t>9</w:t>
      </w:r>
      <w:r w:rsidRPr="00C673E9">
        <w:rPr>
          <w:rFonts w:ascii="Arial" w:hAnsi="Arial" w:cs="Arial"/>
        </w:rPr>
        <w:t xml:space="preserve"> shows a bimodal distribution, with the right mode representing outdoor lighting conditions. In a 2023 review of light dosimeters to investigate the light-myopia relationship (</w:t>
      </w:r>
      <w:proofErr w:type="spellStart"/>
      <w:r w:rsidRPr="00C673E9">
        <w:rPr>
          <w:rFonts w:ascii="Arial" w:hAnsi="Arial" w:cs="Arial"/>
        </w:rPr>
        <w:t>Hönekopp</w:t>
      </w:r>
      <w:proofErr w:type="spellEnd"/>
      <w:r w:rsidRPr="00C673E9">
        <w:rPr>
          <w:rFonts w:ascii="Arial" w:hAnsi="Arial" w:cs="Arial"/>
        </w:rPr>
        <w:t xml:space="preserve"> and Weigelt 2023), 1000 lx was the predominant cutoff value to distinguish indoor vs. outdoor environments. It is not, however, without critique, and both other thresholds (Patterson Gentile et al. 2025) and classification methods are proposed (Tabandeh and </w:t>
      </w:r>
      <w:proofErr w:type="spellStart"/>
      <w:r w:rsidRPr="00C673E9">
        <w:rPr>
          <w:rFonts w:ascii="Arial" w:hAnsi="Arial" w:cs="Arial"/>
        </w:rPr>
        <w:t>Spitschan</w:t>
      </w:r>
      <w:proofErr w:type="spellEnd"/>
      <w:r w:rsidRPr="00C673E9">
        <w:rPr>
          <w:rFonts w:ascii="Arial" w:hAnsi="Arial" w:cs="Arial"/>
        </w:rPr>
        <w:t xml:space="preserve"> 2025).</w:t>
      </w:r>
    </w:p>
    <w:p w14:paraId="0C2545F8" w14:textId="5AC6922E" w:rsidR="007C0A0D" w:rsidRPr="00C86C21" w:rsidRDefault="00626415" w:rsidP="00F61D20">
      <w:pPr>
        <w:pStyle w:val="SourceCode"/>
        <w:spacing w:line="240" w:lineRule="auto"/>
        <w:rPr>
          <w:b/>
          <w:bCs/>
          <w:lang w:val="de-DE"/>
        </w:rPr>
      </w:pPr>
      <w:proofErr w:type="spellStart"/>
      <w:r w:rsidRPr="00626415">
        <w:rPr>
          <w:b/>
          <w:bCs/>
          <w:lang w:val="de-DE"/>
        </w:rPr>
        <w:lastRenderedPageBreak/>
        <w:t>Define</w:t>
      </w:r>
      <w:proofErr w:type="spellEnd"/>
      <w:r w:rsidRPr="00626415">
        <w:rPr>
          <w:b/>
          <w:bCs/>
          <w:lang w:val="de-DE"/>
        </w:rPr>
        <w:t xml:space="preserve"> </w:t>
      </w:r>
      <w:proofErr w:type="spellStart"/>
      <w:r w:rsidRPr="00626415">
        <w:rPr>
          <w:b/>
          <w:bCs/>
          <w:lang w:val="de-DE"/>
        </w:rPr>
        <w:t>outdoor</w:t>
      </w:r>
      <w:proofErr w:type="spellEnd"/>
      <w:r w:rsidRPr="00626415">
        <w:rPr>
          <w:b/>
          <w:bCs/>
          <w:lang w:val="de-DE"/>
        </w:rPr>
        <w:t xml:space="preserve"> </w:t>
      </w:r>
      <w:proofErr w:type="spellStart"/>
      <w:r w:rsidRPr="00626415">
        <w:rPr>
          <w:b/>
          <w:bCs/>
          <w:lang w:val="de-DE"/>
        </w:rPr>
        <w:t>illuminance</w:t>
      </w:r>
      <w:proofErr w:type="spellEnd"/>
      <w:r w:rsidRPr="00626415">
        <w:rPr>
          <w:b/>
          <w:bCs/>
          <w:lang w:val="de-DE"/>
        </w:rPr>
        <w:t xml:space="preserve"> </w:t>
      </w:r>
      <w:proofErr w:type="spellStart"/>
      <w:r w:rsidRPr="00626415">
        <w:rPr>
          <w:b/>
          <w:bCs/>
          <w:lang w:val="de-DE"/>
        </w:rPr>
        <w:t>thresholds</w:t>
      </w:r>
      <w:proofErr w:type="spellEnd"/>
      <w:r w:rsidRPr="00626415">
        <w:rPr>
          <w:b/>
          <w:bCs/>
          <w:lang w:val="de-DE"/>
        </w:rPr>
        <w:t xml:space="preserve"> (in </w:t>
      </w:r>
      <w:proofErr w:type="spellStart"/>
      <w:r w:rsidRPr="00626415">
        <w:rPr>
          <w:b/>
          <w:bCs/>
          <w:lang w:val="de-DE"/>
        </w:rPr>
        <w:t>lux</w:t>
      </w:r>
      <w:proofErr w:type="spellEnd"/>
      <w:r w:rsidRPr="00626415">
        <w:rPr>
          <w:b/>
          <w:bCs/>
          <w:lang w:val="de-DE"/>
        </w:rPr>
        <w:t>)</w:t>
      </w:r>
      <w:r w:rsidR="008C4DD3">
        <w:rPr>
          <w:rStyle w:val="NormalTok"/>
        </w:rPr>
        <w:br/>
      </w:r>
      <w:proofErr w:type="gramStart"/>
      <w:r w:rsidR="00DE34FC">
        <w:rPr>
          <w:rStyle w:val="NormalTok"/>
        </w:rPr>
        <w:t>1</w:t>
      </w:r>
      <w:r w:rsidR="00DE34FC">
        <w:rPr>
          <w:rStyle w:val="NormalTok"/>
          <w:rFonts w:cs="Consolas"/>
        </w:rPr>
        <w:t xml:space="preserve">  </w:t>
      </w:r>
      <w:proofErr w:type="spellStart"/>
      <w:r w:rsidR="007C0A0D" w:rsidRPr="00D845A8">
        <w:rPr>
          <w:rStyle w:val="NormalTok"/>
          <w:rFonts w:cs="Consolas"/>
        </w:rPr>
        <w:t>out</w:t>
      </w:r>
      <w:proofErr w:type="gramEnd"/>
      <w:r w:rsidR="007C0A0D" w:rsidRPr="00D845A8">
        <w:rPr>
          <w:rStyle w:val="NormalTok"/>
          <w:rFonts w:cs="Consolas"/>
        </w:rPr>
        <w:t>_breaks</w:t>
      </w:r>
      <w:proofErr w:type="spellEnd"/>
      <w:r w:rsidR="007C0A0D" w:rsidRPr="00D845A8">
        <w:rPr>
          <w:rStyle w:val="NormalTok"/>
          <w:rFonts w:cs="Consolas"/>
        </w:rPr>
        <w:t xml:space="preserve"> </w:t>
      </w:r>
      <w:r w:rsidR="007C0A0D" w:rsidRPr="00D845A8">
        <w:rPr>
          <w:rStyle w:val="OtherTok"/>
          <w:rFonts w:cs="Consolas"/>
        </w:rPr>
        <w:t>&lt;-</w:t>
      </w:r>
      <w:r w:rsidR="007C0A0D" w:rsidRPr="00D845A8">
        <w:rPr>
          <w:rStyle w:val="NormalTok"/>
          <w:rFonts w:cs="Consolas"/>
        </w:rPr>
        <w:t xml:space="preserve"> </w:t>
      </w:r>
      <w:proofErr w:type="gramStart"/>
      <w:r w:rsidR="007C0A0D" w:rsidRPr="00D845A8">
        <w:rPr>
          <w:rStyle w:val="FunctionTok"/>
          <w:rFonts w:cs="Consolas"/>
        </w:rPr>
        <w:t>c</w:t>
      </w:r>
      <w:r w:rsidR="007C0A0D" w:rsidRPr="00D845A8">
        <w:rPr>
          <w:rStyle w:val="NormalTok"/>
          <w:rFonts w:cs="Consolas"/>
        </w:rPr>
        <w:t>(</w:t>
      </w:r>
      <w:proofErr w:type="gramEnd"/>
      <w:r w:rsidR="007C0A0D" w:rsidRPr="00D845A8">
        <w:rPr>
          <w:rStyle w:val="DecValTok"/>
          <w:rFonts w:cs="Consolas"/>
        </w:rPr>
        <w:t>0</w:t>
      </w:r>
      <w:r w:rsidR="007C0A0D" w:rsidRPr="00D845A8">
        <w:rPr>
          <w:rStyle w:val="NormalTok"/>
          <w:rFonts w:cs="Consolas"/>
        </w:rPr>
        <w:t xml:space="preserve">, </w:t>
      </w:r>
      <w:r w:rsidR="007C0A0D" w:rsidRPr="00D845A8">
        <w:rPr>
          <w:rStyle w:val="FloatTok"/>
          <w:rFonts w:cs="Consolas"/>
        </w:rPr>
        <w:t>1e3</w:t>
      </w:r>
      <w:r w:rsidR="007C0A0D" w:rsidRPr="00D845A8">
        <w:rPr>
          <w:rStyle w:val="NormalTok"/>
          <w:rFonts w:cs="Consolas"/>
        </w:rPr>
        <w:t xml:space="preserve">, </w:t>
      </w:r>
      <w:r w:rsidR="007C0A0D" w:rsidRPr="00D845A8">
        <w:rPr>
          <w:rStyle w:val="FloatTok"/>
          <w:rFonts w:cs="Consolas"/>
        </w:rPr>
        <w:t>2e3</w:t>
      </w:r>
      <w:r w:rsidR="007C0A0D" w:rsidRPr="00D845A8">
        <w:rPr>
          <w:rStyle w:val="NormalTok"/>
          <w:rFonts w:cs="Consolas"/>
        </w:rPr>
        <w:t xml:space="preserve">, </w:t>
      </w:r>
      <w:r w:rsidR="007C0A0D" w:rsidRPr="00D845A8">
        <w:rPr>
          <w:rStyle w:val="FloatTok"/>
          <w:rFonts w:cs="Consolas"/>
        </w:rPr>
        <w:t>3e3</w:t>
      </w:r>
      <w:r w:rsidR="007C0A0D" w:rsidRPr="00D845A8">
        <w:rPr>
          <w:rStyle w:val="NormalTok"/>
          <w:rFonts w:cs="Consolas"/>
        </w:rPr>
        <w:t xml:space="preserve">, </w:t>
      </w:r>
      <w:r w:rsidR="007C0A0D" w:rsidRPr="00D845A8">
        <w:rPr>
          <w:rStyle w:val="ConstantTok"/>
          <w:rFonts w:cs="Consolas"/>
        </w:rPr>
        <w:t>Inf</w:t>
      </w:r>
      <w:r w:rsidR="007C0A0D" w:rsidRPr="00D845A8">
        <w:rPr>
          <w:rStyle w:val="NormalTok"/>
          <w:rFonts w:cs="Consolas"/>
        </w:rPr>
        <w:t>)</w:t>
      </w:r>
      <w:r w:rsidR="007C0A0D" w:rsidRPr="00D845A8">
        <w:rPr>
          <w:rFonts w:cs="Consolas"/>
        </w:rPr>
        <w:br/>
      </w:r>
      <w:proofErr w:type="gramStart"/>
      <w:r w:rsidR="00DE34FC">
        <w:rPr>
          <w:rStyle w:val="NormalTok"/>
        </w:rPr>
        <w:t>2</w:t>
      </w:r>
      <w:r w:rsidR="00DE34FC">
        <w:rPr>
          <w:rStyle w:val="NormalTok"/>
          <w:rFonts w:cs="Consolas"/>
        </w:rPr>
        <w:t xml:space="preserve">  </w:t>
      </w:r>
      <w:proofErr w:type="spellStart"/>
      <w:r w:rsidR="007C0A0D" w:rsidRPr="00D845A8">
        <w:rPr>
          <w:rStyle w:val="NormalTok"/>
          <w:rFonts w:cs="Consolas"/>
        </w:rPr>
        <w:t>out</w:t>
      </w:r>
      <w:proofErr w:type="gramEnd"/>
      <w:r w:rsidR="007C0A0D" w:rsidRPr="00D845A8">
        <w:rPr>
          <w:rStyle w:val="NormalTok"/>
          <w:rFonts w:cs="Consolas"/>
        </w:rPr>
        <w:t>_labels</w:t>
      </w:r>
      <w:proofErr w:type="spellEnd"/>
      <w:r w:rsidR="007C0A0D" w:rsidRPr="00D845A8">
        <w:rPr>
          <w:rStyle w:val="NormalTok"/>
          <w:rFonts w:cs="Consolas"/>
        </w:rPr>
        <w:t xml:space="preserve"> </w:t>
      </w:r>
      <w:r w:rsidR="007C0A0D" w:rsidRPr="00D845A8">
        <w:rPr>
          <w:rStyle w:val="OtherTok"/>
          <w:rFonts w:cs="Consolas"/>
        </w:rPr>
        <w:t>&lt;-</w:t>
      </w:r>
      <w:r w:rsidR="007C0A0D" w:rsidRPr="00D845A8">
        <w:rPr>
          <w:rStyle w:val="NormalTok"/>
          <w:rFonts w:cs="Consolas"/>
        </w:rPr>
        <w:t xml:space="preserve"> </w:t>
      </w:r>
      <w:proofErr w:type="gramStart"/>
      <w:r w:rsidR="007C0A0D" w:rsidRPr="00D845A8">
        <w:rPr>
          <w:rStyle w:val="FunctionTok"/>
          <w:rFonts w:cs="Consolas"/>
        </w:rPr>
        <w:t>c</w:t>
      </w:r>
      <w:r w:rsidR="007C0A0D" w:rsidRPr="00D845A8">
        <w:rPr>
          <w:rStyle w:val="NormalTok"/>
          <w:rFonts w:cs="Consolas"/>
        </w:rPr>
        <w:t>(</w:t>
      </w:r>
      <w:proofErr w:type="gramEnd"/>
      <w:r w:rsidR="007C0A0D" w:rsidRPr="00D845A8">
        <w:rPr>
          <w:rFonts w:cs="Consolas"/>
        </w:rPr>
        <w:br/>
      </w:r>
      <w:r w:rsidR="00DE34FC">
        <w:rPr>
          <w:rStyle w:val="NormalTok"/>
        </w:rPr>
        <w:t>3</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"Indoor</w:t>
      </w:r>
      <w:proofErr w:type="gramStart"/>
      <w:r w:rsidR="007C0A0D" w:rsidRPr="00D845A8">
        <w:rPr>
          <w:rStyle w:val="StringTok"/>
          <w:rFonts w:cs="Consolas"/>
        </w:rPr>
        <w:t>"</w:t>
      </w:r>
      <w:r w:rsidR="007C0A0D" w:rsidRPr="00D845A8">
        <w:rPr>
          <w:rStyle w:val="NormalTok"/>
          <w:rFonts w:cs="Consolas"/>
        </w:rPr>
        <w:t xml:space="preserve">,   </w:t>
      </w:r>
      <w:proofErr w:type="gramEnd"/>
      <w:r w:rsidR="007C0A0D" w:rsidRPr="00D845A8">
        <w:rPr>
          <w:rStyle w:val="NormalTok"/>
          <w:rFonts w:cs="Consolas"/>
        </w:rPr>
        <w:t xml:space="preserve">               </w:t>
      </w:r>
      <w:r w:rsidR="007C0A0D" w:rsidRPr="00D845A8">
        <w:rPr>
          <w:rStyle w:val="CommentTok"/>
          <w:rFonts w:cs="Consolas"/>
        </w:rPr>
        <w:t># [0, 1000) lx</w:t>
      </w:r>
      <w:r w:rsidR="007C0A0D" w:rsidRPr="00D845A8">
        <w:rPr>
          <w:rFonts w:cs="Consolas"/>
        </w:rPr>
        <w:br/>
      </w:r>
      <w:r w:rsidR="00DE34FC">
        <w:rPr>
          <w:rStyle w:val="NormalTok"/>
        </w:rPr>
        <w:t>4</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bright</w:t>
      </w:r>
      <w:proofErr w:type="gramStart"/>
      <w:r w:rsidR="007C0A0D" w:rsidRPr="00D845A8">
        <w:rPr>
          <w:rStyle w:val="StringTok"/>
          <w:rFonts w:cs="Consolas"/>
        </w:rPr>
        <w:t>"</w:t>
      </w:r>
      <w:r w:rsidR="007C0A0D" w:rsidRPr="00D845A8">
        <w:rPr>
          <w:rStyle w:val="NormalTok"/>
          <w:rFonts w:cs="Consolas"/>
        </w:rPr>
        <w:t xml:space="preserve">,   </w:t>
      </w:r>
      <w:proofErr w:type="gramEnd"/>
      <w:r w:rsidR="007C0A0D" w:rsidRPr="00D845A8">
        <w:rPr>
          <w:rStyle w:val="NormalTok"/>
          <w:rFonts w:cs="Consolas"/>
        </w:rPr>
        <w:t xml:space="preserve">       </w:t>
      </w:r>
      <w:r w:rsidR="007C0A0D" w:rsidRPr="00D845A8">
        <w:rPr>
          <w:rStyle w:val="CommentTok"/>
          <w:rFonts w:cs="Consolas"/>
        </w:rPr>
        <w:t># [1000, 2000) lx</w:t>
      </w:r>
      <w:r w:rsidR="007C0A0D" w:rsidRPr="00D845A8">
        <w:rPr>
          <w:rFonts w:cs="Consolas"/>
        </w:rPr>
        <w:br/>
      </w:r>
      <w:r w:rsidR="00DE34FC">
        <w:rPr>
          <w:rStyle w:val="NormalTok"/>
        </w:rPr>
        <w:t>5</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very bright</w:t>
      </w:r>
      <w:proofErr w:type="gramStart"/>
      <w:r w:rsidR="007C0A0D" w:rsidRPr="00D845A8">
        <w:rPr>
          <w:rStyle w:val="StringTok"/>
          <w:rFonts w:cs="Consolas"/>
        </w:rPr>
        <w:t>"</w:t>
      </w:r>
      <w:r w:rsidR="007C0A0D" w:rsidRPr="00D845A8">
        <w:rPr>
          <w:rStyle w:val="NormalTok"/>
          <w:rFonts w:cs="Consolas"/>
        </w:rPr>
        <w:t xml:space="preserve">,   </w:t>
      </w:r>
      <w:proofErr w:type="gramEnd"/>
      <w:r w:rsidR="007C0A0D" w:rsidRPr="00D845A8">
        <w:rPr>
          <w:rStyle w:val="NormalTok"/>
          <w:rFonts w:cs="Consolas"/>
        </w:rPr>
        <w:t xml:space="preserve">  </w:t>
      </w:r>
      <w:r w:rsidR="007C0A0D" w:rsidRPr="00D845A8">
        <w:rPr>
          <w:rStyle w:val="CommentTok"/>
          <w:rFonts w:cs="Consolas"/>
        </w:rPr>
        <w:t># [2000, 3000) lx</w:t>
      </w:r>
      <w:r w:rsidR="007C0A0D" w:rsidRPr="00D845A8">
        <w:rPr>
          <w:rFonts w:cs="Consolas"/>
        </w:rPr>
        <w:br/>
      </w:r>
      <w:r w:rsidR="00DE34FC">
        <w:rPr>
          <w:rStyle w:val="NormalTok"/>
        </w:rPr>
        <w:t>6</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extremely bright"</w:t>
      </w:r>
      <w:r w:rsidR="007C0A0D" w:rsidRPr="00D845A8">
        <w:rPr>
          <w:rStyle w:val="NormalTok"/>
          <w:rFonts w:cs="Consolas"/>
        </w:rPr>
        <w:t xml:space="preserve"> </w:t>
      </w:r>
      <w:r w:rsidR="007C0A0D" w:rsidRPr="00D845A8">
        <w:rPr>
          <w:rStyle w:val="CommentTok"/>
          <w:rFonts w:cs="Consolas"/>
        </w:rPr>
        <w:t># [3000, ∞) lx</w:t>
      </w:r>
      <w:r w:rsidR="007C0A0D" w:rsidRPr="00D845A8">
        <w:rPr>
          <w:rFonts w:cs="Consolas"/>
        </w:rPr>
        <w:br/>
      </w:r>
      <w:r w:rsidR="00DE34FC">
        <w:rPr>
          <w:rStyle w:val="NormalTok"/>
        </w:rPr>
        <w:t>7</w:t>
      </w:r>
      <w:r w:rsidR="00DE34FC">
        <w:rPr>
          <w:rStyle w:val="NormalTok"/>
          <w:rFonts w:cs="Consolas"/>
        </w:rPr>
        <w:t xml:space="preserve">  </w:t>
      </w:r>
      <w:proofErr w:type="gramStart"/>
      <w:r w:rsidR="007C0A0D" w:rsidRPr="00D845A8">
        <w:rPr>
          <w:rStyle w:val="NormalTok"/>
          <w:rFonts w:cs="Consolas"/>
        </w:rPr>
        <w:t xml:space="preserve">  )</w:t>
      </w:r>
      <w:proofErr w:type="gramEnd"/>
      <w:r w:rsidR="007C0A0D" w:rsidRPr="00D845A8">
        <w:rPr>
          <w:rFonts w:cs="Consolas"/>
        </w:rPr>
        <w:br/>
      </w:r>
      <w:r w:rsidR="00DE34FC">
        <w:rPr>
          <w:rStyle w:val="NormalTok"/>
        </w:rPr>
        <w:t>8</w:t>
      </w:r>
      <w:r w:rsidR="00DE34FC">
        <w:rPr>
          <w:rStyle w:val="NormalTok"/>
          <w:rFonts w:cs="Consolas"/>
        </w:rPr>
        <w:t xml:space="preserve">  </w:t>
      </w:r>
      <w:r w:rsidR="007C0A0D" w:rsidRPr="00D845A8">
        <w:rPr>
          <w:rFonts w:cs="Consolas"/>
        </w:rPr>
        <w:br/>
      </w:r>
      <w:proofErr w:type="gramStart"/>
      <w:r w:rsidR="00DE34FC">
        <w:rPr>
          <w:rStyle w:val="NormalTok"/>
        </w:rPr>
        <w:t>9</w:t>
      </w:r>
      <w:r w:rsidR="00DE34FC">
        <w:rPr>
          <w:rStyle w:val="NormalTok"/>
          <w:rFonts w:cs="Consolas"/>
        </w:rPr>
        <w:t xml:space="preserve">  </w:t>
      </w:r>
      <w:proofErr w:type="spellStart"/>
      <w:r w:rsidR="007C0A0D" w:rsidRPr="00D845A8">
        <w:rPr>
          <w:rStyle w:val="NormalTok"/>
          <w:rFonts w:cs="Consolas"/>
        </w:rPr>
        <w:t>dataVEET</w:t>
      </w:r>
      <w:proofErr w:type="spellEnd"/>
      <w:proofErr w:type="gramEnd"/>
      <w:r w:rsidR="007C0A0D" w:rsidRPr="00D845A8">
        <w:rPr>
          <w:rStyle w:val="NormalTok"/>
          <w:rFonts w:cs="Consolas"/>
        </w:rPr>
        <w:t xml:space="preserve"> </w:t>
      </w:r>
      <w:r w:rsidR="007C0A0D" w:rsidRPr="00D845A8">
        <w:rPr>
          <w:rStyle w:val="OtherTok"/>
          <w:rFonts w:cs="Consolas"/>
        </w:rPr>
        <w:t>&lt;-</w:t>
      </w:r>
      <w:r w:rsidR="007C0A0D" w:rsidRPr="00D845A8">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DE34FC">
        <w:rPr>
          <w:rStyle w:val="NormalTok"/>
        </w:rPr>
        <w:t>10</w:t>
      </w:r>
      <w:r w:rsidR="007C0A0D" w:rsidRPr="00D845A8">
        <w:rPr>
          <w:rStyle w:val="NormalTok"/>
          <w:rFonts w:cs="Consolas"/>
        </w:rPr>
        <w:t xml:space="preserve"> </w:t>
      </w:r>
      <w:r w:rsidR="00C70D1D">
        <w:rPr>
          <w:rStyle w:val="NormalTok"/>
          <w:rFonts w:cs="Consolas"/>
        </w:rPr>
        <w:t xml:space="preserve">   </w:t>
      </w:r>
      <w:proofErr w:type="gramStart"/>
      <w:r w:rsidR="007C0A0D" w:rsidRPr="00D845A8">
        <w:rPr>
          <w:rStyle w:val="FunctionTok"/>
          <w:rFonts w:cs="Consolas"/>
        </w:rPr>
        <w:t>mutate</w:t>
      </w:r>
      <w:r w:rsidR="007C0A0D" w:rsidRPr="00D845A8">
        <w:rPr>
          <w:rStyle w:val="NormalTok"/>
          <w:rFonts w:cs="Consolas"/>
        </w:rPr>
        <w:t>(</w:t>
      </w:r>
      <w:proofErr w:type="spellStart"/>
      <w:proofErr w:type="gramEnd"/>
      <w:r w:rsidR="007C0A0D" w:rsidRPr="00D845A8">
        <w:rPr>
          <w:rStyle w:val="AttributeTok"/>
          <w:rFonts w:cs="Consolas"/>
        </w:rPr>
        <w:t>Lux_range</w:t>
      </w:r>
      <w:proofErr w:type="spellEnd"/>
      <w:r w:rsidR="007C0A0D" w:rsidRPr="00D845A8">
        <w:rPr>
          <w:rStyle w:val="Attribute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cut</w:t>
      </w:r>
      <w:r w:rsidR="007C0A0D" w:rsidRPr="00D845A8">
        <w:rPr>
          <w:rStyle w:val="NormalTok"/>
          <w:rFonts w:cs="Consolas"/>
        </w:rPr>
        <w:t>(</w:t>
      </w:r>
      <w:proofErr w:type="gramEnd"/>
      <w:r w:rsidR="007C0A0D" w:rsidRPr="00D845A8">
        <w:rPr>
          <w:rStyle w:val="NormalTok"/>
          <w:rFonts w:cs="Consolas"/>
        </w:rPr>
        <w:t xml:space="preserve">Lux, </w:t>
      </w:r>
      <w:r w:rsidR="007C0A0D" w:rsidRPr="00D845A8">
        <w:rPr>
          <w:rStyle w:val="AttributeTok"/>
          <w:rFonts w:cs="Consolas"/>
        </w:rPr>
        <w:t>breaks=</w:t>
      </w:r>
      <w:proofErr w:type="spellStart"/>
      <w:r w:rsidR="007C0A0D" w:rsidRPr="00D845A8">
        <w:rPr>
          <w:rStyle w:val="NormalTok"/>
          <w:rFonts w:cs="Consolas"/>
        </w:rPr>
        <w:t>out_breaks</w:t>
      </w:r>
      <w:proofErr w:type="spellEnd"/>
      <w:r w:rsidR="007C0A0D" w:rsidRPr="00D845A8">
        <w:rPr>
          <w:rStyle w:val="NormalTok"/>
          <w:rFonts w:cs="Consolas"/>
        </w:rPr>
        <w:t xml:space="preserve">, </w:t>
      </w:r>
      <w:r w:rsidR="007C0A0D" w:rsidRPr="00D845A8">
        <w:rPr>
          <w:rStyle w:val="AttributeTok"/>
          <w:rFonts w:cs="Consolas"/>
        </w:rPr>
        <w:t>labels=</w:t>
      </w:r>
      <w:proofErr w:type="spellStart"/>
      <w:r w:rsidR="007C0A0D" w:rsidRPr="00D845A8">
        <w:rPr>
          <w:rStyle w:val="NormalTok"/>
          <w:rFonts w:cs="Consolas"/>
        </w:rPr>
        <w:t>out_labels</w:t>
      </w:r>
      <w:proofErr w:type="spellEnd"/>
      <w:r w:rsidR="007C0A0D" w:rsidRPr="00D845A8">
        <w:rPr>
          <w:rStyle w:val="NormalTok"/>
          <w:rFonts w:cs="Consolas"/>
        </w:rPr>
        <w:t>))</w:t>
      </w:r>
    </w:p>
    <w:p w14:paraId="0CFA02A8" w14:textId="05E8430A" w:rsidR="007C0A0D" w:rsidRPr="00D845A8" w:rsidRDefault="007C0A0D" w:rsidP="007C0A0D">
      <w:pPr>
        <w:pStyle w:val="FirstParagraph"/>
      </w:pPr>
      <w:r w:rsidRPr="00D845A8">
        <w:t xml:space="preserve">Now we compute the mean daily duration spent in each of these outdoor light ranges </w:t>
      </w:r>
      <w:r w:rsidRPr="00C673E9">
        <w:rPr>
          <w:rFonts w:ascii="Arial" w:hAnsi="Arial" w:cs="Arial"/>
        </w:rPr>
        <w:t>(</w:t>
      </w:r>
      <w:r w:rsidR="00383602" w:rsidRPr="00C86C21">
        <w:rPr>
          <w:b/>
          <w:bCs/>
        </w:rPr>
        <w:t>Table 11</w:t>
      </w:r>
      <w:r w:rsidRPr="00C673E9">
        <w:rPr>
          <w:rFonts w:ascii="Arial" w:hAnsi="Arial" w:cs="Arial"/>
        </w:rPr>
        <w:t>):</w:t>
      </w:r>
    </w:p>
    <w:p w14:paraId="6E449D0B" w14:textId="285D04FC" w:rsidR="007C0A0D" w:rsidRPr="00C86C21" w:rsidRDefault="00626415" w:rsidP="00F61D20">
      <w:pPr>
        <w:pStyle w:val="SourceCode"/>
        <w:spacing w:line="240" w:lineRule="auto"/>
        <w:rPr>
          <w:b/>
          <w:bCs/>
          <w:lang w:val="de-DE"/>
        </w:rPr>
      </w:pPr>
      <w:proofErr w:type="spellStart"/>
      <w:r w:rsidRPr="00626415">
        <w:rPr>
          <w:b/>
          <w:bCs/>
          <w:lang w:val="de-DE"/>
        </w:rPr>
        <w:t>Calculate</w:t>
      </w:r>
      <w:proofErr w:type="spellEnd"/>
      <w:r w:rsidRPr="00626415">
        <w:rPr>
          <w:b/>
          <w:bCs/>
          <w:lang w:val="de-DE"/>
        </w:rPr>
        <w:t xml:space="preserve"> </w:t>
      </w:r>
      <w:proofErr w:type="spellStart"/>
      <w:r w:rsidRPr="00626415">
        <w:rPr>
          <w:b/>
          <w:bCs/>
          <w:lang w:val="de-DE"/>
        </w:rPr>
        <w:t>the</w:t>
      </w:r>
      <w:proofErr w:type="spellEnd"/>
      <w:r w:rsidRPr="00626415">
        <w:rPr>
          <w:b/>
          <w:bCs/>
          <w:lang w:val="de-DE"/>
        </w:rPr>
        <w:t xml:space="preserve"> </w:t>
      </w:r>
      <w:proofErr w:type="spellStart"/>
      <w:r w:rsidRPr="00626415">
        <w:rPr>
          <w:b/>
          <w:bCs/>
          <w:lang w:val="de-DE"/>
        </w:rPr>
        <w:t>mean</w:t>
      </w:r>
      <w:proofErr w:type="spellEnd"/>
      <w:r w:rsidRPr="00626415">
        <w:rPr>
          <w:b/>
          <w:bCs/>
          <w:lang w:val="de-DE"/>
        </w:rPr>
        <w:t xml:space="preserve"> </w:t>
      </w:r>
      <w:proofErr w:type="spellStart"/>
      <w:r w:rsidRPr="00626415">
        <w:rPr>
          <w:b/>
          <w:bCs/>
          <w:lang w:val="de-DE"/>
        </w:rPr>
        <w:t>daily</w:t>
      </w:r>
      <w:proofErr w:type="spellEnd"/>
      <w:r w:rsidRPr="00626415">
        <w:rPr>
          <w:b/>
          <w:bCs/>
          <w:lang w:val="de-DE"/>
        </w:rPr>
        <w:t xml:space="preserve"> </w:t>
      </w:r>
      <w:proofErr w:type="spellStart"/>
      <w:r w:rsidRPr="00626415">
        <w:rPr>
          <w:b/>
          <w:bCs/>
          <w:lang w:val="de-DE"/>
        </w:rPr>
        <w:t>duration</w:t>
      </w:r>
      <w:proofErr w:type="spellEnd"/>
      <w:r w:rsidRPr="00626415">
        <w:rPr>
          <w:b/>
          <w:bCs/>
          <w:lang w:val="de-DE"/>
        </w:rPr>
        <w:t xml:space="preserve"> </w:t>
      </w:r>
      <w:proofErr w:type="spellStart"/>
      <w:r w:rsidRPr="00626415">
        <w:rPr>
          <w:b/>
          <w:bCs/>
          <w:lang w:val="de-DE"/>
        </w:rPr>
        <w:t>spent</w:t>
      </w:r>
      <w:proofErr w:type="spellEnd"/>
      <w:r w:rsidRPr="00626415">
        <w:rPr>
          <w:b/>
          <w:bCs/>
          <w:lang w:val="de-DE"/>
        </w:rPr>
        <w:t xml:space="preserve"> in </w:t>
      </w:r>
      <w:proofErr w:type="spellStart"/>
      <w:r w:rsidRPr="00626415">
        <w:rPr>
          <w:b/>
          <w:bCs/>
          <w:lang w:val="de-DE"/>
        </w:rPr>
        <w:t>each</w:t>
      </w:r>
      <w:proofErr w:type="spellEnd"/>
      <w:r w:rsidRPr="00626415">
        <w:rPr>
          <w:b/>
          <w:bCs/>
          <w:lang w:val="de-DE"/>
        </w:rPr>
        <w:t xml:space="preserve"> light </w:t>
      </w:r>
      <w:proofErr w:type="spellStart"/>
      <w:r w:rsidRPr="00626415">
        <w:rPr>
          <w:b/>
          <w:bCs/>
          <w:lang w:val="de-DE"/>
        </w:rPr>
        <w:t>range</w:t>
      </w:r>
      <w:proofErr w:type="spellEnd"/>
      <w:r w:rsidR="008C4DD3">
        <w:rPr>
          <w:rStyle w:val="NormalTok"/>
        </w:rPr>
        <w:br/>
      </w:r>
      <w:r w:rsidR="007276DE">
        <w:rPr>
          <w:rStyle w:val="NormalTok"/>
        </w:rPr>
        <w:t>1</w:t>
      </w:r>
      <w:r w:rsidR="007276DE">
        <w:rPr>
          <w:rStyle w:val="NormalTok"/>
          <w:rFonts w:cs="Consolas"/>
        </w:rPr>
        <w:t xml:space="preserve"> </w:t>
      </w:r>
      <w:proofErr w:type="spellStart"/>
      <w:r w:rsidR="007C0A0D" w:rsidRPr="00D845A8">
        <w:rPr>
          <w:rStyle w:val="NormalTok"/>
          <w:rFonts w:cs="Consolas"/>
        </w:rPr>
        <w:t>dataVEET</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2</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drop_</w:t>
      </w:r>
      <w:proofErr w:type="gramStart"/>
      <w:r w:rsidR="007C0A0D" w:rsidRPr="00D845A8">
        <w:rPr>
          <w:rStyle w:val="FunctionTok"/>
          <w:rFonts w:cs="Consolas"/>
        </w:rPr>
        <w:t>na</w:t>
      </w:r>
      <w:proofErr w:type="spellEnd"/>
      <w:r w:rsidR="007C0A0D" w:rsidRPr="00D845A8">
        <w:rPr>
          <w:rStyle w:val="NormalTok"/>
          <w:rFonts w:cs="Consolas"/>
        </w:rPr>
        <w:t>(</w:t>
      </w:r>
      <w:proofErr w:type="spellStart"/>
      <w:proofErr w:type="gramEnd"/>
      <w:r w:rsidR="007C0A0D" w:rsidRPr="00D845A8">
        <w:rPr>
          <w:rStyle w:val="NormalTok"/>
          <w:rFonts w:cs="Consolas"/>
        </w:rPr>
        <w:t>Lux_range</w:t>
      </w:r>
      <w:proofErr w:type="spellEnd"/>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3</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group_</w:t>
      </w:r>
      <w:proofErr w:type="gramStart"/>
      <w:r w:rsidR="007C0A0D" w:rsidRPr="00D845A8">
        <w:rPr>
          <w:rStyle w:val="FunctionTok"/>
          <w:rFonts w:cs="Consolas"/>
        </w:rPr>
        <w:t>by</w:t>
      </w:r>
      <w:proofErr w:type="spellEnd"/>
      <w:r w:rsidR="007C0A0D" w:rsidRPr="00D845A8">
        <w:rPr>
          <w:rStyle w:val="NormalTok"/>
          <w:rFonts w:cs="Consolas"/>
        </w:rPr>
        <w:t>(</w:t>
      </w:r>
      <w:proofErr w:type="spellStart"/>
      <w:proofErr w:type="gramEnd"/>
      <w:r w:rsidR="007C0A0D" w:rsidRPr="00D845A8">
        <w:rPr>
          <w:rStyle w:val="NormalTok"/>
          <w:rFonts w:cs="Consolas"/>
        </w:rPr>
        <w:t>Lux_range</w:t>
      </w:r>
      <w:proofErr w:type="spellEnd"/>
      <w:proofErr w:type="gramStart"/>
      <w:r w:rsidR="007C0A0D" w:rsidRPr="00D845A8">
        <w:rPr>
          <w:rStyle w:val="NormalTok"/>
          <w:rFonts w:cs="Consolas"/>
        </w:rPr>
        <w:t xml:space="preserve">, </w:t>
      </w:r>
      <w:r w:rsidR="007C0A0D" w:rsidRPr="00D845A8">
        <w:rPr>
          <w:rStyle w:val="AttributeTok"/>
          <w:rFonts w:cs="Consolas"/>
        </w:rPr>
        <w:t>.add</w:t>
      </w:r>
      <w:proofErr w:type="gramEnd"/>
      <w:r w:rsidR="007C0A0D" w:rsidRPr="00D845A8">
        <w:rPr>
          <w:rStyle w:val="AttributeTok"/>
          <w:rFonts w:cs="Consolas"/>
        </w:rPr>
        <w:t xml:space="preserve"> =</w:t>
      </w:r>
      <w:r w:rsidR="007C0A0D" w:rsidRPr="00D845A8">
        <w:rPr>
          <w:rStyle w:val="NormalTok"/>
          <w:rFonts w:cs="Consolas"/>
        </w:rPr>
        <w:t xml:space="preserve"> </w:t>
      </w:r>
      <w:r w:rsidR="007C0A0D" w:rsidRPr="00D845A8">
        <w:rPr>
          <w:rStyle w:val="ConstantTok"/>
          <w:rFonts w:cs="Consolas"/>
        </w:rPr>
        <w:t>TRUE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4</w:t>
      </w:r>
      <w:r w:rsidR="007276DE">
        <w:rPr>
          <w:rStyle w:val="NormalTok"/>
          <w:rFonts w:cs="Consolas"/>
        </w:rPr>
        <w:t xml:space="preserve"> </w:t>
      </w:r>
      <w:r w:rsidR="007C0A0D" w:rsidRPr="00D845A8">
        <w:rPr>
          <w:rStyle w:val="NormalTok"/>
          <w:rFonts w:cs="Consolas"/>
        </w:rPr>
        <w:t xml:space="preserve">  </w:t>
      </w:r>
      <w:proofErr w:type="gramStart"/>
      <w:r w:rsidR="007C0A0D" w:rsidRPr="00D845A8">
        <w:rPr>
          <w:rStyle w:val="FunctionTok"/>
          <w:rFonts w:cs="Consolas"/>
        </w:rPr>
        <w:t>durations</w:t>
      </w:r>
      <w:r w:rsidR="007C0A0D" w:rsidRPr="00D845A8">
        <w:rPr>
          <w:rStyle w:val="NormalTok"/>
          <w:rFonts w:cs="Consolas"/>
        </w:rPr>
        <w:t>(</w:t>
      </w:r>
      <w:proofErr w:type="gramEnd"/>
      <w:r w:rsidR="007C0A0D" w:rsidRPr="00D845A8">
        <w:rPr>
          <w:rStyle w:val="NormalTok"/>
          <w:rFonts w:cs="Consolas"/>
        </w:rPr>
        <w:t xml:space="preserve">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5</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pivot_</w:t>
      </w:r>
      <w:proofErr w:type="gramStart"/>
      <w:r w:rsidR="007C0A0D" w:rsidRPr="00D845A8">
        <w:rPr>
          <w:rStyle w:val="FunctionTok"/>
          <w:rFonts w:cs="Consolas"/>
        </w:rPr>
        <w:t>wider</w:t>
      </w:r>
      <w:proofErr w:type="spellEnd"/>
      <w:r w:rsidR="007C0A0D" w:rsidRPr="00D845A8">
        <w:rPr>
          <w:rStyle w:val="NormalTok"/>
          <w:rFonts w:cs="Consolas"/>
        </w:rPr>
        <w:t>(</w:t>
      </w:r>
      <w:proofErr w:type="spellStart"/>
      <w:proofErr w:type="gramEnd"/>
      <w:r w:rsidR="007C0A0D" w:rsidRPr="00D845A8">
        <w:rPr>
          <w:rStyle w:val="AttributeTok"/>
          <w:rFonts w:cs="Consolas"/>
        </w:rPr>
        <w:t>names_from</w:t>
      </w:r>
      <w:proofErr w:type="spellEnd"/>
      <w:r w:rsidR="007C0A0D" w:rsidRPr="00D845A8">
        <w:rPr>
          <w:rStyle w:val="AttributeTok"/>
          <w:rFonts w:cs="Consolas"/>
        </w:rPr>
        <w:t xml:space="preserve"> =</w:t>
      </w:r>
      <w:r w:rsidR="007C0A0D" w:rsidRPr="00D845A8">
        <w:rPr>
          <w:rStyle w:val="NormalTok"/>
          <w:rFonts w:cs="Consolas"/>
        </w:rPr>
        <w:t xml:space="preserve"> </w:t>
      </w:r>
      <w:proofErr w:type="spellStart"/>
      <w:r w:rsidR="007C0A0D" w:rsidRPr="00D845A8">
        <w:rPr>
          <w:rStyle w:val="NormalTok"/>
          <w:rFonts w:cs="Consolas"/>
        </w:rPr>
        <w:t>Lux_range</w:t>
      </w:r>
      <w:proofErr w:type="spellEnd"/>
      <w:r w:rsidR="007C0A0D" w:rsidRPr="00D845A8">
        <w:rPr>
          <w:rStyle w:val="NormalTok"/>
          <w:rFonts w:cs="Consolas"/>
        </w:rPr>
        <w:t xml:space="preserve">, </w:t>
      </w:r>
      <w:proofErr w:type="spellStart"/>
      <w:r w:rsidR="007C0A0D" w:rsidRPr="00D845A8">
        <w:rPr>
          <w:rStyle w:val="AttributeTok"/>
          <w:rFonts w:cs="Consolas"/>
        </w:rPr>
        <w:t>values_from</w:t>
      </w:r>
      <w:proofErr w:type="spellEnd"/>
      <w:r w:rsidR="007C0A0D" w:rsidRPr="00D845A8">
        <w:rPr>
          <w:rStyle w:val="AttributeTok"/>
          <w:rFonts w:cs="Consolas"/>
        </w:rPr>
        <w:t xml:space="preserve"> =</w:t>
      </w:r>
      <w:r w:rsidR="007C0A0D" w:rsidRPr="00D845A8">
        <w:rPr>
          <w:rStyle w:val="NormalTok"/>
          <w:rFonts w:cs="Consolas"/>
        </w:rPr>
        <w:t xml:space="preserve"> duration)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6</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to_mean_</w:t>
      </w:r>
      <w:proofErr w:type="gramStart"/>
      <w:r w:rsidR="007C0A0D" w:rsidRPr="00D845A8">
        <w:rPr>
          <w:rStyle w:val="FunctionTok"/>
          <w:rFonts w:cs="Consolas"/>
        </w:rPr>
        <w:t>daily</w:t>
      </w:r>
      <w:proofErr w:type="spellEnd"/>
      <w:r w:rsidR="007C0A0D" w:rsidRPr="00D845A8">
        <w:rPr>
          <w:rStyle w:val="NormalTok"/>
          <w:rFonts w:cs="Consolas"/>
        </w:rPr>
        <w:t>(</w:t>
      </w:r>
      <w:proofErr w:type="gramEnd"/>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7</w:t>
      </w:r>
      <w:r w:rsidR="007276DE">
        <w:rPr>
          <w:rStyle w:val="NormalTok"/>
          <w:rFonts w:cs="Consolas"/>
        </w:rPr>
        <w:t xml:space="preserve"> </w:t>
      </w:r>
      <w:r w:rsidR="007C0A0D" w:rsidRPr="00D845A8">
        <w:rPr>
          <w:rStyle w:val="NormalTok"/>
          <w:rFonts w:cs="Consolas"/>
        </w:rPr>
        <w:t xml:space="preserve">  </w:t>
      </w:r>
      <w:proofErr w:type="spellStart"/>
      <w:r w:rsidR="007C0A0D" w:rsidRPr="00D845A8">
        <w:rPr>
          <w:rStyle w:val="FunctionTok"/>
          <w:rFonts w:cs="Consolas"/>
        </w:rPr>
        <w:t>fmt_</w:t>
      </w:r>
      <w:proofErr w:type="gramStart"/>
      <w:r w:rsidR="007C0A0D" w:rsidRPr="00D845A8">
        <w:rPr>
          <w:rStyle w:val="FunctionTok"/>
          <w:rFonts w:cs="Consolas"/>
        </w:rPr>
        <w:t>duration</w:t>
      </w:r>
      <w:proofErr w:type="spellEnd"/>
      <w:r w:rsidR="007C0A0D" w:rsidRPr="00D845A8">
        <w:rPr>
          <w:rStyle w:val="NormalTok"/>
          <w:rFonts w:cs="Consolas"/>
        </w:rPr>
        <w:t>(</w:t>
      </w:r>
      <w:proofErr w:type="spellStart"/>
      <w:proofErr w:type="gramEnd"/>
      <w:r w:rsidR="007C0A0D" w:rsidRPr="00D845A8">
        <w:rPr>
          <w:rStyle w:val="AttributeTok"/>
          <w:rFonts w:cs="Consolas"/>
        </w:rPr>
        <w:t>input_units</w:t>
      </w:r>
      <w:proofErr w:type="spellEnd"/>
      <w:r w:rsidR="007C0A0D" w:rsidRPr="00D845A8">
        <w:rPr>
          <w:rStyle w:val="AttributeTok"/>
          <w:rFonts w:cs="Consolas"/>
        </w:rPr>
        <w:t xml:space="preserve"> =</w:t>
      </w:r>
      <w:r w:rsidR="007C0A0D" w:rsidRPr="00D845A8">
        <w:rPr>
          <w:rStyle w:val="NormalTok"/>
          <w:rFonts w:cs="Consolas"/>
        </w:rPr>
        <w:t xml:space="preserve"> </w:t>
      </w:r>
      <w:r w:rsidR="007C0A0D" w:rsidRPr="00D845A8">
        <w:rPr>
          <w:rStyle w:val="StringTok"/>
          <w:rFonts w:cs="Consolas"/>
        </w:rPr>
        <w:t>"seconds"</w:t>
      </w:r>
      <w:r w:rsidR="007C0A0D" w:rsidRPr="00D845A8">
        <w:rPr>
          <w:rStyle w:val="NormalTok"/>
          <w:rFonts w:cs="Consolas"/>
        </w:rPr>
        <w:t xml:space="preserve">, </w:t>
      </w:r>
      <w:proofErr w:type="spellStart"/>
      <w:r w:rsidR="007C0A0D" w:rsidRPr="00D845A8">
        <w:rPr>
          <w:rStyle w:val="AttributeTok"/>
          <w:rFonts w:cs="Consolas"/>
        </w:rPr>
        <w:t>output_units</w:t>
      </w:r>
      <w:proofErr w:type="spellEnd"/>
      <w:r w:rsidR="007C0A0D" w:rsidRPr="00D845A8">
        <w:rPr>
          <w:rStyle w:val="AttributeTok"/>
          <w:rFonts w:cs="Consolas"/>
        </w:rPr>
        <w:t xml:space="preserve"> =</w:t>
      </w:r>
      <w:r w:rsidR="007C0A0D" w:rsidRPr="00D845A8">
        <w:rPr>
          <w:rStyle w:val="NormalTok"/>
          <w:rFonts w:cs="Consolas"/>
        </w:rPr>
        <w:t xml:space="preserve"> </w:t>
      </w:r>
      <w:r w:rsidR="007C0A0D" w:rsidRPr="00D845A8">
        <w:rPr>
          <w:rStyle w:val="StringTok"/>
          <w:rFonts w:cs="Consolas"/>
        </w:rPr>
        <w:t>"minutes"</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851"/>
        <w:gridCol w:w="1276"/>
        <w:gridCol w:w="1701"/>
        <w:gridCol w:w="1701"/>
      </w:tblGrid>
      <w:tr w:rsidR="005B39D9" w:rsidRPr="006A11B0" w14:paraId="4088C0B3" w14:textId="3180019F" w:rsidTr="00C86C21">
        <w:trPr>
          <w:cantSplit/>
          <w:tblHeader/>
          <w:jc w:val="center"/>
        </w:trPr>
        <w:tc>
          <w:tcPr>
            <w:tcW w:w="1134" w:type="dxa"/>
            <w:tcBorders>
              <w:bottom w:val="single" w:sz="4" w:space="0" w:color="auto"/>
            </w:tcBorders>
          </w:tcPr>
          <w:p w14:paraId="64717FF4" w14:textId="77777777" w:rsidR="005B39D9" w:rsidRPr="006A11B0" w:rsidRDefault="005B39D9" w:rsidP="0047611C">
            <w:pPr>
              <w:rPr>
                <w:b/>
                <w:bCs/>
              </w:rPr>
            </w:pPr>
            <w:r w:rsidRPr="006A11B0">
              <w:rPr>
                <w:b/>
                <w:bCs/>
              </w:rPr>
              <w:t>Outdoor</w:t>
            </w:r>
          </w:p>
        </w:tc>
        <w:tc>
          <w:tcPr>
            <w:tcW w:w="851" w:type="dxa"/>
            <w:tcBorders>
              <w:bottom w:val="single" w:sz="4" w:space="0" w:color="auto"/>
            </w:tcBorders>
          </w:tcPr>
          <w:p w14:paraId="7146AEAC" w14:textId="77777777" w:rsidR="005B39D9" w:rsidRPr="006A11B0" w:rsidRDefault="005B39D9" w:rsidP="0047611C">
            <w:pPr>
              <w:rPr>
                <w:b/>
                <w:bCs/>
              </w:rPr>
            </w:pPr>
            <w:r w:rsidRPr="006A11B0">
              <w:rPr>
                <w:b/>
                <w:bCs/>
              </w:rPr>
              <w:t>bright</w:t>
            </w:r>
          </w:p>
        </w:tc>
        <w:tc>
          <w:tcPr>
            <w:tcW w:w="1276" w:type="dxa"/>
            <w:tcBorders>
              <w:bottom w:val="single" w:sz="4" w:space="0" w:color="auto"/>
            </w:tcBorders>
          </w:tcPr>
          <w:p w14:paraId="3FA7E010" w14:textId="77777777" w:rsidR="005B39D9" w:rsidRPr="006A11B0" w:rsidRDefault="005B39D9" w:rsidP="0047611C">
            <w:pPr>
              <w:rPr>
                <w:b/>
                <w:bCs/>
              </w:rPr>
            </w:pPr>
            <w:r w:rsidRPr="006A11B0">
              <w:rPr>
                <w:b/>
                <w:bCs/>
              </w:rPr>
              <w:t>very bright</w:t>
            </w:r>
          </w:p>
        </w:tc>
        <w:tc>
          <w:tcPr>
            <w:tcW w:w="1701" w:type="dxa"/>
            <w:tcBorders>
              <w:bottom w:val="single" w:sz="4" w:space="0" w:color="auto"/>
            </w:tcBorders>
          </w:tcPr>
          <w:p w14:paraId="264BAF17" w14:textId="77777777" w:rsidR="005B39D9" w:rsidRPr="006A11B0" w:rsidRDefault="005B39D9" w:rsidP="0047611C">
            <w:pPr>
              <w:rPr>
                <w:b/>
                <w:bCs/>
              </w:rPr>
            </w:pPr>
            <w:r w:rsidRPr="006A11B0">
              <w:rPr>
                <w:b/>
                <w:bCs/>
              </w:rPr>
              <w:t>extremely bright</w:t>
            </w:r>
          </w:p>
        </w:tc>
        <w:tc>
          <w:tcPr>
            <w:tcW w:w="1701" w:type="dxa"/>
            <w:tcBorders>
              <w:bottom w:val="single" w:sz="4" w:space="0" w:color="auto"/>
            </w:tcBorders>
          </w:tcPr>
          <w:p w14:paraId="16CAF579" w14:textId="291BDA7E" w:rsidR="005B39D9" w:rsidRPr="006A11B0" w:rsidRDefault="005B39D9" w:rsidP="00C86C21">
            <w:pPr>
              <w:jc w:val="center"/>
              <w:rPr>
                <w:b/>
                <w:bCs/>
              </w:rPr>
            </w:pPr>
            <w:r>
              <w:rPr>
                <w:b/>
                <w:bCs/>
              </w:rPr>
              <w:t>Indoor</w:t>
            </w:r>
          </w:p>
        </w:tc>
      </w:tr>
      <w:tr w:rsidR="005B39D9" w:rsidRPr="006A11B0" w14:paraId="6B62EF5F" w14:textId="0337EC17" w:rsidTr="00C86C21">
        <w:trPr>
          <w:cantSplit/>
          <w:jc w:val="center"/>
        </w:trPr>
        <w:tc>
          <w:tcPr>
            <w:tcW w:w="1134" w:type="dxa"/>
            <w:tcBorders>
              <w:top w:val="single" w:sz="4" w:space="0" w:color="auto"/>
            </w:tcBorders>
          </w:tcPr>
          <w:p w14:paraId="59556778" w14:textId="77777777" w:rsidR="005B39D9" w:rsidRPr="006A11B0" w:rsidRDefault="005B39D9" w:rsidP="005B39D9">
            <w:r w:rsidRPr="006A11B0">
              <w:t>Mean daily</w:t>
            </w:r>
          </w:p>
        </w:tc>
        <w:tc>
          <w:tcPr>
            <w:tcW w:w="851" w:type="dxa"/>
            <w:tcBorders>
              <w:top w:val="single" w:sz="4" w:space="0" w:color="auto"/>
            </w:tcBorders>
          </w:tcPr>
          <w:p w14:paraId="3C6F5BA2" w14:textId="77777777" w:rsidR="005B39D9" w:rsidRPr="006A11B0" w:rsidRDefault="005B39D9" w:rsidP="005B39D9">
            <w:pPr>
              <w:jc w:val="center"/>
            </w:pPr>
            <w:r w:rsidRPr="006A11B0">
              <w:t>24m</w:t>
            </w:r>
          </w:p>
        </w:tc>
        <w:tc>
          <w:tcPr>
            <w:tcW w:w="1276" w:type="dxa"/>
            <w:tcBorders>
              <w:top w:val="single" w:sz="4" w:space="0" w:color="auto"/>
            </w:tcBorders>
          </w:tcPr>
          <w:p w14:paraId="171B250E" w14:textId="3A609473" w:rsidR="005B39D9" w:rsidRPr="006A11B0" w:rsidRDefault="005B39D9" w:rsidP="005B39D9">
            <w:pPr>
              <w:jc w:val="center"/>
            </w:pPr>
            <w:r>
              <w:t>28</w:t>
            </w:r>
            <w:r w:rsidRPr="006A11B0">
              <w:t>m</w:t>
            </w:r>
          </w:p>
        </w:tc>
        <w:tc>
          <w:tcPr>
            <w:tcW w:w="1701" w:type="dxa"/>
            <w:tcBorders>
              <w:top w:val="single" w:sz="4" w:space="0" w:color="auto"/>
            </w:tcBorders>
          </w:tcPr>
          <w:p w14:paraId="07693D57" w14:textId="262BD400" w:rsidR="005B39D9" w:rsidRPr="006A11B0" w:rsidRDefault="005B39D9" w:rsidP="005B39D9">
            <w:pPr>
              <w:jc w:val="center"/>
            </w:pPr>
            <w:r>
              <w:t>42</w:t>
            </w:r>
            <w:r w:rsidRPr="006A11B0">
              <w:t>m</w:t>
            </w:r>
          </w:p>
        </w:tc>
        <w:tc>
          <w:tcPr>
            <w:tcW w:w="1701" w:type="dxa"/>
            <w:tcBorders>
              <w:top w:val="single" w:sz="4" w:space="0" w:color="auto"/>
            </w:tcBorders>
          </w:tcPr>
          <w:p w14:paraId="1368ECA0" w14:textId="3FB2B669" w:rsidR="005B39D9" w:rsidRPr="006A11B0" w:rsidRDefault="005B39D9" w:rsidP="005B39D9">
            <w:pPr>
              <w:jc w:val="center"/>
            </w:pPr>
            <w:r>
              <w:rPr>
                <w:rFonts w:ascii="Calibri" w:hAnsi="Calibri"/>
              </w:rPr>
              <w:t>663m</w:t>
            </w:r>
          </w:p>
        </w:tc>
      </w:tr>
      <w:tr w:rsidR="005B39D9" w:rsidRPr="006A11B0" w14:paraId="31B0CAEC" w14:textId="3B4A676E" w:rsidTr="00F11F1E">
        <w:trPr>
          <w:cantSplit/>
          <w:jc w:val="center"/>
        </w:trPr>
        <w:tc>
          <w:tcPr>
            <w:tcW w:w="1134" w:type="dxa"/>
          </w:tcPr>
          <w:p w14:paraId="4D85F544" w14:textId="77777777" w:rsidR="005B39D9" w:rsidRPr="006A11B0" w:rsidRDefault="005B39D9" w:rsidP="005B39D9">
            <w:r w:rsidRPr="006A11B0">
              <w:t>Weekday</w:t>
            </w:r>
          </w:p>
        </w:tc>
        <w:tc>
          <w:tcPr>
            <w:tcW w:w="851" w:type="dxa"/>
          </w:tcPr>
          <w:p w14:paraId="271EFECE" w14:textId="77777777" w:rsidR="005B39D9" w:rsidRPr="006A11B0" w:rsidRDefault="005B39D9" w:rsidP="005B39D9">
            <w:pPr>
              <w:jc w:val="center"/>
            </w:pPr>
            <w:r w:rsidRPr="006A11B0">
              <w:t>29m</w:t>
            </w:r>
          </w:p>
        </w:tc>
        <w:tc>
          <w:tcPr>
            <w:tcW w:w="1276" w:type="dxa"/>
          </w:tcPr>
          <w:p w14:paraId="6B21FB27" w14:textId="7A70BDC4" w:rsidR="005B39D9" w:rsidRPr="006A11B0" w:rsidRDefault="005B39D9" w:rsidP="005B39D9">
            <w:pPr>
              <w:jc w:val="center"/>
            </w:pPr>
            <w:r>
              <w:t>35</w:t>
            </w:r>
            <w:r w:rsidRPr="006A11B0">
              <w:t>m</w:t>
            </w:r>
          </w:p>
        </w:tc>
        <w:tc>
          <w:tcPr>
            <w:tcW w:w="1701" w:type="dxa"/>
          </w:tcPr>
          <w:p w14:paraId="11ACEA9A" w14:textId="522D0A21" w:rsidR="005B39D9" w:rsidRPr="006A11B0" w:rsidRDefault="005B39D9" w:rsidP="005B39D9">
            <w:pPr>
              <w:jc w:val="center"/>
            </w:pPr>
            <w:r>
              <w:t>48</w:t>
            </w:r>
            <w:r w:rsidRPr="006A11B0">
              <w:t>m</w:t>
            </w:r>
          </w:p>
        </w:tc>
        <w:tc>
          <w:tcPr>
            <w:tcW w:w="1701" w:type="dxa"/>
          </w:tcPr>
          <w:p w14:paraId="306EC55F" w14:textId="460CA346" w:rsidR="005B39D9" w:rsidRPr="006A11B0" w:rsidRDefault="005B39D9" w:rsidP="005B39D9">
            <w:pPr>
              <w:jc w:val="center"/>
            </w:pPr>
            <w:r>
              <w:rPr>
                <w:rFonts w:ascii="Calibri" w:hAnsi="Calibri"/>
              </w:rPr>
              <w:t>688m</w:t>
            </w:r>
          </w:p>
        </w:tc>
      </w:tr>
      <w:tr w:rsidR="005B39D9" w:rsidRPr="006A11B0" w14:paraId="2D56F81F" w14:textId="2496A242" w:rsidTr="00F11F1E">
        <w:trPr>
          <w:cantSplit/>
          <w:jc w:val="center"/>
        </w:trPr>
        <w:tc>
          <w:tcPr>
            <w:tcW w:w="1134" w:type="dxa"/>
          </w:tcPr>
          <w:p w14:paraId="66658351" w14:textId="77777777" w:rsidR="005B39D9" w:rsidRPr="006A11B0" w:rsidRDefault="005B39D9" w:rsidP="005B39D9">
            <w:r w:rsidRPr="006A11B0">
              <w:t>Weekend</w:t>
            </w:r>
          </w:p>
        </w:tc>
        <w:tc>
          <w:tcPr>
            <w:tcW w:w="851" w:type="dxa"/>
          </w:tcPr>
          <w:p w14:paraId="5F6BB47B" w14:textId="77777777" w:rsidR="005B39D9" w:rsidRPr="006A11B0" w:rsidRDefault="005B39D9" w:rsidP="005B39D9">
            <w:pPr>
              <w:jc w:val="center"/>
            </w:pPr>
            <w:r w:rsidRPr="006A11B0">
              <w:t>10m</w:t>
            </w:r>
          </w:p>
        </w:tc>
        <w:tc>
          <w:tcPr>
            <w:tcW w:w="1276" w:type="dxa"/>
          </w:tcPr>
          <w:p w14:paraId="41F7CEC4" w14:textId="77777777" w:rsidR="005B39D9" w:rsidRPr="006A11B0" w:rsidRDefault="005B39D9" w:rsidP="005B39D9">
            <w:pPr>
              <w:jc w:val="center"/>
            </w:pPr>
            <w:r w:rsidRPr="006A11B0">
              <w:t>10m</w:t>
            </w:r>
          </w:p>
        </w:tc>
        <w:tc>
          <w:tcPr>
            <w:tcW w:w="1701" w:type="dxa"/>
          </w:tcPr>
          <w:p w14:paraId="5AC40740" w14:textId="24EA6C7B" w:rsidR="005B39D9" w:rsidRPr="006A11B0" w:rsidRDefault="005B39D9" w:rsidP="005B39D9">
            <w:pPr>
              <w:jc w:val="center"/>
            </w:pPr>
            <w:r>
              <w:t>28</w:t>
            </w:r>
            <w:r w:rsidRPr="006A11B0">
              <w:t>m</w:t>
            </w:r>
          </w:p>
        </w:tc>
        <w:tc>
          <w:tcPr>
            <w:tcW w:w="1701" w:type="dxa"/>
          </w:tcPr>
          <w:p w14:paraId="41DB8229" w14:textId="6DE0990E" w:rsidR="005B39D9" w:rsidRPr="006A11B0" w:rsidRDefault="005B39D9" w:rsidP="005B39D9">
            <w:pPr>
              <w:jc w:val="center"/>
            </w:pPr>
            <w:r>
              <w:rPr>
                <w:rFonts w:ascii="Calibri" w:hAnsi="Calibri"/>
              </w:rPr>
              <w:t>602m</w:t>
            </w:r>
          </w:p>
        </w:tc>
      </w:tr>
    </w:tbl>
    <w:p w14:paraId="1F23B299" w14:textId="3932DA4C" w:rsidR="000B2AFA" w:rsidRDefault="00146E27" w:rsidP="00EF2E65">
      <w:pPr>
        <w:pStyle w:val="ImageCaption"/>
        <w:spacing w:before="200"/>
      </w:pPr>
      <w:r>
        <w:t>Table 11: Average daily duration in outdoor-equivalent light conditions</w:t>
      </w:r>
      <w:r w:rsidR="005B39D9">
        <w:t xml:space="preserve"> (column order is different from code output)</w:t>
      </w:r>
    </w:p>
    <w:p w14:paraId="7E30AE0B" w14:textId="15F29E08" w:rsidR="007C0A0D" w:rsidRPr="00E15C3C" w:rsidRDefault="007C0A0D" w:rsidP="007C0A0D">
      <w:pPr>
        <w:pStyle w:val="Textkrper"/>
      </w:pPr>
      <w:r w:rsidRPr="00E15C3C">
        <w:t xml:space="preserve">It is also informative to visualize when these </w:t>
      </w:r>
      <w:r w:rsidRPr="00C673E9">
        <w:rPr>
          <w:rFonts w:ascii="Arial" w:hAnsi="Arial" w:cs="Arial"/>
        </w:rPr>
        <w:t>high</w:t>
      </w:r>
      <w:r w:rsidRPr="00E15C3C">
        <w:t xml:space="preserve">-light conditions occurred. </w:t>
      </w:r>
      <w:r w:rsidR="00282E6A" w:rsidRPr="00C86C21">
        <w:rPr>
          <w:b/>
          <w:bCs/>
        </w:rPr>
        <w:t>Figure </w:t>
      </w:r>
      <w:r w:rsidR="008068B9">
        <w:rPr>
          <w:b/>
          <w:bCs/>
        </w:rPr>
        <w:t>10</w:t>
      </w:r>
      <w:r w:rsidRPr="00E15C3C">
        <w:t xml:space="preserve"> shows a timeline plot with periods of outdoor-level illuminance highlighted in color. In this example, violet denotes ≥1000 lx, green ≥2000 lx, and yellow ≥3000 lx. Grey shading indicates nighttime (from civil dusk to dawn) for context.</w:t>
      </w:r>
    </w:p>
    <w:p w14:paraId="2C91D409" w14:textId="274D7F04" w:rsidR="007C0A0D" w:rsidRPr="00C86C21" w:rsidRDefault="005679EF" w:rsidP="00F61D20">
      <w:pPr>
        <w:pStyle w:val="SourceCode"/>
        <w:spacing w:line="240" w:lineRule="auto"/>
        <w:rPr>
          <w:b/>
          <w:bCs/>
          <w:lang w:val="de-DE"/>
        </w:rPr>
      </w:pPr>
      <w:bookmarkStart w:id="681" w:name="annotated-cell-17"/>
      <w:proofErr w:type="spellStart"/>
      <w:r w:rsidRPr="005679EF">
        <w:rPr>
          <w:b/>
          <w:bCs/>
          <w:lang w:val="de-DE"/>
        </w:rPr>
        <w:t>Visualize</w:t>
      </w:r>
      <w:proofErr w:type="spellEnd"/>
      <w:r w:rsidRPr="005679EF">
        <w:rPr>
          <w:b/>
          <w:bCs/>
          <w:lang w:val="de-DE"/>
        </w:rPr>
        <w:t xml:space="preserve"> time </w:t>
      </w:r>
      <w:proofErr w:type="spellStart"/>
      <w:r w:rsidRPr="005679EF">
        <w:rPr>
          <w:b/>
          <w:bCs/>
          <w:lang w:val="de-DE"/>
        </w:rPr>
        <w:t>spent</w:t>
      </w:r>
      <w:proofErr w:type="spellEnd"/>
      <w:r w:rsidRPr="005679EF">
        <w:rPr>
          <w:b/>
          <w:bCs/>
          <w:lang w:val="de-DE"/>
        </w:rPr>
        <w:t xml:space="preserve"> </w:t>
      </w:r>
      <w:proofErr w:type="spellStart"/>
      <w:r w:rsidRPr="005679EF">
        <w:rPr>
          <w:b/>
          <w:bCs/>
          <w:lang w:val="de-DE"/>
        </w:rPr>
        <w:t>outdoors</w:t>
      </w:r>
      <w:proofErr w:type="spellEnd"/>
      <w:r w:rsidR="008C4DD3">
        <w:rPr>
          <w:rStyle w:val="NormalTok"/>
        </w:rPr>
        <w:br/>
      </w:r>
      <w:r w:rsidR="00680FB8">
        <w:rPr>
          <w:rStyle w:val="NormalTok"/>
        </w:rPr>
        <w:t>1</w:t>
      </w:r>
      <w:r w:rsidR="00680FB8">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680FB8">
        <w:rPr>
          <w:rStyle w:val="NormalTok"/>
        </w:rPr>
        <w:t>2</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aggregate_Datetime</w:t>
      </w:r>
      <w:proofErr w:type="spellEnd"/>
      <w:r w:rsidR="007C0A0D" w:rsidRPr="00E15C3C">
        <w:rPr>
          <w:rStyle w:val="NormalTok"/>
          <w:rFonts w:cs="Consolas"/>
        </w:rPr>
        <w:t>(</w:t>
      </w:r>
      <w:r w:rsidR="007C0A0D" w:rsidRPr="00E15C3C">
        <w:rPr>
          <w:rStyle w:val="StringTok"/>
          <w:rFonts w:cs="Consolas"/>
        </w:rPr>
        <w:t>"2 mins"</w:t>
      </w:r>
      <w:r w:rsidR="007C0A0D" w:rsidRPr="00E15C3C">
        <w:rPr>
          <w:rStyle w:val="NormalTok"/>
          <w:rFonts w:cs="Consolas"/>
        </w:rPr>
        <w:t xml:space="preserve">, </w:t>
      </w:r>
      <w:r w:rsidR="007C0A0D" w:rsidRPr="00E15C3C">
        <w:rPr>
          <w:rStyle w:val="AttributeTok"/>
          <w:rFonts w:cs="Consolas"/>
        </w:rPr>
        <w:t>type =</w:t>
      </w:r>
      <w:r w:rsidR="007C0A0D" w:rsidRPr="00E15C3C">
        <w:rPr>
          <w:rStyle w:val="NormalTok"/>
          <w:rFonts w:cs="Consolas"/>
        </w:rPr>
        <w:t xml:space="preserve"> </w:t>
      </w:r>
      <w:r w:rsidR="007C0A0D" w:rsidRPr="00E15C3C">
        <w:rPr>
          <w:rStyle w:val="StringTok"/>
          <w:rFonts w:cs="Consolas"/>
        </w:rPr>
        <w:t>"floor"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t>3</w:t>
      </w:r>
      <w:r w:rsidR="00680FB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proofErr w:type="spellStart"/>
      <w:r w:rsidR="007C0A0D" w:rsidRPr="00E15C3C">
        <w:rPr>
          <w:rStyle w:val="AttributeTok"/>
          <w:rFonts w:cs="Consolas"/>
        </w:rPr>
        <w:t>Lux_range</w:t>
      </w:r>
      <w:proofErr w:type="spellEnd"/>
      <w:r w:rsidR="007C0A0D" w:rsidRPr="00E15C3C">
        <w:rPr>
          <w:rStyle w:val="AttributeTok"/>
          <w:rFonts w:cs="Consolas"/>
        </w:rPr>
        <w:t xml:space="preserve"> =</w:t>
      </w:r>
      <w:r w:rsidR="007C0A0D" w:rsidRPr="00E15C3C">
        <w:rPr>
          <w:rStyle w:val="NormalTok"/>
          <w:rFonts w:cs="Consolas"/>
        </w:rPr>
        <w:t xml:space="preserve"> </w:t>
      </w:r>
      <w:proofErr w:type="spellStart"/>
      <w:r w:rsidR="003868C0">
        <w:rPr>
          <w:rStyle w:val="FunctionTok"/>
          <w:rFonts w:cs="Consolas"/>
        </w:rPr>
        <w:t>fct_recode</w:t>
      </w:r>
      <w:proofErr w:type="spellEnd"/>
      <w:r w:rsidR="007C0A0D" w:rsidRPr="00E15C3C">
        <w:rPr>
          <w:rStyle w:val="NormalTok"/>
          <w:rFonts w:cs="Consolas"/>
        </w:rPr>
        <w:t>(</w:t>
      </w:r>
      <w:proofErr w:type="spellStart"/>
      <w:r w:rsidR="007C0A0D" w:rsidRPr="00E15C3C">
        <w:rPr>
          <w:rStyle w:val="NormalTok"/>
          <w:rFonts w:cs="Consolas"/>
        </w:rPr>
        <w:t>Lux_range</w:t>
      </w:r>
      <w:proofErr w:type="spellEnd"/>
      <w:r w:rsidR="007C0A0D" w:rsidRPr="00E15C3C">
        <w:rPr>
          <w:rStyle w:val="NormalTok"/>
          <w:rFonts w:cs="Consolas"/>
        </w:rPr>
        <w:t xml:space="preserve">, </w:t>
      </w:r>
      <w:r w:rsidR="003868C0" w:rsidRPr="00C86C21">
        <w:rPr>
          <w:rStyle w:val="AttributeTok"/>
        </w:rPr>
        <w:t>NULL =</w:t>
      </w:r>
      <w:r w:rsidR="003868C0">
        <w:rPr>
          <w:rStyle w:val="NormalTok"/>
          <w:rFonts w:cs="Consolas"/>
        </w:rPr>
        <w:t xml:space="preserve"> </w:t>
      </w:r>
      <w:r w:rsidR="007C0A0D" w:rsidRPr="00E15C3C">
        <w:rPr>
          <w:rStyle w:val="StringTok"/>
          <w:rFonts w:cs="Consolas"/>
        </w:rPr>
        <w:t>"Indoor"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t>4</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gg_day</w:t>
      </w:r>
      <w:proofErr w:type="spellEnd"/>
      <w:r w:rsidR="007C0A0D" w:rsidRPr="00E15C3C">
        <w:rPr>
          <w:rStyle w:val="NormalTok"/>
          <w:rFonts w:cs="Consolas"/>
        </w:rPr>
        <w:t>(</w:t>
      </w:r>
      <w:proofErr w:type="spellStart"/>
      <w:r w:rsidR="007C0A0D" w:rsidRPr="00E15C3C">
        <w:rPr>
          <w:rStyle w:val="AttributeTok"/>
          <w:rFonts w:cs="Consolas"/>
        </w:rPr>
        <w:t>y.axis</w:t>
      </w:r>
      <w:proofErr w:type="spellEnd"/>
      <w:r w:rsidR="007C0A0D" w:rsidRPr="00E15C3C">
        <w:rPr>
          <w:rStyle w:val="AttributeTok"/>
          <w:rFonts w:cs="Consolas"/>
        </w:rPr>
        <w:t xml:space="preserve"> =</w:t>
      </w:r>
      <w:r w:rsidR="007C0A0D" w:rsidRPr="00E15C3C">
        <w:rPr>
          <w:rStyle w:val="NormalTok"/>
          <w:rFonts w:cs="Consolas"/>
        </w:rPr>
        <w:t xml:space="preserve"> Lux,</w:t>
      </w:r>
      <w:r w:rsidR="007C0A0D" w:rsidRPr="00E15C3C">
        <w:rPr>
          <w:rFonts w:cs="Consolas"/>
        </w:rPr>
        <w:br/>
      </w:r>
      <w:r w:rsidR="00680FB8">
        <w:rPr>
          <w:rStyle w:val="NormalTok"/>
        </w:rPr>
        <w:t>5</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y.axis.label</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"Photopic illuminance (lx)"</w:t>
      </w:r>
      <w:r w:rsidR="007C0A0D" w:rsidRPr="00E15C3C">
        <w:rPr>
          <w:rStyle w:val="NormalTok"/>
          <w:rFonts w:cs="Consolas"/>
        </w:rPr>
        <w:t>,</w:t>
      </w:r>
      <w:r w:rsidR="007C0A0D" w:rsidRPr="00E15C3C">
        <w:rPr>
          <w:rStyle w:val="NormalTok"/>
          <w:rFonts w:cs="Consolas"/>
        </w:rPr>
        <w:br/>
      </w:r>
      <w:r w:rsidR="00680FB8">
        <w:rPr>
          <w:rStyle w:val="NormalTok"/>
        </w:rPr>
        <w:t>6</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geom</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"line"</w:t>
      </w:r>
      <w:r w:rsidR="007C0A0D" w:rsidRPr="00E15C3C">
        <w:rPr>
          <w:rStyle w:val="NormalTok"/>
          <w:rFonts w:cs="Consolas"/>
        </w:rPr>
        <w:t>,</w:t>
      </w:r>
      <w:r w:rsidR="007C0A0D" w:rsidRPr="00E15C3C">
        <w:rPr>
          <w:rFonts w:cs="Consolas"/>
        </w:rPr>
        <w:br/>
      </w:r>
      <w:r w:rsidR="00680FB8">
        <w:rPr>
          <w:rStyle w:val="NormalTok"/>
        </w:rPr>
        <w:t>7</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jco_color</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lastRenderedPageBreak/>
        <w:t>8</w:t>
      </w:r>
      <w:r w:rsidR="00680FB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gg_state</w:t>
      </w:r>
      <w:ins w:id="682" w:author="Johannes Zauner" w:date="2026-04-01T16:56:00Z" w16du:dateUtc="2026-04-01T14:56:00Z">
        <w:r w:rsidR="008D2D32">
          <w:rPr>
            <w:rStyle w:val="FunctionTok"/>
            <w:rFonts w:cs="Consolas"/>
          </w:rPr>
          <w:t>s</w:t>
        </w:r>
      </w:ins>
      <w:proofErr w:type="spellEnd"/>
      <w:r w:rsidR="007C0A0D" w:rsidRPr="00E15C3C">
        <w:rPr>
          <w:rStyle w:val="NormalTok"/>
          <w:rFonts w:cs="Consolas"/>
        </w:rPr>
        <w:t>(</w:t>
      </w:r>
      <w:proofErr w:type="spellStart"/>
      <w:r w:rsidR="007C0A0D" w:rsidRPr="00E15C3C">
        <w:rPr>
          <w:rStyle w:val="NormalTok"/>
          <w:rFonts w:cs="Consolas"/>
        </w:rPr>
        <w:t>Lux_range</w:t>
      </w:r>
      <w:proofErr w:type="spellEnd"/>
      <w:r w:rsidR="007C0A0D" w:rsidRPr="00E15C3C">
        <w:rPr>
          <w:rStyle w:val="NormalTok"/>
          <w:rFonts w:cs="Consolas"/>
        </w:rPr>
        <w:t xml:space="preserve">, </w:t>
      </w:r>
      <w:proofErr w:type="spellStart"/>
      <w:r w:rsidR="007C0A0D" w:rsidRPr="00E15C3C">
        <w:rPr>
          <w:rStyle w:val="AttributeTok"/>
          <w:rFonts w:cs="Consolas"/>
        </w:rPr>
        <w:t>aes_fill</w:t>
      </w:r>
      <w:proofErr w:type="spellEnd"/>
      <w:r w:rsidR="007C0A0D" w:rsidRPr="00E15C3C">
        <w:rPr>
          <w:rStyle w:val="AttributeTok"/>
          <w:rFonts w:cs="Consolas"/>
        </w:rPr>
        <w:t xml:space="preserve"> =</w:t>
      </w:r>
      <w:r w:rsidR="007C0A0D" w:rsidRPr="00E15C3C">
        <w:rPr>
          <w:rStyle w:val="NormalTok"/>
          <w:rFonts w:cs="Consolas"/>
        </w:rPr>
        <w:t xml:space="preserve"> </w:t>
      </w:r>
      <w:proofErr w:type="spellStart"/>
      <w:r w:rsidR="005378A0">
        <w:rPr>
          <w:rStyle w:val="FunctionTok"/>
          <w:rFonts w:cs="Consolas"/>
        </w:rPr>
        <w:t>fct_rev</w:t>
      </w:r>
      <w:proofErr w:type="spellEnd"/>
      <w:r w:rsidR="005378A0" w:rsidRPr="00E15C3C">
        <w:rPr>
          <w:rStyle w:val="NormalTok"/>
          <w:rFonts w:cs="Consolas"/>
        </w:rPr>
        <w:t>(</w:t>
      </w:r>
      <w:proofErr w:type="spellStart"/>
      <w:r w:rsidR="007C0A0D" w:rsidRPr="00E15C3C">
        <w:rPr>
          <w:rStyle w:val="NormalTok"/>
          <w:rFonts w:cs="Consolas"/>
        </w:rPr>
        <w:t>Lux_range</w:t>
      </w:r>
      <w:proofErr w:type="spellEnd"/>
      <w:r w:rsidR="005378A0">
        <w:rPr>
          <w:rStyle w:val="NormalTok"/>
          <w:rFonts w:cs="Consolas"/>
        </w:rPr>
        <w:t>)</w:t>
      </w:r>
      <w:r w:rsidR="007C0A0D" w:rsidRPr="00E15C3C">
        <w:rPr>
          <w:rStyle w:val="NormalTok"/>
          <w:rFonts w:cs="Consolas"/>
        </w:rPr>
        <w:t>,</w:t>
      </w:r>
      <w:r w:rsidR="007C0A0D" w:rsidRPr="00E15C3C">
        <w:rPr>
          <w:rFonts w:cs="Consolas"/>
        </w:rPr>
        <w:br/>
      </w:r>
      <w:r w:rsidR="00680FB8">
        <w:rPr>
          <w:rStyle w:val="NormalTok"/>
        </w:rPr>
        <w:t>9</w:t>
      </w:r>
      <w:r w:rsidR="00680FB8">
        <w:rPr>
          <w:rStyle w:val="NormalTok"/>
          <w:rFonts w:cs="Consolas"/>
        </w:rPr>
        <w:t xml:space="preserve"> </w:t>
      </w:r>
      <w:r w:rsidR="007C0A0D" w:rsidRPr="00E15C3C">
        <w:rPr>
          <w:rStyle w:val="NormalTok"/>
          <w:rFonts w:cs="Consolas"/>
        </w:rPr>
        <w:t xml:space="preserve">          </w:t>
      </w:r>
      <w:ins w:id="683" w:author="Johannes Zauner" w:date="2026-04-01T16:56:00Z" w16du:dateUtc="2026-04-01T14:56:00Z">
        <w:r w:rsidR="00E01F15">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alpha =</w:t>
      </w:r>
      <w:r w:rsidR="007C0A0D" w:rsidRPr="00E15C3C">
        <w:rPr>
          <w:rStyle w:val="NormalTok"/>
          <w:rFonts w:cs="Consolas"/>
        </w:rPr>
        <w:t xml:space="preserve"> </w:t>
      </w:r>
      <w:r w:rsidR="007C0A0D" w:rsidRPr="00E15C3C">
        <w:rPr>
          <w:rStyle w:val="FloatTok"/>
          <w:rFonts w:cs="Consolas"/>
        </w:rPr>
        <w:t>0.75</w:t>
      </w:r>
      <w:r w:rsidR="007C0A0D" w:rsidRPr="00E15C3C">
        <w:rPr>
          <w:rStyle w:val="NormalTok"/>
          <w:rFonts w:cs="Consolas"/>
        </w:rPr>
        <w:t xml:space="preserve">, </w:t>
      </w:r>
      <w:proofErr w:type="spellStart"/>
      <w:r w:rsidR="007C0A0D" w:rsidRPr="00E15C3C">
        <w:rPr>
          <w:rStyle w:val="AttributeTok"/>
          <w:rFonts w:cs="Consolas"/>
        </w:rPr>
        <w:t>ymin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3</w:t>
      </w:r>
      <w:r w:rsidR="007C0A0D" w:rsidRPr="00E15C3C">
        <w:rPr>
          <w:rStyle w:val="NormalTok"/>
          <w:rFonts w:cs="Consolas"/>
        </w:rPr>
        <w:t xml:space="preserve">, </w:t>
      </w:r>
      <w:proofErr w:type="spellStart"/>
      <w:r w:rsidR="007C0A0D" w:rsidRPr="00E15C3C">
        <w:rPr>
          <w:rStyle w:val="AttributeTok"/>
          <w:rFonts w:cs="Consolas"/>
        </w:rPr>
        <w:t>ymax</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4</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0</w:t>
      </w:r>
      <w:r w:rsidR="007C0A0D" w:rsidRPr="00E15C3C">
        <w:rPr>
          <w:rStyle w:val="NormalTok"/>
          <w:rFonts w:cs="Consolas"/>
        </w:rPr>
        <w:t xml:space="preserve">  </w:t>
      </w:r>
      <w:proofErr w:type="spellStart"/>
      <w:r w:rsidR="007C0A0D" w:rsidRPr="00E15C3C">
        <w:rPr>
          <w:rStyle w:val="FunctionTok"/>
          <w:rFonts w:cs="Consolas"/>
        </w:rPr>
        <w:t>scale_fill_viridis_d</w:t>
      </w:r>
      <w:proofErr w:type="spellEnd"/>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1</w:t>
      </w:r>
      <w:r w:rsidR="007C0A0D" w:rsidRPr="00E15C3C">
        <w:rPr>
          <w:rStyle w:val="NormalTok"/>
          <w:rFonts w:cs="Consolas"/>
        </w:rPr>
        <w:t xml:space="preserve">  </w:t>
      </w:r>
      <w:r w:rsidR="007C0A0D" w:rsidRPr="00E15C3C">
        <w:rPr>
          <w:rStyle w:val="FunctionTok"/>
          <w:rFonts w:cs="Consolas"/>
        </w:rPr>
        <w:t>labs</w:t>
      </w:r>
      <w:r w:rsidR="007C0A0D" w:rsidRPr="00E15C3C">
        <w:rPr>
          <w:rStyle w:val="NormalTok"/>
          <w:rFonts w:cs="Consolas"/>
        </w:rPr>
        <w:t>(</w:t>
      </w:r>
      <w:r w:rsidR="007C0A0D" w:rsidRPr="00E15C3C">
        <w:rPr>
          <w:rStyle w:val="AttributeTok"/>
          <w:rFonts w:cs="Consolas"/>
        </w:rPr>
        <w:t>fill =</w:t>
      </w:r>
      <w:r w:rsidR="007C0A0D" w:rsidRPr="00E15C3C">
        <w:rPr>
          <w:rStyle w:val="NormalTok"/>
          <w:rFonts w:cs="Consolas"/>
        </w:rPr>
        <w:t xml:space="preserve"> </w:t>
      </w:r>
      <w:r w:rsidR="007C0A0D" w:rsidRPr="00E15C3C">
        <w:rPr>
          <w:rStyle w:val="StringTok"/>
          <w:rFonts w:cs="Consolas"/>
        </w:rPr>
        <w:t>"Illuminance range"</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2</w:t>
      </w:r>
      <w:r w:rsidR="007C0A0D" w:rsidRPr="00E15C3C">
        <w:rPr>
          <w:rStyle w:val="NormalTok"/>
          <w:rFonts w:cs="Consolas"/>
        </w:rPr>
        <w:t xml:space="preserve">  </w:t>
      </w:r>
      <w:r w:rsidR="007C0A0D" w:rsidRPr="00E15C3C">
        <w:rPr>
          <w:rStyle w:val="FunctionTok"/>
          <w:rFonts w:cs="Consolas"/>
        </w:rPr>
        <w:t>theme</w:t>
      </w:r>
      <w:r w:rsidR="007C0A0D" w:rsidRPr="00E15C3C">
        <w:rPr>
          <w:rStyle w:val="NormalTok"/>
          <w:rFonts w:cs="Consolas"/>
        </w:rPr>
        <w:t>(</w:t>
      </w:r>
      <w:proofErr w:type="spellStart"/>
      <w:r w:rsidR="007C0A0D" w:rsidRPr="00E15C3C">
        <w:rPr>
          <w:rStyle w:val="AttributeTok"/>
          <w:rFonts w:cs="Consolas"/>
        </w:rPr>
        <w:t>legend.position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"bottom"</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3</w:t>
      </w:r>
      <w:r w:rsidR="007C0A0D" w:rsidRPr="00E15C3C">
        <w:rPr>
          <w:rStyle w:val="NormalTok"/>
          <w:rFonts w:cs="Consolas"/>
        </w:rPr>
        <w:t xml:space="preserve">  </w:t>
      </w:r>
      <w:proofErr w:type="spellStart"/>
      <w:r w:rsidR="007C0A0D" w:rsidRPr="00E15C3C">
        <w:rPr>
          <w:rStyle w:val="FunctionTok"/>
          <w:rFonts w:cs="Consolas"/>
        </w:rPr>
        <w:t>coord_cartesian</w:t>
      </w:r>
      <w:proofErr w:type="spellEnd"/>
      <w:r w:rsidR="007C0A0D" w:rsidRPr="00E15C3C">
        <w:rPr>
          <w:rStyle w:val="NormalTok"/>
          <w:rFonts w:cs="Consolas"/>
        </w:rPr>
        <w:t>(</w:t>
      </w:r>
      <w:proofErr w:type="spellStart"/>
      <w:r w:rsidR="007C0A0D" w:rsidRPr="00E15C3C">
        <w:rPr>
          <w:rStyle w:val="AttributeTok"/>
          <w:rFonts w:cs="Consolas"/>
        </w:rPr>
        <w:t>xlim</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8</w:t>
      </w:r>
      <w:r w:rsidR="007C0A0D" w:rsidRPr="00E15C3C">
        <w:rPr>
          <w:rStyle w:val="NormalTok"/>
          <w:rFonts w:cs="Consolas"/>
        </w:rPr>
        <w:t xml:space="preserve">, </w:t>
      </w:r>
      <w:r w:rsidR="007C0A0D" w:rsidRPr="00E15C3C">
        <w:rPr>
          <w:rStyle w:val="FloatTok"/>
          <w:rFonts w:cs="Consolas"/>
        </w:rPr>
        <w:t>19.5</w:t>
      </w:r>
      <w:r w:rsidR="007C0A0D" w:rsidRPr="00E15C3C">
        <w:rPr>
          <w:rStyle w:val="NormalTok"/>
          <w:rFonts w:cs="Consolas"/>
        </w:rPr>
        <w:t>)</w:t>
      </w:r>
      <w:r w:rsidR="007C0A0D" w:rsidRPr="00E15C3C">
        <w:rPr>
          <w:rStyle w:val="SpecialCharTok"/>
          <w:rFonts w:cs="Consolas"/>
        </w:rPr>
        <w:t>*</w:t>
      </w:r>
      <w:r w:rsidR="007C0A0D" w:rsidRPr="00E15C3C">
        <w:rPr>
          <w:rStyle w:val="DecValTok"/>
          <w:rFonts w:cs="Consolas"/>
        </w:rPr>
        <w:t>3600</w:t>
      </w:r>
      <w:r w:rsidR="007C0A0D" w:rsidRPr="00E15C3C">
        <w:rPr>
          <w:rStyle w:val="NormalTok"/>
          <w:rFonts w:cs="Consolas"/>
        </w:rPr>
        <w:t>)</w:t>
      </w:r>
    </w:p>
    <w:bookmarkEnd w:id="681"/>
    <w:p w14:paraId="5C7914D8" w14:textId="77777777" w:rsidR="002944F4" w:rsidRPr="0047611C" w:rsidRDefault="002944F4" w:rsidP="002944F4">
      <w:pPr>
        <w:pStyle w:val="DefinitionTerm"/>
        <w:rPr>
          <w:b w:val="0"/>
          <w:bCs/>
        </w:rPr>
      </w:pPr>
      <w:r w:rsidRPr="00C673E9">
        <w:rPr>
          <w:rFonts w:ascii="Arial" w:hAnsi="Arial" w:cs="Arial"/>
        </w:rPr>
        <w:t>Line 2</w:t>
      </w:r>
      <w:r>
        <w:rPr>
          <w:rFonts w:ascii="Arial" w:hAnsi="Arial" w:cs="Arial"/>
        </w:rPr>
        <w:t xml:space="preserve"> </w:t>
      </w:r>
      <w:r w:rsidRPr="0047611C">
        <w:rPr>
          <w:b w:val="0"/>
          <w:bCs/>
        </w:rPr>
        <w:t>Aggregating data to 5-minute bins</w:t>
      </w:r>
    </w:p>
    <w:p w14:paraId="2C21830E" w14:textId="77777777" w:rsidR="002944F4" w:rsidRPr="0047611C" w:rsidRDefault="002944F4" w:rsidP="002944F4">
      <w:pPr>
        <w:pStyle w:val="DefinitionTerm"/>
        <w:rPr>
          <w:b w:val="0"/>
          <w:bCs/>
        </w:rPr>
      </w:pPr>
      <w:r w:rsidRPr="00C673E9">
        <w:rPr>
          <w:rFonts w:ascii="Arial" w:hAnsi="Arial" w:cs="Arial"/>
        </w:rPr>
        <w:t>Line 3</w:t>
      </w:r>
      <w:r>
        <w:rPr>
          <w:rFonts w:ascii="Arial" w:hAnsi="Arial" w:cs="Arial"/>
        </w:rPr>
        <w:t xml:space="preserve"> </w:t>
      </w:r>
      <w:r w:rsidRPr="0047611C">
        <w:rPr>
          <w:b w:val="0"/>
          <w:bCs/>
        </w:rPr>
        <w:t>Removing the indoor condition</w:t>
      </w:r>
    </w:p>
    <w:p w14:paraId="1CAD68BC" w14:textId="77777777" w:rsidR="002944F4" w:rsidRPr="0047611C" w:rsidRDefault="002944F4" w:rsidP="002944F4">
      <w:pPr>
        <w:pStyle w:val="DefinitionTerm"/>
        <w:rPr>
          <w:b w:val="0"/>
          <w:bCs/>
        </w:rPr>
      </w:pPr>
      <w:r w:rsidRPr="00C673E9">
        <w:rPr>
          <w:rFonts w:ascii="Arial" w:hAnsi="Arial" w:cs="Arial"/>
        </w:rPr>
        <w:t>Lines 4-7</w:t>
      </w:r>
      <w:r>
        <w:rPr>
          <w:rFonts w:ascii="Arial" w:hAnsi="Arial" w:cs="Arial"/>
        </w:rPr>
        <w:t xml:space="preserve"> </w:t>
      </w:r>
      <w:r w:rsidRPr="0047611C">
        <w:rPr>
          <w:b w:val="0"/>
          <w:bCs/>
        </w:rPr>
        <w:t>Setting up the basic plot</w:t>
      </w:r>
    </w:p>
    <w:p w14:paraId="4397B410" w14:textId="77777777" w:rsidR="002944F4" w:rsidRPr="0047611C" w:rsidRDefault="002944F4" w:rsidP="002944F4">
      <w:pPr>
        <w:pStyle w:val="DefinitionTerm"/>
        <w:rPr>
          <w:b w:val="0"/>
          <w:bCs/>
        </w:rPr>
      </w:pPr>
      <w:r w:rsidRPr="00C673E9">
        <w:rPr>
          <w:rFonts w:ascii="Arial" w:hAnsi="Arial" w:cs="Arial"/>
        </w:rPr>
        <w:t>Lines 8-9</w:t>
      </w:r>
      <w:r>
        <w:rPr>
          <w:rFonts w:ascii="Arial" w:hAnsi="Arial" w:cs="Arial"/>
        </w:rPr>
        <w:t xml:space="preserve"> </w:t>
      </w:r>
      <w:r w:rsidRPr="0047611C">
        <w:rPr>
          <w:b w:val="0"/>
          <w:bCs/>
        </w:rPr>
        <w:t>Adding state information on the illuminance ranges</w:t>
      </w:r>
    </w:p>
    <w:p w14:paraId="2DE39365" w14:textId="77777777" w:rsidR="002944F4" w:rsidRDefault="002944F4" w:rsidP="002944F4">
      <w:pPr>
        <w:pStyle w:val="DefinitionTerm"/>
        <w:rPr>
          <w:b w:val="0"/>
          <w:bCs/>
        </w:rPr>
      </w:pPr>
      <w:r w:rsidRPr="00C673E9">
        <w:rPr>
          <w:rFonts w:ascii="Arial" w:hAnsi="Arial" w:cs="Arial"/>
        </w:rPr>
        <w:t>Line 13</w:t>
      </w:r>
      <w:r>
        <w:rPr>
          <w:rFonts w:ascii="Arial" w:hAnsi="Arial" w:cs="Arial"/>
        </w:rPr>
        <w:t xml:space="preserve"> </w:t>
      </w:r>
      <w:r w:rsidRPr="0047611C">
        <w:rPr>
          <w:b w:val="0"/>
          <w:bCs/>
        </w:rPr>
        <w:t>Setting the x-axis limits to cover daytime hours</w:t>
      </w:r>
    </w:p>
    <w:p w14:paraId="665381EF" w14:textId="77777777" w:rsidR="002944F4" w:rsidRDefault="002944F4" w:rsidP="00E15C3C">
      <w:pPr>
        <w:spacing w:after="0"/>
        <w:rPr>
          <w:rStyle w:val="Hervorhebung"/>
        </w:rPr>
      </w:pPr>
    </w:p>
    <w:p w14:paraId="01725771" w14:textId="5C05D1EE" w:rsidR="00791C3D" w:rsidRDefault="006B2402" w:rsidP="00C86C21">
      <w:pPr>
        <w:spacing w:after="0"/>
        <w:rPr>
          <w:rStyle w:val="Hervorhebung"/>
          <w:rFonts w:ascii="Consolas" w:hAnsi="Consolas"/>
          <w:sz w:val="22"/>
        </w:rPr>
      </w:pPr>
      <w:r>
        <w:rPr>
          <w:i/>
          <w:iCs/>
          <w:noProof/>
        </w:rPr>
        <w:drawing>
          <wp:inline distT="0" distB="0" distL="0" distR="0" wp14:anchorId="4F2C0A26" wp14:editId="1F854761">
            <wp:extent cx="5728335" cy="4455371"/>
            <wp:effectExtent l="0" t="0" r="0" b="0"/>
            <wp:docPr id="193755425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4255" name="Grafik 1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28335" cy="4455371"/>
                    </a:xfrm>
                    <a:prstGeom prst="rect">
                      <a:avLst/>
                    </a:prstGeom>
                  </pic:spPr>
                </pic:pic>
              </a:graphicData>
            </a:graphic>
          </wp:inline>
        </w:drawing>
      </w:r>
    </w:p>
    <w:p w14:paraId="1A9131B1" w14:textId="00123791" w:rsidR="000A1F9E" w:rsidRDefault="000A1F9E" w:rsidP="00C86C21">
      <w:pPr>
        <w:spacing w:after="0"/>
        <w:rPr>
          <w:rStyle w:val="Hervorhebung"/>
        </w:rPr>
      </w:pPr>
      <w:r w:rsidRPr="000A1F9E">
        <w:rPr>
          <w:rStyle w:val="Hervorhebung"/>
        </w:rPr>
        <w:t>Figure </w:t>
      </w:r>
      <w:r w:rsidR="008068B9">
        <w:rPr>
          <w:rStyle w:val="Hervorhebung"/>
        </w:rPr>
        <w:t>10</w:t>
      </w:r>
      <w:r w:rsidRPr="000A1F9E">
        <w:rPr>
          <w:rStyle w:val="Hervorhebung"/>
        </w:rPr>
        <w:t>: Outdoor light exposure over time</w:t>
      </w:r>
      <w:r w:rsidR="00D234D5">
        <w:rPr>
          <w:rStyle w:val="Hervorhebung"/>
        </w:rPr>
        <w:t xml:space="preserve"> with 2-minute interval</w:t>
      </w:r>
      <w:r w:rsidRPr="000A1F9E">
        <w:rPr>
          <w:rStyle w:val="Hervorhebung"/>
        </w:rPr>
        <w:t>. Colored bands indicate periods when illuminance exceeded outdoor thresholds</w:t>
      </w:r>
      <w:r w:rsidR="00D234D5">
        <w:rPr>
          <w:rStyle w:val="Hervorhebung"/>
        </w:rPr>
        <w:t xml:space="preserve"> for at least </w:t>
      </w:r>
      <w:r w:rsidR="00C42C05">
        <w:rPr>
          <w:rStyle w:val="Hervorhebung"/>
        </w:rPr>
        <w:t>half</w:t>
      </w:r>
      <w:r w:rsidR="00D234D5">
        <w:rPr>
          <w:rStyle w:val="Hervorhebung"/>
        </w:rPr>
        <w:t xml:space="preserve"> of each interval</w:t>
      </w:r>
      <w:r w:rsidRPr="000A1F9E">
        <w:rPr>
          <w:rStyle w:val="Hervorhebung"/>
        </w:rPr>
        <w:t>: violet for ≥1000 lx, green for ≥2000 lx, and yellow for ≥3000 lx. Grey shaded regions denote night (from civil dusk to dawn).</w:t>
      </w:r>
    </w:p>
    <w:p w14:paraId="04F1DA4B" w14:textId="77777777" w:rsidR="00011D23" w:rsidRDefault="00011D23" w:rsidP="007C0A0D">
      <w:pPr>
        <w:pStyle w:val="berschrift4"/>
      </w:pPr>
      <w:bookmarkStart w:id="684" w:name="Xe956c63c688b119a4f591fc9aa43a2e7ac8102b"/>
      <w:bookmarkEnd w:id="680"/>
    </w:p>
    <w:p w14:paraId="0BFB6BC1" w14:textId="0EDB0F97" w:rsidR="007C0A0D" w:rsidRPr="00C673E9" w:rsidRDefault="007C0A0D" w:rsidP="007C0A0D">
      <w:pPr>
        <w:pStyle w:val="berschrift4"/>
      </w:pPr>
      <w:r w:rsidRPr="00C673E9">
        <w:t>Frequency of transitions from indoor to outdoor light</w:t>
      </w:r>
    </w:p>
    <w:p w14:paraId="47617BBE" w14:textId="77777777" w:rsidR="007C0A0D" w:rsidRPr="00E15C3C" w:rsidRDefault="007C0A0D" w:rsidP="007C0A0D">
      <w:pPr>
        <w:pStyle w:val="FirstParagraph"/>
      </w:pPr>
      <w:r w:rsidRPr="00E15C3C">
        <w:t xml:space="preserve">We next consider how often the subject moved from an indoor light environment to an outdoor-equivalent environment. We operationally define an “outdoor transition” as a change from &lt;1000 lx to ≥1000 lx. Using the cleaned </w:t>
      </w:r>
      <w:r w:rsidRPr="00E15C3C">
        <w:rPr>
          <w:rStyle w:val="VerbatimChar"/>
        </w:rPr>
        <w:t>VEET</w:t>
      </w:r>
      <w:r w:rsidRPr="00E15C3C">
        <w:t xml:space="preserve"> data, we extract all instances where illuminance crosses that threshold from below to above.</w:t>
      </w:r>
    </w:p>
    <w:p w14:paraId="01D4FD72" w14:textId="1AC5A662" w:rsidR="007C0A0D" w:rsidRPr="00E15C3C" w:rsidRDefault="00383602" w:rsidP="007C0A0D">
      <w:pPr>
        <w:pStyle w:val="Textkrper"/>
      </w:pPr>
      <w:r w:rsidRPr="00C86C21">
        <w:rPr>
          <w:b/>
          <w:bCs/>
        </w:rPr>
        <w:t>Table 12</w:t>
      </w:r>
      <w:r w:rsidR="007C0A0D" w:rsidRPr="00E15C3C">
        <w:t xml:space="preserve"> shows the average number of such transitions per day. Note that if data are recorded at a fine temporal resolution (5 s here), very brief excursions above 1000 lx could count as transitions and inflate this number. Indeed, the initial count is </w:t>
      </w:r>
      <w:proofErr w:type="gramStart"/>
      <w:r w:rsidR="007C0A0D" w:rsidRPr="00E15C3C">
        <w:t>fairly high</w:t>
      </w:r>
      <w:proofErr w:type="gramEnd"/>
      <w:r w:rsidR="007C0A0D" w:rsidRPr="00E15C3C">
        <w:t>, reflecting fleeting spikes above 1000 lx that might not represent meaningful outdoor exposures.</w:t>
      </w:r>
    </w:p>
    <w:p w14:paraId="630BB496" w14:textId="497389C5" w:rsidR="007C0A0D" w:rsidRPr="00C86C21" w:rsidRDefault="005679EF" w:rsidP="00F61D20">
      <w:pPr>
        <w:pStyle w:val="SourceCode"/>
        <w:spacing w:line="240" w:lineRule="auto"/>
        <w:rPr>
          <w:b/>
          <w:bCs/>
          <w:lang w:val="de-DE"/>
        </w:rPr>
      </w:pPr>
      <w:bookmarkStart w:id="685" w:name="annotated-cell-18"/>
      <w:proofErr w:type="spellStart"/>
      <w:r w:rsidRPr="005679EF">
        <w:rPr>
          <w:b/>
          <w:bCs/>
          <w:lang w:val="de-DE"/>
        </w:rPr>
        <w:t>Calculate</w:t>
      </w:r>
      <w:proofErr w:type="spellEnd"/>
      <w:r w:rsidRPr="005679EF">
        <w:rPr>
          <w:b/>
          <w:bCs/>
          <w:lang w:val="de-DE"/>
        </w:rPr>
        <w:t xml:space="preserve"> </w:t>
      </w:r>
      <w:proofErr w:type="spellStart"/>
      <w:r w:rsidRPr="005679EF">
        <w:rPr>
          <w:b/>
          <w:bCs/>
          <w:lang w:val="de-DE"/>
        </w:rPr>
        <w:t>the</w:t>
      </w:r>
      <w:proofErr w:type="spellEnd"/>
      <w:r w:rsidRPr="005679EF">
        <w:rPr>
          <w:b/>
          <w:bCs/>
          <w:lang w:val="de-DE"/>
        </w:rPr>
        <w:t xml:space="preserve"> </w:t>
      </w:r>
      <w:proofErr w:type="spellStart"/>
      <w:r w:rsidRPr="005679EF">
        <w:rPr>
          <w:b/>
          <w:bCs/>
          <w:lang w:val="de-DE"/>
        </w:rPr>
        <w:t>number</w:t>
      </w:r>
      <w:proofErr w:type="spellEnd"/>
      <w:r w:rsidRPr="005679EF">
        <w:rPr>
          <w:b/>
          <w:bCs/>
          <w:lang w:val="de-DE"/>
        </w:rPr>
        <w:t xml:space="preserve"> </w:t>
      </w:r>
      <w:proofErr w:type="spellStart"/>
      <w:r w:rsidRPr="005679EF">
        <w:rPr>
          <w:b/>
          <w:bCs/>
          <w:lang w:val="de-DE"/>
        </w:rPr>
        <w:t>of</w:t>
      </w:r>
      <w:proofErr w:type="spellEnd"/>
      <w:r w:rsidRPr="005679EF">
        <w:rPr>
          <w:b/>
          <w:bCs/>
          <w:lang w:val="de-DE"/>
        </w:rPr>
        <w:t xml:space="preserve"> </w:t>
      </w:r>
      <w:proofErr w:type="spellStart"/>
      <w:r w:rsidRPr="005679EF">
        <w:rPr>
          <w:b/>
          <w:bCs/>
          <w:lang w:val="de-DE"/>
        </w:rPr>
        <w:t>transitions</w:t>
      </w:r>
      <w:proofErr w:type="spellEnd"/>
      <w:r w:rsidRPr="005679EF">
        <w:rPr>
          <w:b/>
          <w:bCs/>
          <w:lang w:val="de-DE"/>
        </w:rPr>
        <w:t xml:space="preserve"> </w:t>
      </w:r>
      <w:proofErr w:type="spellStart"/>
      <w:r w:rsidRPr="005679EF">
        <w:rPr>
          <w:b/>
          <w:bCs/>
          <w:lang w:val="de-DE"/>
        </w:rPr>
        <w:t>from</w:t>
      </w:r>
      <w:proofErr w:type="spellEnd"/>
      <w:r w:rsidRPr="005679EF">
        <w:rPr>
          <w:b/>
          <w:bCs/>
          <w:lang w:val="de-DE"/>
        </w:rPr>
        <w:t xml:space="preserve"> indoor </w:t>
      </w:r>
      <w:proofErr w:type="spellStart"/>
      <w:r w:rsidRPr="005679EF">
        <w:rPr>
          <w:b/>
          <w:bCs/>
          <w:lang w:val="de-DE"/>
        </w:rPr>
        <w:t>to</w:t>
      </w:r>
      <w:proofErr w:type="spellEnd"/>
      <w:r w:rsidRPr="005679EF">
        <w:rPr>
          <w:b/>
          <w:bCs/>
          <w:lang w:val="de-DE"/>
        </w:rPr>
        <w:t xml:space="preserve"> </w:t>
      </w:r>
      <w:proofErr w:type="spellStart"/>
      <w:r w:rsidRPr="005679EF">
        <w:rPr>
          <w:b/>
          <w:bCs/>
          <w:lang w:val="de-DE"/>
        </w:rPr>
        <w:t>outdoor</w:t>
      </w:r>
      <w:proofErr w:type="spellEnd"/>
      <w:r w:rsidR="008C4DD3">
        <w:rPr>
          <w:rStyle w:val="NormalTok"/>
        </w:rPr>
        <w:br/>
      </w:r>
      <w:r w:rsidR="003D6605">
        <w:rPr>
          <w:rStyle w:val="NormalTok"/>
        </w:rPr>
        <w:t>1</w:t>
      </w:r>
      <w:r w:rsidR="003D6605">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Style w:val="NormalTok"/>
          <w:rFonts w:cs="Consolas"/>
        </w:rPr>
        <w:br/>
      </w:r>
      <w:r w:rsidR="003D6605">
        <w:rPr>
          <w:rStyle w:val="NormalTok"/>
        </w:rPr>
        <w:t>2</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extract_states</w:t>
      </w:r>
      <w:proofErr w:type="spellEnd"/>
      <w:r w:rsidR="007C0A0D" w:rsidRPr="00E15C3C">
        <w:rPr>
          <w:rStyle w:val="NormalTok"/>
          <w:rFonts w:cs="Consolas"/>
        </w:rPr>
        <w:t xml:space="preserve">(Outdoor, 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proofErr w:type="spellStart"/>
      <w:r w:rsidR="007C0A0D" w:rsidRPr="00E15C3C">
        <w:rPr>
          <w:rStyle w:val="AttributeTok"/>
          <w:rFonts w:cs="Consolas"/>
        </w:rPr>
        <w:t>group.by.state</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3D6605">
        <w:rPr>
          <w:rStyle w:val="NormalTok"/>
        </w:rPr>
        <w:t>3</w:t>
      </w:r>
      <w:r w:rsidR="003D6605">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 xml:space="preserve">(Outdoor) </w:t>
      </w:r>
      <w:r w:rsidR="007C0A0D" w:rsidRPr="00E15C3C">
        <w:rPr>
          <w:rStyle w:val="SpecialCharTok"/>
          <w:rFonts w:cs="Consolas"/>
        </w:rPr>
        <w:t>&amp;</w:t>
      </w:r>
      <w:r w:rsidR="007C0A0D" w:rsidRPr="00E15C3C">
        <w:rPr>
          <w:rStyle w:val="NormalTok"/>
          <w:rFonts w:cs="Consolas"/>
        </w:rPr>
        <w:t xml:space="preserve"> Outdoor) </w:t>
      </w:r>
      <w:r w:rsidR="007C0A0D" w:rsidRPr="00E15C3C">
        <w:rPr>
          <w:rStyle w:val="SpecialCharTok"/>
          <w:rFonts w:cs="Consolas"/>
        </w:rPr>
        <w:t>|&gt;</w:t>
      </w:r>
      <w:r w:rsidR="007C0A0D" w:rsidRPr="00E15C3C">
        <w:rPr>
          <w:rFonts w:cs="Consolas"/>
        </w:rPr>
        <w:br/>
      </w:r>
      <w:r w:rsidR="003D6605">
        <w:rPr>
          <w:rStyle w:val="NormalTok"/>
        </w:rPr>
        <w:t>4</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summarize_numeric</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r w:rsidR="003D6605">
        <w:rPr>
          <w:rStyle w:val="NormalTok"/>
        </w:rPr>
        <w:t>5</w:t>
      </w:r>
      <w:r w:rsidR="003D6605">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"Outdoor"</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r w:rsidR="003D6605">
        <w:rPr>
          <w:rStyle w:val="NormalTok"/>
        </w:rPr>
        <w:t>6</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add.total.duration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7</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mean_daily</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8</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gt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9</w:t>
      </w:r>
      <w:r w:rsidR="003D6605">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fmt_number</w:t>
      </w:r>
      <w:proofErr w:type="spellEnd"/>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1</w:t>
      </w:r>
      <w:r w:rsidR="003D6605">
        <w:rPr>
          <w:rStyle w:val="NormalTok"/>
          <w:rFonts w:cs="Consolas"/>
        </w:rPr>
        <w:t>0</w:t>
      </w:r>
      <w:r w:rsidR="007C0A0D" w:rsidRPr="00E15C3C">
        <w:rPr>
          <w:rStyle w:val="NormalTok"/>
          <w:rFonts w:cs="Consolas"/>
        </w:rPr>
        <w:t xml:space="preserve">  </w:t>
      </w:r>
      <w:proofErr w:type="spellStart"/>
      <w:r w:rsidR="007C0A0D" w:rsidRPr="00E15C3C">
        <w:rPr>
          <w:rStyle w:val="FunctionTok"/>
          <w:rFonts w:cs="Consolas"/>
        </w:rPr>
        <w:t>fmt_duration</w:t>
      </w:r>
      <w:proofErr w:type="spellEnd"/>
      <w:r w:rsidR="007C0A0D" w:rsidRPr="00E15C3C">
        <w:rPr>
          <w:rStyle w:val="NormalTok"/>
          <w:rFonts w:cs="Consolas"/>
        </w:rPr>
        <w:t>(</w:t>
      </w:r>
      <w:r w:rsidR="003D6605">
        <w:rPr>
          <w:rStyle w:val="NormalTok"/>
          <w:rFonts w:cs="Consolas"/>
        </w:rPr>
        <w:br/>
      </w:r>
      <w:r w:rsidR="003D6605">
        <w:rPr>
          <w:rStyle w:val="NormalTok"/>
        </w:rPr>
        <w:t>1</w:t>
      </w:r>
      <w:r w:rsidR="003D6605">
        <w:rPr>
          <w:rStyle w:val="NormalTok"/>
          <w:rFonts w:cs="Consolas"/>
        </w:rPr>
        <w:t xml:space="preserve">1   </w:t>
      </w:r>
      <w:r w:rsidR="007C0A0D" w:rsidRPr="00E15C3C">
        <w:rPr>
          <w:rStyle w:val="StringTok"/>
          <w:rFonts w:cs="Consolas"/>
        </w:rPr>
        <w:t>`</w:t>
      </w:r>
      <w:r w:rsidR="007C0A0D" w:rsidRPr="00E15C3C">
        <w:rPr>
          <w:rStyle w:val="AttributeTok"/>
          <w:rFonts w:cs="Consolas"/>
        </w:rPr>
        <w:t>mean epoch</w:t>
      </w:r>
      <w:r w:rsidR="007C0A0D" w:rsidRPr="00E15C3C">
        <w:rPr>
          <w:rStyle w:val="StringTok"/>
          <w:rFonts w:cs="Consolas"/>
        </w:rPr>
        <w:t>`</w:t>
      </w:r>
      <w:r w:rsidR="007C0A0D" w:rsidRPr="00E15C3C">
        <w:rPr>
          <w:rStyle w:val="NormalTok"/>
          <w:rFonts w:cs="Consolas"/>
        </w:rPr>
        <w:t xml:space="preserve">, </w:t>
      </w:r>
      <w:proofErr w:type="spellStart"/>
      <w:r w:rsidR="007C0A0D" w:rsidRPr="00E15C3C">
        <w:rPr>
          <w:rStyle w:val="AttributeTok"/>
          <w:rFonts w:cs="Consolas"/>
        </w:rPr>
        <w:t>input_units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"seconds"</w:t>
      </w:r>
      <w:r w:rsidR="007C0A0D" w:rsidRPr="00E15C3C">
        <w:rPr>
          <w:rStyle w:val="NormalTok"/>
          <w:rFonts w:cs="Consolas"/>
        </w:rPr>
        <w:t xml:space="preserve">, </w:t>
      </w:r>
      <w:proofErr w:type="spellStart"/>
      <w:r w:rsidR="007C0A0D" w:rsidRPr="00E15C3C">
        <w:rPr>
          <w:rStyle w:val="AttributeTok"/>
          <w:rFonts w:cs="Consolas"/>
        </w:rPr>
        <w:t>output_units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"seconds"</w:t>
      </w:r>
      <w:r w:rsidR="003D6605">
        <w:rPr>
          <w:rStyle w:val="StringTok"/>
          <w:rFonts w:cs="Consolas"/>
        </w:rPr>
        <w:br/>
      </w:r>
      <w:r w:rsidR="003D6605">
        <w:rPr>
          <w:rStyle w:val="NormalTok"/>
        </w:rPr>
        <w:t xml:space="preserve">12  </w:t>
      </w:r>
      <w:r w:rsidR="007C0A0D" w:rsidRPr="00E15C3C">
        <w:rPr>
          <w:rStyle w:val="NormalTok"/>
          <w:rFonts w:cs="Consolas"/>
        </w:rPr>
        <w:t>)</w:t>
      </w:r>
    </w:p>
    <w:bookmarkEnd w:id="685"/>
    <w:p w14:paraId="6B5B87F4" w14:textId="707921B5" w:rsidR="007C0A0D" w:rsidRPr="005A2EDF" w:rsidRDefault="007C0A0D" w:rsidP="00C86C21">
      <w:pPr>
        <w:pStyle w:val="DefinitionTerm"/>
        <w:rPr>
          <w:bCs/>
        </w:rPr>
      </w:pPr>
      <w:r w:rsidRPr="00C673E9">
        <w:rPr>
          <w:rFonts w:ascii="Arial" w:hAnsi="Arial" w:cs="Arial"/>
        </w:rPr>
        <w:t>Line 2</w:t>
      </w:r>
      <w:r w:rsidR="0098570A">
        <w:rPr>
          <w:rFonts w:ascii="Arial" w:hAnsi="Arial" w:cs="Arial"/>
        </w:rPr>
        <w:t xml:space="preserve"> </w:t>
      </w:r>
      <w:r w:rsidRPr="00C86C21">
        <w:rPr>
          <w:b w:val="0"/>
          <w:bCs/>
        </w:rPr>
        <w:t>Label each interval as Outdoor (Lux≥1000) or not</w:t>
      </w:r>
    </w:p>
    <w:p w14:paraId="6D028BA1" w14:textId="720F001B" w:rsidR="007C0A0D" w:rsidRPr="00C86C21" w:rsidRDefault="007C0A0D" w:rsidP="0098570A">
      <w:pPr>
        <w:pStyle w:val="DefinitionTerm"/>
        <w:rPr>
          <w:b w:val="0"/>
          <w:bCs/>
        </w:rPr>
      </w:pPr>
      <w:r w:rsidRPr="00C673E9">
        <w:rPr>
          <w:rFonts w:ascii="Arial" w:hAnsi="Arial" w:cs="Arial"/>
        </w:rPr>
        <w:t>Line 3</w:t>
      </w:r>
      <w:r w:rsidR="0098570A">
        <w:rPr>
          <w:rFonts w:ascii="Arial" w:hAnsi="Arial" w:cs="Arial"/>
        </w:rPr>
        <w:t xml:space="preserve"> </w:t>
      </w:r>
      <w:r w:rsidRPr="00C86C21">
        <w:rPr>
          <w:b w:val="0"/>
          <w:bCs/>
        </w:rPr>
        <w:t>Find instances where the previous interval was “indoor” and current is “outdoor”</w:t>
      </w:r>
    </w:p>
    <w:p w14:paraId="220A9144" w14:textId="77777777" w:rsidR="0098570A" w:rsidRPr="0098570A" w:rsidRDefault="0098570A"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1418"/>
        <w:gridCol w:w="1134"/>
      </w:tblGrid>
      <w:tr w:rsidR="009679E3" w:rsidRPr="008664D3" w14:paraId="4B02B214" w14:textId="77777777" w:rsidTr="0047611C">
        <w:trPr>
          <w:cantSplit/>
          <w:tblHeader/>
          <w:jc w:val="center"/>
        </w:trPr>
        <w:tc>
          <w:tcPr>
            <w:tcW w:w="1134" w:type="dxa"/>
            <w:tcBorders>
              <w:bottom w:val="single" w:sz="4" w:space="0" w:color="auto"/>
            </w:tcBorders>
          </w:tcPr>
          <w:p w14:paraId="1D61F615" w14:textId="77777777" w:rsidR="009679E3" w:rsidRPr="008664D3" w:rsidRDefault="009679E3" w:rsidP="0047611C"/>
        </w:tc>
        <w:tc>
          <w:tcPr>
            <w:tcW w:w="1418" w:type="dxa"/>
            <w:tcBorders>
              <w:bottom w:val="single" w:sz="4" w:space="0" w:color="auto"/>
            </w:tcBorders>
          </w:tcPr>
          <w:p w14:paraId="522A40B2" w14:textId="77777777" w:rsidR="009679E3" w:rsidRPr="008664D3" w:rsidRDefault="009679E3" w:rsidP="0047611C">
            <w:pPr>
              <w:rPr>
                <w:b/>
                <w:bCs/>
              </w:rPr>
            </w:pPr>
            <w:r w:rsidRPr="008664D3">
              <w:rPr>
                <w:b/>
                <w:bCs/>
              </w:rPr>
              <w:t>mean epoch</w:t>
            </w:r>
          </w:p>
        </w:tc>
        <w:tc>
          <w:tcPr>
            <w:tcW w:w="1134" w:type="dxa"/>
            <w:tcBorders>
              <w:bottom w:val="single" w:sz="4" w:space="0" w:color="auto"/>
            </w:tcBorders>
          </w:tcPr>
          <w:p w14:paraId="3A00C7ED" w14:textId="77777777" w:rsidR="009679E3" w:rsidRPr="008664D3" w:rsidRDefault="009679E3" w:rsidP="0047611C">
            <w:pPr>
              <w:rPr>
                <w:b/>
                <w:bCs/>
              </w:rPr>
            </w:pPr>
            <w:r w:rsidRPr="008664D3">
              <w:rPr>
                <w:b/>
                <w:bCs/>
              </w:rPr>
              <w:t>episodes</w:t>
            </w:r>
          </w:p>
        </w:tc>
      </w:tr>
      <w:tr w:rsidR="009679E3" w:rsidRPr="008664D3" w14:paraId="2E1F6DA7" w14:textId="77777777" w:rsidTr="0047611C">
        <w:trPr>
          <w:cantSplit/>
          <w:jc w:val="center"/>
        </w:trPr>
        <w:tc>
          <w:tcPr>
            <w:tcW w:w="1134" w:type="dxa"/>
            <w:tcBorders>
              <w:top w:val="single" w:sz="4" w:space="0" w:color="auto"/>
            </w:tcBorders>
          </w:tcPr>
          <w:p w14:paraId="41768115" w14:textId="77777777" w:rsidR="009679E3" w:rsidRPr="008664D3" w:rsidRDefault="009679E3" w:rsidP="0047611C">
            <w:r w:rsidRPr="008664D3">
              <w:t>Mean daily</w:t>
            </w:r>
          </w:p>
        </w:tc>
        <w:tc>
          <w:tcPr>
            <w:tcW w:w="1418" w:type="dxa"/>
            <w:tcBorders>
              <w:top w:val="single" w:sz="4" w:space="0" w:color="auto"/>
            </w:tcBorders>
          </w:tcPr>
          <w:p w14:paraId="7A42D7F8" w14:textId="77777777" w:rsidR="009679E3" w:rsidRPr="008664D3" w:rsidRDefault="009679E3" w:rsidP="0047611C">
            <w:pPr>
              <w:jc w:val="center"/>
            </w:pPr>
            <w:r w:rsidRPr="008664D3">
              <w:t>5s</w:t>
            </w:r>
          </w:p>
        </w:tc>
        <w:tc>
          <w:tcPr>
            <w:tcW w:w="1134" w:type="dxa"/>
            <w:tcBorders>
              <w:top w:val="single" w:sz="4" w:space="0" w:color="auto"/>
            </w:tcBorders>
          </w:tcPr>
          <w:p w14:paraId="71644106" w14:textId="77777777" w:rsidR="009679E3" w:rsidRPr="008664D3" w:rsidRDefault="009679E3" w:rsidP="0047611C">
            <w:pPr>
              <w:jc w:val="center"/>
            </w:pPr>
            <w:r w:rsidRPr="008664D3">
              <w:t>64</w:t>
            </w:r>
          </w:p>
        </w:tc>
      </w:tr>
      <w:tr w:rsidR="009679E3" w:rsidRPr="008664D3" w14:paraId="444356E6" w14:textId="77777777" w:rsidTr="0047611C">
        <w:trPr>
          <w:cantSplit/>
          <w:jc w:val="center"/>
        </w:trPr>
        <w:tc>
          <w:tcPr>
            <w:tcW w:w="1134" w:type="dxa"/>
          </w:tcPr>
          <w:p w14:paraId="06BE7DDB" w14:textId="77777777" w:rsidR="009679E3" w:rsidRPr="008664D3" w:rsidRDefault="009679E3" w:rsidP="0047611C">
            <w:r w:rsidRPr="008664D3">
              <w:t>Weekday</w:t>
            </w:r>
          </w:p>
        </w:tc>
        <w:tc>
          <w:tcPr>
            <w:tcW w:w="1418" w:type="dxa"/>
          </w:tcPr>
          <w:p w14:paraId="54EEFA66" w14:textId="77777777" w:rsidR="009679E3" w:rsidRPr="008664D3" w:rsidRDefault="009679E3" w:rsidP="0047611C">
            <w:pPr>
              <w:jc w:val="center"/>
            </w:pPr>
            <w:r w:rsidRPr="008664D3">
              <w:t>5s</w:t>
            </w:r>
          </w:p>
        </w:tc>
        <w:tc>
          <w:tcPr>
            <w:tcW w:w="1134" w:type="dxa"/>
          </w:tcPr>
          <w:p w14:paraId="6F08EB9A" w14:textId="77777777" w:rsidR="009679E3" w:rsidRPr="008664D3" w:rsidRDefault="009679E3" w:rsidP="0047611C">
            <w:pPr>
              <w:jc w:val="center"/>
            </w:pPr>
            <w:r w:rsidRPr="008664D3">
              <w:t>72</w:t>
            </w:r>
          </w:p>
        </w:tc>
      </w:tr>
      <w:tr w:rsidR="009679E3" w:rsidRPr="008664D3" w14:paraId="439C70AF" w14:textId="77777777" w:rsidTr="0047611C">
        <w:trPr>
          <w:cantSplit/>
          <w:jc w:val="center"/>
        </w:trPr>
        <w:tc>
          <w:tcPr>
            <w:tcW w:w="1134" w:type="dxa"/>
          </w:tcPr>
          <w:p w14:paraId="66699B3B" w14:textId="77777777" w:rsidR="009679E3" w:rsidRPr="008664D3" w:rsidRDefault="009679E3" w:rsidP="0047611C">
            <w:r w:rsidRPr="008664D3">
              <w:t>Weekend</w:t>
            </w:r>
          </w:p>
        </w:tc>
        <w:tc>
          <w:tcPr>
            <w:tcW w:w="1418" w:type="dxa"/>
          </w:tcPr>
          <w:p w14:paraId="7C7512ED" w14:textId="77777777" w:rsidR="009679E3" w:rsidRPr="008664D3" w:rsidRDefault="009679E3" w:rsidP="0047611C">
            <w:pPr>
              <w:jc w:val="center"/>
            </w:pPr>
            <w:r w:rsidRPr="008664D3">
              <w:t>5s</w:t>
            </w:r>
          </w:p>
        </w:tc>
        <w:tc>
          <w:tcPr>
            <w:tcW w:w="1134" w:type="dxa"/>
          </w:tcPr>
          <w:p w14:paraId="32640EE7" w14:textId="77777777" w:rsidR="009679E3" w:rsidRPr="008664D3" w:rsidRDefault="009679E3" w:rsidP="0047611C">
            <w:pPr>
              <w:jc w:val="center"/>
            </w:pPr>
            <w:r w:rsidRPr="008664D3">
              <w:t>46</w:t>
            </w:r>
          </w:p>
        </w:tc>
      </w:tr>
    </w:tbl>
    <w:p w14:paraId="234BAFF7" w14:textId="43457631" w:rsidR="00E15C3C" w:rsidRDefault="009679E3" w:rsidP="00BB6737">
      <w:pPr>
        <w:pStyle w:val="ImageCaption"/>
        <w:spacing w:before="200"/>
      </w:pPr>
      <w:r>
        <w:t>Table 12: Average daily count of transitions from indoor (&lt;1000 lx) to outdoor (≥1000 lx) lighting when looking at 5-second epochs</w:t>
      </w:r>
    </w:p>
    <w:p w14:paraId="7C2B0BE9" w14:textId="13A5610C" w:rsidR="007C0A0D" w:rsidRPr="00E15C3C" w:rsidRDefault="007C0A0D" w:rsidP="00E15C3C">
      <w:r w:rsidRPr="00E15C3C">
        <w:lastRenderedPageBreak/>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r w:rsidR="00383602" w:rsidRPr="00C86C21">
        <w:rPr>
          <w:b/>
          <w:bCs/>
        </w:rPr>
        <w:t>Table 13</w:t>
      </w:r>
      <w:r w:rsidRPr="00E15C3C">
        <w:t xml:space="preserve"> applies this criterion, resulting in a lower, more plausible transition count.</w:t>
      </w:r>
    </w:p>
    <w:p w14:paraId="1A74DBB0" w14:textId="2E4149F4" w:rsidR="007C0A0D" w:rsidRPr="00C86C21" w:rsidRDefault="005679EF" w:rsidP="00F61D20">
      <w:pPr>
        <w:pStyle w:val="SourceCode"/>
        <w:spacing w:line="240" w:lineRule="auto"/>
        <w:rPr>
          <w:b/>
          <w:bCs/>
          <w:lang w:val="de-DE"/>
        </w:rPr>
      </w:pPr>
      <w:proofErr w:type="spellStart"/>
      <w:r w:rsidRPr="005679EF">
        <w:rPr>
          <w:b/>
          <w:bCs/>
          <w:lang w:val="de-DE"/>
        </w:rPr>
        <w:t>Calculate</w:t>
      </w:r>
      <w:proofErr w:type="spellEnd"/>
      <w:r w:rsidRPr="005679EF">
        <w:rPr>
          <w:b/>
          <w:bCs/>
          <w:lang w:val="de-DE"/>
        </w:rPr>
        <w:t xml:space="preserve"> </w:t>
      </w:r>
      <w:proofErr w:type="spellStart"/>
      <w:r w:rsidRPr="005679EF">
        <w:rPr>
          <w:b/>
          <w:bCs/>
          <w:lang w:val="de-DE"/>
        </w:rPr>
        <w:t>the</w:t>
      </w:r>
      <w:proofErr w:type="spellEnd"/>
      <w:r w:rsidRPr="005679EF">
        <w:rPr>
          <w:b/>
          <w:bCs/>
          <w:lang w:val="de-DE"/>
        </w:rPr>
        <w:t xml:space="preserve"> </w:t>
      </w:r>
      <w:proofErr w:type="spellStart"/>
      <w:r w:rsidRPr="005679EF">
        <w:rPr>
          <w:b/>
          <w:bCs/>
          <w:lang w:val="de-DE"/>
        </w:rPr>
        <w:t>number</w:t>
      </w:r>
      <w:proofErr w:type="spellEnd"/>
      <w:r w:rsidRPr="005679EF">
        <w:rPr>
          <w:b/>
          <w:bCs/>
          <w:lang w:val="de-DE"/>
        </w:rPr>
        <w:t xml:space="preserve"> </w:t>
      </w:r>
      <w:proofErr w:type="spellStart"/>
      <w:r w:rsidRPr="005679EF">
        <w:rPr>
          <w:b/>
          <w:bCs/>
          <w:lang w:val="de-DE"/>
        </w:rPr>
        <w:t>of</w:t>
      </w:r>
      <w:proofErr w:type="spellEnd"/>
      <w:r w:rsidRPr="005679EF">
        <w:rPr>
          <w:b/>
          <w:bCs/>
          <w:lang w:val="de-DE"/>
        </w:rPr>
        <w:t xml:space="preserve"> </w:t>
      </w:r>
      <w:proofErr w:type="spellStart"/>
      <w:r w:rsidRPr="005679EF">
        <w:rPr>
          <w:b/>
          <w:bCs/>
          <w:lang w:val="de-DE"/>
        </w:rPr>
        <w:t>transitions</w:t>
      </w:r>
      <w:proofErr w:type="spellEnd"/>
      <w:r w:rsidRPr="005679EF">
        <w:rPr>
          <w:b/>
          <w:bCs/>
          <w:lang w:val="de-DE"/>
        </w:rPr>
        <w:t xml:space="preserve"> </w:t>
      </w:r>
      <w:proofErr w:type="spellStart"/>
      <w:r w:rsidRPr="005679EF">
        <w:rPr>
          <w:b/>
          <w:bCs/>
          <w:lang w:val="de-DE"/>
        </w:rPr>
        <w:t>from</w:t>
      </w:r>
      <w:proofErr w:type="spellEnd"/>
      <w:r w:rsidRPr="005679EF">
        <w:rPr>
          <w:b/>
          <w:bCs/>
          <w:lang w:val="de-DE"/>
        </w:rPr>
        <w:t xml:space="preserve"> indoor </w:t>
      </w:r>
      <w:proofErr w:type="spellStart"/>
      <w:r w:rsidRPr="005679EF">
        <w:rPr>
          <w:b/>
          <w:bCs/>
          <w:lang w:val="de-DE"/>
        </w:rPr>
        <w:t>to</w:t>
      </w:r>
      <w:proofErr w:type="spellEnd"/>
      <w:r w:rsidRPr="005679EF">
        <w:rPr>
          <w:b/>
          <w:bCs/>
          <w:lang w:val="de-DE"/>
        </w:rPr>
        <w:t xml:space="preserve"> </w:t>
      </w:r>
      <w:proofErr w:type="spellStart"/>
      <w:r w:rsidRPr="005679EF">
        <w:rPr>
          <w:b/>
          <w:bCs/>
          <w:lang w:val="de-DE"/>
        </w:rPr>
        <w:t>outdoor</w:t>
      </w:r>
      <w:proofErr w:type="spellEnd"/>
      <w:r w:rsidRPr="005679EF">
        <w:rPr>
          <w:b/>
          <w:bCs/>
          <w:lang w:val="de-DE"/>
        </w:rPr>
        <w:t xml:space="preserve"> </w:t>
      </w:r>
      <w:proofErr w:type="spellStart"/>
      <w:r w:rsidRPr="005679EF">
        <w:rPr>
          <w:b/>
          <w:bCs/>
          <w:lang w:val="de-DE"/>
        </w:rPr>
        <w:t>with</w:t>
      </w:r>
      <w:proofErr w:type="spellEnd"/>
      <w:r w:rsidRPr="005679EF">
        <w:rPr>
          <w:b/>
          <w:bCs/>
          <w:lang w:val="de-DE"/>
        </w:rPr>
        <w:t xml:space="preserve"> </w:t>
      </w:r>
      <w:proofErr w:type="spellStart"/>
      <w:r w:rsidRPr="005679EF">
        <w:rPr>
          <w:b/>
          <w:bCs/>
          <w:lang w:val="de-DE"/>
        </w:rPr>
        <w:t>clusters</w:t>
      </w:r>
      <w:proofErr w:type="spellEnd"/>
      <w:r w:rsidR="008C4DD3">
        <w:rPr>
          <w:rStyle w:val="NormalTok"/>
        </w:rPr>
        <w:br/>
      </w:r>
      <w:r w:rsidR="00A43601">
        <w:rPr>
          <w:rStyle w:val="NormalTok"/>
        </w:rPr>
        <w:t>1</w:t>
      </w:r>
      <w:r w:rsidR="00A43601">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2</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extract_clusters</w:t>
      </w:r>
      <w:proofErr w:type="spellEnd"/>
      <w:r w:rsidR="007C0A0D" w:rsidRPr="00E15C3C">
        <w:rPr>
          <w:rStyle w:val="NormalTok"/>
          <w:rFonts w:cs="Consolas"/>
        </w:rPr>
        <w:t xml:space="preserve">(Lux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w:t>
      </w:r>
      <w:r w:rsidR="007C0A0D" w:rsidRPr="00E15C3C">
        <w:rPr>
          <w:rFonts w:cs="Consolas"/>
        </w:rPr>
        <w:br/>
      </w:r>
      <w:r w:rsidR="00A43601">
        <w:rPr>
          <w:rStyle w:val="NormalTok"/>
        </w:rPr>
        <w:t>3</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cluster.duration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"5 min"</w:t>
      </w:r>
      <w:r w:rsidR="007C0A0D" w:rsidRPr="00E15C3C">
        <w:rPr>
          <w:rStyle w:val="NormalTok"/>
          <w:rFonts w:cs="Consolas"/>
        </w:rPr>
        <w:t xml:space="preserve">, </w:t>
      </w:r>
      <w:r w:rsidR="007C0A0D" w:rsidRPr="00E15C3C">
        <w:rPr>
          <w:rFonts w:cs="Consolas"/>
        </w:rPr>
        <w:br/>
      </w:r>
      <w:r w:rsidR="00A43601">
        <w:rPr>
          <w:rStyle w:val="NormalTok"/>
        </w:rPr>
        <w:t>4</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interruption.duration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"20 secs"</w:t>
      </w:r>
      <w:r w:rsidR="007C0A0D" w:rsidRPr="00E15C3C">
        <w:rPr>
          <w:rStyle w:val="NormalTok"/>
          <w:rFonts w:cs="Consolas"/>
        </w:rPr>
        <w:t>,</w:t>
      </w:r>
      <w:r w:rsidR="007C0A0D" w:rsidRPr="00E15C3C">
        <w:rPr>
          <w:rFonts w:cs="Consolas"/>
        </w:rPr>
        <w:br/>
      </w:r>
      <w:r w:rsidR="00A43601">
        <w:rPr>
          <w:rStyle w:val="NormalTok"/>
        </w:rPr>
        <w:t>5</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return.only.clusters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w:t>
      </w:r>
      <w:r w:rsidR="007C0A0D" w:rsidRPr="00E15C3C">
        <w:rPr>
          <w:rFonts w:cs="Consolas"/>
        </w:rPr>
        <w:br/>
      </w:r>
      <w:r w:rsidR="00A43601">
        <w:rPr>
          <w:rStyle w:val="NormalTok"/>
        </w:rPr>
        <w:t>6</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AttributeTok"/>
          <w:rFonts w:cs="Consolas"/>
        </w:rPr>
        <w:t>drop.empty.groups</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7</w:t>
      </w:r>
      <w:r w:rsidR="00A43601">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w:t>
      </w:r>
      <w:proofErr w:type="spellStart"/>
      <w:r w:rsidR="007C0A0D" w:rsidRPr="00E15C3C">
        <w:rPr>
          <w:rStyle w:val="NormalTok"/>
          <w:rFonts w:cs="Consolas"/>
        </w:rPr>
        <w:t>is.cluster</w:t>
      </w:r>
      <w:proofErr w:type="spellEnd"/>
      <w:r w:rsidR="007C0A0D" w:rsidRPr="00E15C3C">
        <w:rPr>
          <w:rStyle w:val="NormalTok"/>
          <w:rFonts w:cs="Consolas"/>
        </w:rPr>
        <w:t xml:space="preserve">) </w:t>
      </w:r>
      <w:r w:rsidR="007C0A0D" w:rsidRPr="00E15C3C">
        <w:rPr>
          <w:rStyle w:val="SpecialCharTok"/>
          <w:rFonts w:cs="Consolas"/>
        </w:rPr>
        <w:t>&amp;</w:t>
      </w:r>
      <w:r w:rsidR="007C0A0D" w:rsidRPr="00E15C3C">
        <w:rPr>
          <w:rStyle w:val="NormalTok"/>
          <w:rFonts w:cs="Consolas"/>
        </w:rPr>
        <w:t xml:space="preserve"> </w:t>
      </w:r>
      <w:proofErr w:type="spellStart"/>
      <w:r w:rsidR="007C0A0D" w:rsidRPr="00E15C3C">
        <w:rPr>
          <w:rStyle w:val="NormalTok"/>
          <w:rFonts w:cs="Consolas"/>
        </w:rPr>
        <w:t>is.cluster</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8</w:t>
      </w:r>
      <w:r w:rsidR="00A43601">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summarize_numeric</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r w:rsidR="00A43601">
        <w:rPr>
          <w:rStyle w:val="NormalTok"/>
        </w:rPr>
        <w:t>9</w:t>
      </w:r>
      <w:r w:rsidR="00A43601">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r w:rsidR="00A43601">
        <w:rPr>
          <w:rStyle w:val="NormalTok"/>
        </w:rPr>
        <w:t>1</w:t>
      </w:r>
      <w:r w:rsidR="00A43601">
        <w:rPr>
          <w:rStyle w:val="NormalTok"/>
          <w:rFonts w:cs="Consolas"/>
        </w:rPr>
        <w:t>0</w:t>
      </w:r>
      <w:r w:rsidR="007C0A0D" w:rsidRPr="00E15C3C">
        <w:rPr>
          <w:rStyle w:val="NormalTok"/>
          <w:rFonts w:cs="Consolas"/>
        </w:rPr>
        <w:t xml:space="preserve">    </w:t>
      </w:r>
      <w:proofErr w:type="spellStart"/>
      <w:r w:rsidR="007C0A0D" w:rsidRPr="00E15C3C">
        <w:rPr>
          <w:rStyle w:val="AttributeTok"/>
          <w:rFonts w:cs="Consolas"/>
        </w:rPr>
        <w:t>add.total.duration</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1</w:t>
      </w:r>
      <w:r w:rsidR="00A43601">
        <w:rPr>
          <w:rStyle w:val="NormalTok"/>
          <w:rFonts w:cs="Consolas"/>
        </w:rPr>
        <w:t>1</w:t>
      </w:r>
      <w:r w:rsidR="007C0A0D" w:rsidRPr="00E15C3C">
        <w:rPr>
          <w:rStyle w:val="NormalTok"/>
          <w:rFonts w:cs="Consolas"/>
        </w:rPr>
        <w:t xml:space="preserve">  </w:t>
      </w:r>
      <w:proofErr w:type="spellStart"/>
      <w:r w:rsidR="007C0A0D" w:rsidRPr="00E15C3C">
        <w:rPr>
          <w:rStyle w:val="FunctionTok"/>
          <w:rFonts w:cs="Consolas"/>
        </w:rPr>
        <w:t>mean_daily</w:t>
      </w:r>
      <w:proofErr w:type="spellEnd"/>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1</w:t>
      </w:r>
      <w:r w:rsidR="00A43601">
        <w:rPr>
          <w:rStyle w:val="NormalTok"/>
          <w:rFonts w:cs="Consolas"/>
        </w:rPr>
        <w:t>2</w:t>
      </w:r>
      <w:r w:rsidR="007C0A0D" w:rsidRPr="00E15C3C">
        <w:rPr>
          <w:rStyle w:val="NormalTok"/>
          <w:rFonts w:cs="Consolas"/>
        </w:rPr>
        <w:t xml:space="preserve">  </w:t>
      </w:r>
      <w:proofErr w:type="spellStart"/>
      <w:r w:rsidR="007C0A0D" w:rsidRPr="00E15C3C">
        <w:rPr>
          <w:rStyle w:val="FunctionTok"/>
          <w:rFonts w:cs="Consolas"/>
        </w:rPr>
        <w:t>gt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proofErr w:type="spellStart"/>
      <w:r w:rsidR="007C0A0D" w:rsidRPr="00E15C3C">
        <w:rPr>
          <w:rStyle w:val="FunctionTok"/>
          <w:rFonts w:cs="Consolas"/>
        </w:rPr>
        <w:t>fmt_number</w:t>
      </w:r>
      <w:proofErr w:type="spellEnd"/>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560"/>
        <w:gridCol w:w="1559"/>
        <w:gridCol w:w="1417"/>
      </w:tblGrid>
      <w:tr w:rsidR="009679E3" w:rsidRPr="00997ED8" w14:paraId="3A05D336" w14:textId="77777777" w:rsidTr="0047611C">
        <w:trPr>
          <w:cantSplit/>
          <w:tblHeader/>
          <w:jc w:val="center"/>
        </w:trPr>
        <w:tc>
          <w:tcPr>
            <w:tcW w:w="1560" w:type="dxa"/>
            <w:tcBorders>
              <w:bottom w:val="single" w:sz="4" w:space="0" w:color="auto"/>
            </w:tcBorders>
          </w:tcPr>
          <w:p w14:paraId="4DDD3FF4" w14:textId="77777777" w:rsidR="009679E3" w:rsidRPr="00997ED8" w:rsidRDefault="009679E3" w:rsidP="0047611C">
            <w:pPr>
              <w:rPr>
                <w:b/>
                <w:bCs/>
              </w:rPr>
            </w:pPr>
          </w:p>
        </w:tc>
        <w:tc>
          <w:tcPr>
            <w:tcW w:w="1559" w:type="dxa"/>
            <w:tcBorders>
              <w:bottom w:val="single" w:sz="4" w:space="0" w:color="auto"/>
            </w:tcBorders>
          </w:tcPr>
          <w:p w14:paraId="3BEB4829" w14:textId="77777777" w:rsidR="009679E3" w:rsidRPr="00997ED8" w:rsidRDefault="009679E3" w:rsidP="0047611C">
            <w:pPr>
              <w:rPr>
                <w:b/>
                <w:bCs/>
              </w:rPr>
            </w:pPr>
            <w:r w:rsidRPr="00997ED8">
              <w:rPr>
                <w:b/>
                <w:bCs/>
              </w:rPr>
              <w:t>mean epoch</w:t>
            </w:r>
          </w:p>
        </w:tc>
        <w:tc>
          <w:tcPr>
            <w:tcW w:w="1417" w:type="dxa"/>
            <w:tcBorders>
              <w:bottom w:val="single" w:sz="4" w:space="0" w:color="auto"/>
            </w:tcBorders>
          </w:tcPr>
          <w:p w14:paraId="4C3C228A" w14:textId="77777777" w:rsidR="009679E3" w:rsidRPr="00997ED8" w:rsidRDefault="009679E3" w:rsidP="0047611C">
            <w:pPr>
              <w:rPr>
                <w:b/>
                <w:bCs/>
              </w:rPr>
            </w:pPr>
            <w:r w:rsidRPr="00997ED8">
              <w:rPr>
                <w:b/>
                <w:bCs/>
              </w:rPr>
              <w:t>episodes</w:t>
            </w:r>
          </w:p>
        </w:tc>
      </w:tr>
      <w:tr w:rsidR="009679E3" w:rsidRPr="00997ED8" w14:paraId="56E73E4A" w14:textId="77777777" w:rsidTr="0047611C">
        <w:trPr>
          <w:cantSplit/>
          <w:jc w:val="center"/>
        </w:trPr>
        <w:tc>
          <w:tcPr>
            <w:tcW w:w="1560" w:type="dxa"/>
          </w:tcPr>
          <w:p w14:paraId="0C84989C" w14:textId="77777777" w:rsidR="009679E3" w:rsidRPr="00997ED8" w:rsidRDefault="009679E3" w:rsidP="0047611C">
            <w:r w:rsidRPr="00997ED8">
              <w:t>Mean daily</w:t>
            </w:r>
          </w:p>
        </w:tc>
        <w:tc>
          <w:tcPr>
            <w:tcW w:w="1559" w:type="dxa"/>
          </w:tcPr>
          <w:p w14:paraId="55DF51EB" w14:textId="77777777" w:rsidR="009679E3" w:rsidRPr="00997ED8" w:rsidRDefault="009679E3" w:rsidP="0047611C">
            <w:pPr>
              <w:jc w:val="center"/>
            </w:pPr>
            <w:r w:rsidRPr="00997ED8">
              <w:t>5s</w:t>
            </w:r>
          </w:p>
        </w:tc>
        <w:tc>
          <w:tcPr>
            <w:tcW w:w="1417" w:type="dxa"/>
          </w:tcPr>
          <w:p w14:paraId="73567584" w14:textId="77777777" w:rsidR="009679E3" w:rsidRPr="00997ED8" w:rsidRDefault="009679E3" w:rsidP="0047611C">
            <w:pPr>
              <w:jc w:val="center"/>
            </w:pPr>
            <w:r w:rsidRPr="00997ED8">
              <w:t>5</w:t>
            </w:r>
          </w:p>
        </w:tc>
      </w:tr>
      <w:tr w:rsidR="009679E3" w:rsidRPr="00997ED8" w14:paraId="597C323C" w14:textId="77777777" w:rsidTr="0047611C">
        <w:trPr>
          <w:cantSplit/>
          <w:jc w:val="center"/>
        </w:trPr>
        <w:tc>
          <w:tcPr>
            <w:tcW w:w="1560" w:type="dxa"/>
          </w:tcPr>
          <w:p w14:paraId="004D87F6" w14:textId="77777777" w:rsidR="009679E3" w:rsidRPr="00997ED8" w:rsidRDefault="009679E3" w:rsidP="0047611C">
            <w:r w:rsidRPr="00997ED8">
              <w:t>Weekday</w:t>
            </w:r>
          </w:p>
        </w:tc>
        <w:tc>
          <w:tcPr>
            <w:tcW w:w="1559" w:type="dxa"/>
          </w:tcPr>
          <w:p w14:paraId="39658B22" w14:textId="77777777" w:rsidR="009679E3" w:rsidRPr="00997ED8" w:rsidRDefault="009679E3" w:rsidP="0047611C">
            <w:pPr>
              <w:jc w:val="center"/>
            </w:pPr>
            <w:r w:rsidRPr="00997ED8">
              <w:t>5s</w:t>
            </w:r>
          </w:p>
        </w:tc>
        <w:tc>
          <w:tcPr>
            <w:tcW w:w="1417" w:type="dxa"/>
          </w:tcPr>
          <w:p w14:paraId="07977BFC" w14:textId="77777777" w:rsidR="009679E3" w:rsidRPr="00997ED8" w:rsidRDefault="009679E3" w:rsidP="0047611C">
            <w:pPr>
              <w:jc w:val="center"/>
            </w:pPr>
            <w:r w:rsidRPr="00997ED8">
              <w:t>6</w:t>
            </w:r>
          </w:p>
        </w:tc>
      </w:tr>
      <w:tr w:rsidR="009679E3" w:rsidRPr="00997ED8" w14:paraId="2E24E4D2" w14:textId="77777777" w:rsidTr="0047611C">
        <w:trPr>
          <w:cantSplit/>
          <w:jc w:val="center"/>
        </w:trPr>
        <w:tc>
          <w:tcPr>
            <w:tcW w:w="1560" w:type="dxa"/>
          </w:tcPr>
          <w:p w14:paraId="0CA010C6" w14:textId="77777777" w:rsidR="009679E3" w:rsidRPr="00997ED8" w:rsidRDefault="009679E3" w:rsidP="0047611C">
            <w:r w:rsidRPr="00997ED8">
              <w:t>Weekend</w:t>
            </w:r>
          </w:p>
        </w:tc>
        <w:tc>
          <w:tcPr>
            <w:tcW w:w="1559" w:type="dxa"/>
          </w:tcPr>
          <w:p w14:paraId="73B041C3" w14:textId="77777777" w:rsidR="009679E3" w:rsidRPr="00997ED8" w:rsidRDefault="009679E3" w:rsidP="0047611C">
            <w:pPr>
              <w:jc w:val="center"/>
            </w:pPr>
            <w:r w:rsidRPr="00997ED8">
              <w:t>5s</w:t>
            </w:r>
          </w:p>
        </w:tc>
        <w:tc>
          <w:tcPr>
            <w:tcW w:w="1417" w:type="dxa"/>
          </w:tcPr>
          <w:p w14:paraId="4BD7BAC5" w14:textId="77777777" w:rsidR="009679E3" w:rsidRPr="00997ED8" w:rsidRDefault="009679E3" w:rsidP="0047611C">
            <w:pPr>
              <w:jc w:val="center"/>
            </w:pPr>
            <w:r w:rsidRPr="00997ED8">
              <w:t>4</w:t>
            </w:r>
          </w:p>
        </w:tc>
      </w:tr>
    </w:tbl>
    <w:p w14:paraId="18132AFB" w14:textId="4A88C813" w:rsidR="001B0968" w:rsidRDefault="009679E3" w:rsidP="009679E3">
      <w:pPr>
        <w:pStyle w:val="ImageCaption"/>
        <w:spacing w:before="200"/>
        <w:rPr>
          <w:ins w:id="686" w:author="Johannes Zauner" w:date="2026-04-01T16:57:00Z" w16du:dateUtc="2026-04-01T14:57:00Z"/>
        </w:rPr>
      </w:pPr>
      <w:r>
        <w:t>Table 13: Daily indoor-to-outdoor transition count (requiring ≥5 min duration of ≥1000 lx to count)</w:t>
      </w:r>
    </w:p>
    <w:p w14:paraId="2713432B" w14:textId="5887F546" w:rsidR="006361C4" w:rsidRDefault="006361C4" w:rsidP="006361C4">
      <w:pPr>
        <w:pStyle w:val="Textkrper"/>
        <w:rPr>
          <w:ins w:id="687" w:author="Johannes Zauner" w:date="2026-04-01T16:57:00Z" w16du:dateUtc="2026-04-01T14:57:00Z"/>
        </w:rPr>
      </w:pPr>
      <w:ins w:id="688" w:author="Johannes Zauner" w:date="2026-04-01T16:57:00Z" w16du:dateUtc="2026-04-01T14:57:00Z">
        <w:r>
          <w:t xml:space="preserve">Another possibility would be to check for stronger changes between consecutive </w:t>
        </w:r>
        <w:proofErr w:type="gramStart"/>
        <w:r>
          <w:t>episodes, or</w:t>
        </w:r>
        <w:proofErr w:type="gramEnd"/>
        <w:r>
          <w:t xml:space="preserve"> aggregate the data further for average values across longer time spans (see</w:t>
        </w:r>
      </w:ins>
      <w:ins w:id="689" w:author="Johannes Zauner" w:date="2026-04-01T16:58:00Z" w16du:dateUtc="2026-04-01T14:58:00Z">
        <w:r>
          <w:t xml:space="preserve"> </w:t>
        </w:r>
        <w:r w:rsidRPr="006361C4">
          <w:rPr>
            <w:b/>
            <w:rPrChange w:id="690" w:author="Johannes Zauner" w:date="2026-04-01T16:58:00Z" w16du:dateUtc="2026-04-01T14:58:00Z">
              <w:rPr/>
            </w:rPrChange>
          </w:rPr>
          <w:t>Figure 10</w:t>
        </w:r>
      </w:ins>
      <w:ins w:id="691" w:author="Johannes Zauner" w:date="2026-04-01T16:57:00Z" w16du:dateUtc="2026-04-01T14:57:00Z">
        <w:r>
          <w:t>).</w:t>
        </w:r>
      </w:ins>
    </w:p>
    <w:p w14:paraId="0901F4A8" w14:textId="1A02753F" w:rsidR="00473ADC" w:rsidRPr="00473ADC" w:rsidRDefault="006361C4" w:rsidP="006361C4">
      <w:pPr>
        <w:pStyle w:val="SourceCode"/>
        <w:spacing w:line="240" w:lineRule="auto"/>
        <w:rPr>
          <w:ins w:id="692" w:author="Johannes Zauner" w:date="2026-04-01T16:57:00Z" w16du:dateUtc="2026-04-01T14:57:00Z"/>
          <w:color w:val="A6A6A6" w:themeColor="background1" w:themeShade="A6"/>
          <w:shd w:val="clear" w:color="auto" w:fill="F1F3F5"/>
          <w:rPrChange w:id="693" w:author="Johannes Zauner" w:date="2026-04-01T17:00:00Z" w16du:dateUtc="2026-04-01T15:00:00Z">
            <w:rPr>
              <w:ins w:id="694" w:author="Johannes Zauner" w:date="2026-04-01T16:57:00Z" w16du:dateUtc="2026-04-01T14:57:00Z"/>
            </w:rPr>
          </w:rPrChange>
        </w:rPr>
        <w:pPrChange w:id="695" w:author="Johannes Zauner" w:date="2026-04-01T16:58:00Z" w16du:dateUtc="2026-04-01T14:58:00Z">
          <w:pPr>
            <w:pStyle w:val="SourceCode"/>
          </w:pPr>
        </w:pPrChange>
      </w:pPr>
      <w:ins w:id="696" w:author="Johannes Zauner" w:date="2026-04-01T16:58:00Z" w16du:dateUtc="2026-04-01T14:58:00Z">
        <w:r>
          <w:rPr>
            <w:rStyle w:val="NormalTok"/>
          </w:rPr>
          <w:t xml:space="preserve">1 </w:t>
        </w:r>
      </w:ins>
      <w:ins w:id="697" w:author="Johannes Zauner" w:date="2026-04-01T16:59:00Z" w16du:dateUtc="2026-04-01T14:59:00Z">
        <w:r>
          <w:rPr>
            <w:rStyle w:val="NormalTok"/>
          </w:rPr>
          <w:t xml:space="preserve"> </w:t>
        </w:r>
      </w:ins>
      <w:proofErr w:type="spellStart"/>
      <w:ins w:id="698" w:author="Johannes Zauner" w:date="2026-04-01T16:57:00Z" w16du:dateUtc="2026-04-01T14:57:00Z">
        <w:r>
          <w:rPr>
            <w:rStyle w:val="NormalTok"/>
          </w:rPr>
          <w:t>plot_timeline</w:t>
        </w:r>
        <w:proofErr w:type="spellEnd"/>
        <w:r>
          <w:rPr>
            <w:rStyle w:val="NormalTok"/>
          </w:rPr>
          <w:t xml:space="preserve"> </w:t>
        </w:r>
        <w:r>
          <w:rPr>
            <w:rStyle w:val="OtherTok"/>
          </w:rPr>
          <w:t>&lt;-</w:t>
        </w:r>
        <w:r>
          <w:rPr>
            <w:rStyle w:val="NormalTok"/>
          </w:rPr>
          <w:t xml:space="preserve"> </w:t>
        </w:r>
        <w:r>
          <w:br/>
        </w:r>
      </w:ins>
      <w:ins w:id="699" w:author="Johannes Zauner" w:date="2026-04-01T16:59:00Z" w16du:dateUtc="2026-04-01T14:59:00Z">
        <w:r>
          <w:rPr>
            <w:rStyle w:val="NormalTok"/>
          </w:rPr>
          <w:t xml:space="preserve">2  </w:t>
        </w:r>
      </w:ins>
      <w:proofErr w:type="spellStart"/>
      <w:ins w:id="700" w:author="Johannes Zauner" w:date="2026-04-01T16:57:00Z" w16du:dateUtc="2026-04-01T14:57:00Z">
        <w:r>
          <w:rPr>
            <w:rStyle w:val="NormalTok"/>
          </w:rPr>
          <w:t>dataVEET</w:t>
        </w:r>
        <w:proofErr w:type="spellEnd"/>
        <w:r>
          <w:rPr>
            <w:rStyle w:val="NormalTok"/>
          </w:rPr>
          <w:t xml:space="preserve"> </w:t>
        </w:r>
        <w:r>
          <w:rPr>
            <w:rStyle w:val="SpecialCharTok"/>
          </w:rPr>
          <w:t>|&gt;</w:t>
        </w:r>
        <w:r>
          <w:rPr>
            <w:rStyle w:val="NormalTok"/>
          </w:rPr>
          <w:t xml:space="preserve"> </w:t>
        </w:r>
        <w:r>
          <w:br/>
        </w:r>
      </w:ins>
      <w:ins w:id="701" w:author="Johannes Zauner" w:date="2026-04-01T16:59:00Z" w16du:dateUtc="2026-04-01T14:59:00Z">
        <w:r>
          <w:rPr>
            <w:rStyle w:val="NormalTok"/>
          </w:rPr>
          <w:t xml:space="preserve">3  </w:t>
        </w:r>
      </w:ins>
      <w:ins w:id="702" w:author="Johannes Zauner" w:date="2026-04-01T16:57:00Z" w16du:dateUtc="2026-04-01T14:57:00Z">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ins>
      <w:ins w:id="703" w:author="Johannes Zauner" w:date="2026-04-01T16:59:00Z" w16du:dateUtc="2026-04-01T14:59:00Z">
        <w:r>
          <w:rPr>
            <w:rStyle w:val="NormalTok"/>
          </w:rPr>
          <w:t xml:space="preserve">4  </w:t>
        </w:r>
      </w:ins>
      <w:ins w:id="704" w:author="Johannes Zauner" w:date="2026-04-01T16:57:00Z" w16du:dateUtc="2026-04-01T14:57:00Z">
        <w:r>
          <w:rPr>
            <w:rStyle w:val="NormalTok"/>
          </w:rPr>
          <w:t xml:space="preserve">  </w:t>
        </w:r>
        <w:proofErr w:type="spellStart"/>
        <w:r>
          <w:rPr>
            <w:rStyle w:val="FunctionTok"/>
          </w:rPr>
          <w:t>aggregate_Datetime</w:t>
        </w:r>
        <w:proofErr w:type="spellEnd"/>
        <w:r>
          <w:rPr>
            <w:rStyle w:val="NormalTok"/>
          </w:rPr>
          <w:t>(</w:t>
        </w:r>
        <w:r>
          <w:br/>
        </w:r>
      </w:ins>
      <w:ins w:id="705" w:author="Johannes Zauner" w:date="2026-04-01T16:59:00Z" w16du:dateUtc="2026-04-01T14:59:00Z">
        <w:r>
          <w:rPr>
            <w:rStyle w:val="NormalTok"/>
          </w:rPr>
          <w:t xml:space="preserve">5 </w:t>
        </w:r>
      </w:ins>
      <w:ins w:id="706" w:author="Johannes Zauner" w:date="2026-04-01T16:57:00Z" w16du:dateUtc="2026-04-01T14:57:00Z">
        <w:r>
          <w:rPr>
            <w:rStyle w:val="NormalTok"/>
          </w:rPr>
          <w:t xml:space="preserve"> </w:t>
        </w:r>
      </w:ins>
      <w:ins w:id="707" w:author="Johannes Zauner" w:date="2026-04-01T16:59:00Z" w16du:dateUtc="2026-04-01T14:59:00Z">
        <w:r>
          <w:rPr>
            <w:rStyle w:val="NormalTok"/>
          </w:rPr>
          <w:t xml:space="preserve">  </w:t>
        </w:r>
      </w:ins>
      <w:ins w:id="708" w:author="Johannes Zauner" w:date="2026-04-01T16:57:00Z" w16du:dateUtc="2026-04-01T14:57:00Z">
        <w:r>
          <w:rPr>
            <w:rStyle w:val="NormalTok"/>
          </w:rPr>
          <w:t xml:space="preserve">  </w:t>
        </w:r>
        <w:r>
          <w:rPr>
            <w:rStyle w:val="StringTok"/>
          </w:rPr>
          <w:t>"20 minutes"</w:t>
        </w:r>
        <w:r>
          <w:rPr>
            <w:rStyle w:val="NormalTok"/>
          </w:rPr>
          <w:t>,</w:t>
        </w:r>
        <w:r>
          <w:br/>
        </w:r>
      </w:ins>
      <w:ins w:id="709" w:author="Johannes Zauner" w:date="2026-04-01T16:59:00Z" w16du:dateUtc="2026-04-01T14:59:00Z">
        <w:r>
          <w:rPr>
            <w:rStyle w:val="NormalTok"/>
          </w:rPr>
          <w:t>6</w:t>
        </w:r>
      </w:ins>
      <w:ins w:id="710" w:author="Johannes Zauner" w:date="2026-04-01T16:57:00Z" w16du:dateUtc="2026-04-01T14:57:00Z">
        <w:r>
          <w:rPr>
            <w:rStyle w:val="NormalTok"/>
          </w:rPr>
          <w:t xml:space="preserve"> </w:t>
        </w:r>
      </w:ins>
      <w:ins w:id="711" w:author="Johannes Zauner" w:date="2026-04-01T16:59:00Z" w16du:dateUtc="2026-04-01T14:59:00Z">
        <w:r>
          <w:rPr>
            <w:rStyle w:val="NormalTok"/>
          </w:rPr>
          <w:t xml:space="preserve">  </w:t>
        </w:r>
      </w:ins>
      <w:ins w:id="712" w:author="Johannes Zauner" w:date="2026-04-01T16:57:00Z" w16du:dateUtc="2026-04-01T14:57:00Z">
        <w:r>
          <w:rPr>
            <w:rStyle w:val="NormalTok"/>
          </w:rPr>
          <w:t xml:space="preserve">   </w:t>
        </w:r>
        <w:r>
          <w:rPr>
            <w:rStyle w:val="AttributeTok"/>
          </w:rPr>
          <w:t>type =</w:t>
        </w:r>
        <w:r>
          <w:rPr>
            <w:rStyle w:val="NormalTok"/>
          </w:rPr>
          <w:t xml:space="preserve"> </w:t>
        </w:r>
        <w:r>
          <w:rPr>
            <w:rStyle w:val="StringTok"/>
          </w:rPr>
          <w:t>"floor"</w:t>
        </w:r>
        <w:r>
          <w:rPr>
            <w:rStyle w:val="NormalTok"/>
          </w:rPr>
          <w:t>,</w:t>
        </w:r>
        <w:r>
          <w:br/>
        </w:r>
      </w:ins>
      <w:ins w:id="713" w:author="Johannes Zauner" w:date="2026-04-01T16:59:00Z" w16du:dateUtc="2026-04-01T14:59:00Z">
        <w:r>
          <w:rPr>
            <w:rStyle w:val="NormalTok"/>
          </w:rPr>
          <w:t>7</w:t>
        </w:r>
      </w:ins>
      <w:ins w:id="714" w:author="Johannes Zauner" w:date="2026-04-01T16:57:00Z" w16du:dateUtc="2026-04-01T14:57:00Z">
        <w:r>
          <w:rPr>
            <w:rStyle w:val="NormalTok"/>
          </w:rPr>
          <w:t xml:space="preserve"> </w:t>
        </w:r>
      </w:ins>
      <w:ins w:id="715" w:author="Johannes Zauner" w:date="2026-04-01T16:59:00Z" w16du:dateUtc="2026-04-01T14:59:00Z">
        <w:r>
          <w:rPr>
            <w:rStyle w:val="NormalTok"/>
          </w:rPr>
          <w:t xml:space="preserve">  </w:t>
        </w:r>
      </w:ins>
      <w:ins w:id="716" w:author="Johannes Zauner" w:date="2026-04-01T16:57:00Z" w16du:dateUtc="2026-04-01T14:57:00Z">
        <w:r>
          <w:rPr>
            <w:rStyle w:val="NormalTok"/>
          </w:rPr>
          <w:t xml:space="preserve">   </w:t>
        </w:r>
        <w:proofErr w:type="spellStart"/>
        <w:r>
          <w:rPr>
            <w:rStyle w:val="AttributeTok"/>
          </w:rPr>
          <w:t>numeric.handler</w:t>
        </w:r>
        <w:proofErr w:type="spellEnd"/>
        <w:r>
          <w:rPr>
            <w:rStyle w:val="AttributeTok"/>
          </w:rPr>
          <w:t xml:space="preserve"> =</w:t>
        </w:r>
        <w:r>
          <w:rPr>
            <w:rStyle w:val="NormalTok"/>
          </w:rPr>
          <w:t xml:space="preserve"> \(x) </w:t>
        </w:r>
        <w:r>
          <w:rPr>
            <w:rStyle w:val="FunctionTok"/>
          </w:rPr>
          <w:t>median</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ins>
      <w:ins w:id="717" w:author="Johannes Zauner" w:date="2026-04-01T16:59:00Z" w16du:dateUtc="2026-04-01T14:59:00Z">
        <w:r>
          <w:rPr>
            <w:rStyle w:val="NormalTok"/>
          </w:rPr>
          <w:t>8</w:t>
        </w:r>
      </w:ins>
      <w:ins w:id="718" w:author="Johannes Zauner" w:date="2026-04-01T16:57:00Z" w16du:dateUtc="2026-04-01T14:57:00Z">
        <w:r>
          <w:rPr>
            <w:rStyle w:val="NormalTok"/>
          </w:rPr>
          <w:t xml:space="preserve"> </w:t>
        </w:r>
      </w:ins>
      <w:ins w:id="719" w:author="Johannes Zauner" w:date="2026-04-01T16:59:00Z" w16du:dateUtc="2026-04-01T14:59:00Z">
        <w:r>
          <w:rPr>
            <w:rStyle w:val="NormalTok"/>
          </w:rPr>
          <w:t xml:space="preserve">  </w:t>
        </w:r>
      </w:ins>
      <w:ins w:id="720" w:author="Johannes Zauner" w:date="2026-04-01T16:57:00Z" w16du:dateUtc="2026-04-01T14:57:00Z">
        <w:r>
          <w:rPr>
            <w:rStyle w:val="NormalTok"/>
          </w:rPr>
          <w:t xml:space="preserve"> </w:t>
        </w:r>
        <w:proofErr w:type="spellStart"/>
        <w:r>
          <w:rPr>
            <w:rStyle w:val="FunctionTok"/>
          </w:rPr>
          <w:t>gg_days</w:t>
        </w:r>
        <w:proofErr w:type="spellEnd"/>
        <w:r>
          <w:rPr>
            <w:rStyle w:val="NormalTok"/>
          </w:rPr>
          <w:t>(</w:t>
        </w:r>
        <w:proofErr w:type="spellStart"/>
        <w:r>
          <w:rPr>
            <w:rStyle w:val="AttributeTok"/>
          </w:rPr>
          <w:t>y.axis</w:t>
        </w:r>
        <w:proofErr w:type="spellEnd"/>
        <w:r>
          <w:rPr>
            <w:rStyle w:val="AttributeTok"/>
          </w:rPr>
          <w:t xml:space="preserve"> =</w:t>
        </w:r>
        <w:r>
          <w:rPr>
            <w:rStyle w:val="NormalTok"/>
          </w:rPr>
          <w:t xml:space="preserve"> Lux, </w:t>
        </w:r>
        <w:proofErr w:type="spellStart"/>
        <w:r>
          <w:rPr>
            <w:rStyle w:val="AttributeTok"/>
          </w:rPr>
          <w:t>geom</w:t>
        </w:r>
        <w:proofErr w:type="spellEnd"/>
        <w:r>
          <w:rPr>
            <w:rStyle w:val="AttributeTok"/>
          </w:rPr>
          <w:t xml:space="preserve"> =</w:t>
        </w:r>
        <w:r>
          <w:rPr>
            <w:rStyle w:val="NormalTok"/>
          </w:rPr>
          <w:t xml:space="preserve"> </w:t>
        </w:r>
        <w:r>
          <w:rPr>
            <w:rStyle w:val="StringTok"/>
          </w:rPr>
          <w:t>"ribbon"</w:t>
        </w:r>
        <w:r>
          <w:rPr>
            <w:rStyle w:val="NormalTok"/>
          </w:rPr>
          <w:t xml:space="preserve">, </w:t>
        </w:r>
        <w:proofErr w:type="spellStart"/>
        <w:r>
          <w:rPr>
            <w:rStyle w:val="AttributeTok"/>
          </w:rPr>
          <w:t>facetting</w:t>
        </w:r>
        <w:proofErr w:type="spellEnd"/>
        <w:r>
          <w:rPr>
            <w:rStyle w:val="AttributeTok"/>
          </w:rPr>
          <w:t xml:space="preserve"> =</w:t>
        </w:r>
        <w:r>
          <w:rPr>
            <w:rStyle w:val="NormalTok"/>
          </w:rPr>
          <w:t xml:space="preserve"> </w:t>
        </w:r>
        <w:r>
          <w:rPr>
            <w:rStyle w:val="ConstantTok"/>
          </w:rPr>
          <w:t>FALSE</w:t>
        </w:r>
        <w:r>
          <w:rPr>
            <w:rStyle w:val="NormalTok"/>
          </w:rPr>
          <w:t>,</w:t>
        </w:r>
        <w:r>
          <w:br/>
        </w:r>
      </w:ins>
      <w:ins w:id="721" w:author="Johannes Zauner" w:date="2026-04-01T16:59:00Z" w16du:dateUtc="2026-04-01T14:59:00Z">
        <w:r>
          <w:rPr>
            <w:rStyle w:val="NormalTok"/>
          </w:rPr>
          <w:t>9</w:t>
        </w:r>
      </w:ins>
      <w:ins w:id="722" w:author="Johannes Zauner" w:date="2026-04-01T16:57:00Z" w16du:dateUtc="2026-04-01T14:57:00Z">
        <w:r>
          <w:rPr>
            <w:rStyle w:val="NormalTok"/>
          </w:rPr>
          <w:t xml:space="preserve"> </w:t>
        </w:r>
      </w:ins>
      <w:ins w:id="723" w:author="Johannes Zauner" w:date="2026-04-01T16:59:00Z" w16du:dateUtc="2026-04-01T14:59:00Z">
        <w:r>
          <w:rPr>
            <w:rStyle w:val="NormalTok"/>
          </w:rPr>
          <w:t xml:space="preserve">  </w:t>
        </w:r>
      </w:ins>
      <w:ins w:id="724" w:author="Johannes Zauner" w:date="2026-04-01T16:57:00Z" w16du:dateUtc="2026-04-01T14:57:00Z">
        <w:r>
          <w:rPr>
            <w:rStyle w:val="NormalTok"/>
          </w:rPr>
          <w:t xml:space="preserve">         </w:t>
        </w:r>
        <w:r>
          <w:rPr>
            <w:rStyle w:val="AttributeTok"/>
          </w:rPr>
          <w:t>fill =</w:t>
        </w:r>
        <w:r>
          <w:rPr>
            <w:rStyle w:val="NormalTok"/>
          </w:rPr>
          <w:t xml:space="preserve"> </w:t>
        </w:r>
        <w:r>
          <w:rPr>
            <w:rStyle w:val="StringTok"/>
          </w:rPr>
          <w:t>"gold"</w:t>
        </w:r>
        <w:r>
          <w:rPr>
            <w:rStyle w:val="NormalTok"/>
          </w:rPr>
          <w:t xml:space="preserve">, </w:t>
        </w:r>
        <w:r>
          <w:rPr>
            <w:rStyle w:val="AttributeTok"/>
          </w:rPr>
          <w:t>alpha =</w:t>
        </w:r>
        <w:r>
          <w:rPr>
            <w:rStyle w:val="NormalTok"/>
          </w:rPr>
          <w:t xml:space="preserve"> </w:t>
        </w:r>
        <w:r>
          <w:rPr>
            <w:rStyle w:val="FloatTok"/>
          </w:rPr>
          <w:t>0.25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|&gt;</w:t>
        </w:r>
        <w:r>
          <w:rPr>
            <w:rStyle w:val="NormalTok"/>
          </w:rPr>
          <w:t xml:space="preserve"> </w:t>
        </w:r>
        <w:r>
          <w:br/>
        </w:r>
      </w:ins>
      <w:ins w:id="725" w:author="Johannes Zauner" w:date="2026-04-01T16:59:00Z" w16du:dateUtc="2026-04-01T14:59:00Z">
        <w:r>
          <w:rPr>
            <w:rStyle w:val="NormalTok"/>
          </w:rPr>
          <w:t>10</w:t>
        </w:r>
      </w:ins>
      <w:ins w:id="726" w:author="Johannes Zauner" w:date="2026-04-01T16:57:00Z" w16du:dateUtc="2026-04-01T14:57:00Z">
        <w:r>
          <w:rPr>
            <w:rStyle w:val="NormalTok"/>
          </w:rPr>
          <w:t xml:space="preserve"> </w:t>
        </w:r>
      </w:ins>
      <w:ins w:id="727" w:author="Johannes Zauner" w:date="2026-04-01T16:59:00Z" w16du:dateUtc="2026-04-01T14:59:00Z">
        <w:r>
          <w:rPr>
            <w:rStyle w:val="NormalTok"/>
          </w:rPr>
          <w:t xml:space="preserve"> </w:t>
        </w:r>
      </w:ins>
      <w:ins w:id="728" w:author="Johannes Zauner" w:date="2026-04-01T16:57:00Z" w16du:dateUtc="2026-04-01T14:57:00Z">
        <w:r>
          <w:rPr>
            <w:rStyle w:val="NormalTok"/>
          </w:rPr>
          <w:t xml:space="preserve"> </w:t>
        </w:r>
        <w:proofErr w:type="spellStart"/>
        <w:r>
          <w:rPr>
            <w:rStyle w:val="FunctionTok"/>
          </w:rPr>
          <w:t>gg_photoperiod</w:t>
        </w:r>
        <w:proofErr w:type="spellEnd"/>
        <w:r>
          <w:rPr>
            <w:rStyle w:val="NormalTok"/>
          </w:rPr>
          <w:t xml:space="preserve">(coordinates) </w:t>
        </w:r>
        <w:r>
          <w:rPr>
            <w:rStyle w:val="SpecialCharTok"/>
          </w:rPr>
          <w:t>+</w:t>
        </w:r>
        <w:r>
          <w:br/>
        </w:r>
      </w:ins>
      <w:ins w:id="729" w:author="Johannes Zauner" w:date="2026-04-01T16:59:00Z" w16du:dateUtc="2026-04-01T14:59:00Z">
        <w:r>
          <w:rPr>
            <w:rStyle w:val="NormalTok"/>
          </w:rPr>
          <w:lastRenderedPageBreak/>
          <w:t>11</w:t>
        </w:r>
      </w:ins>
      <w:ins w:id="730" w:author="Johannes Zauner" w:date="2026-04-01T16:57:00Z" w16du:dateUtc="2026-04-01T14:57:00Z">
        <w:r>
          <w:rPr>
            <w:rStyle w:val="NormalTok"/>
          </w:rPr>
          <w:t xml:space="preserve"> </w:t>
        </w:r>
      </w:ins>
      <w:ins w:id="731" w:author="Johannes Zauner" w:date="2026-04-01T16:59:00Z" w16du:dateUtc="2026-04-01T14:59:00Z">
        <w:r>
          <w:rPr>
            <w:rStyle w:val="NormalTok"/>
          </w:rPr>
          <w:t xml:space="preserve">  </w:t>
        </w:r>
      </w:ins>
      <w:ins w:id="732" w:author="Johannes Zauner" w:date="2026-04-01T16:57:00Z" w16du:dateUtc="2026-04-01T14:57:00Z">
        <w:r>
          <w:rPr>
            <w:rStyle w:val="NormalTok"/>
          </w:rPr>
          <w:t xml:space="preserve"> </w:t>
        </w:r>
        <w:proofErr w:type="spellStart"/>
        <w:r>
          <w:rPr>
            <w:rStyle w:val="FunctionTok"/>
          </w:rPr>
          <w:t>geom_hline</w:t>
        </w:r>
        <w:proofErr w:type="spellEnd"/>
        <w:r>
          <w:rPr>
            <w:rStyle w:val="NormalTok"/>
          </w:rPr>
          <w:t>(</w:t>
        </w:r>
        <w:proofErr w:type="spellStart"/>
        <w:r>
          <w:rPr>
            <w:rStyle w:val="AttributeTok"/>
          </w:rPr>
          <w:t>yintercept</w:t>
        </w:r>
        <w:proofErr w:type="spellEnd"/>
        <w:r>
          <w:rPr>
            <w:rStyle w:val="AttributeTok"/>
          </w:rPr>
          <w:t xml:space="preserve"> =</w:t>
        </w:r>
        <w:r>
          <w:rPr>
            <w:rStyle w:val="NormalTok"/>
          </w:rPr>
          <w:t xml:space="preserve"> </w:t>
        </w:r>
        <w:r>
          <w:rPr>
            <w:rStyle w:val="DecValTok"/>
          </w:rPr>
          <w:t>1000</w:t>
        </w:r>
        <w:r>
          <w:rPr>
            <w:rStyle w:val="NormalTok"/>
          </w:rPr>
          <w:t xml:space="preserve">, </w:t>
        </w:r>
        <w:proofErr w:type="spellStart"/>
        <w:r>
          <w:rPr>
            <w:rStyle w:val="AttributeTok"/>
          </w:rPr>
          <w:t>linetype</w:t>
        </w:r>
        <w:proofErr w:type="spellEnd"/>
        <w:r>
          <w:rPr>
            <w:rStyle w:val="AttributeTok"/>
          </w:rPr>
          <w:t xml:space="preserve"> =</w:t>
        </w:r>
        <w:r>
          <w:rPr>
            <w:rStyle w:val="NormalTok"/>
          </w:rPr>
          <w:t xml:space="preserve"> </w:t>
        </w:r>
        <w:r>
          <w:rPr>
            <w:rStyle w:val="StringTok"/>
          </w:rPr>
          <w:t>"dashed"</w:t>
        </w:r>
        <w:r>
          <w:rPr>
            <w:rStyle w:val="NormalTok"/>
          </w:rPr>
          <w:t xml:space="preserve">) </w:t>
        </w:r>
        <w:r>
          <w:rPr>
            <w:rStyle w:val="SpecialCharTok"/>
          </w:rPr>
          <w:t>+</w:t>
        </w:r>
        <w:r>
          <w:br/>
        </w:r>
      </w:ins>
      <w:ins w:id="733" w:author="Johannes Zauner" w:date="2026-04-01T16:59:00Z" w16du:dateUtc="2026-04-01T14:59:00Z">
        <w:r>
          <w:rPr>
            <w:rStyle w:val="NormalTok"/>
          </w:rPr>
          <w:t>12</w:t>
        </w:r>
      </w:ins>
      <w:ins w:id="734" w:author="Johannes Zauner" w:date="2026-04-01T16:57:00Z" w16du:dateUtc="2026-04-01T14:57:00Z">
        <w:r>
          <w:rPr>
            <w:rStyle w:val="NormalTok"/>
          </w:rPr>
          <w:t xml:space="preserve"> </w:t>
        </w:r>
      </w:ins>
      <w:ins w:id="735" w:author="Johannes Zauner" w:date="2026-04-01T16:59:00Z" w16du:dateUtc="2026-04-01T14:59:00Z">
        <w:r>
          <w:rPr>
            <w:rStyle w:val="NormalTok"/>
          </w:rPr>
          <w:t xml:space="preserve">  </w:t>
        </w:r>
      </w:ins>
      <w:ins w:id="736" w:author="Johannes Zauner" w:date="2026-04-01T16:57:00Z" w16du:dateUtc="2026-04-01T14:57:00Z">
        <w:r>
          <w:rPr>
            <w:rStyle w:val="NormalTok"/>
          </w:rPr>
          <w:t xml:space="preserve"> </w:t>
        </w:r>
        <w:proofErr w:type="spellStart"/>
        <w:r>
          <w:rPr>
            <w:rStyle w:val="FunctionTok"/>
          </w:rPr>
          <w:t>geom_point</w:t>
        </w:r>
        <w:proofErr w:type="spellEnd"/>
        <w:r>
          <w:rPr>
            <w:rStyle w:val="NormalTok"/>
          </w:rPr>
          <w:t>(</w:t>
        </w:r>
        <w:r>
          <w:rPr>
            <w:rStyle w:val="AttributeTok"/>
          </w:rPr>
          <w:t>data =</w:t>
        </w:r>
        <w:r>
          <w:rPr>
            <w:rStyle w:val="NormalTok"/>
          </w:rPr>
          <w:t xml:space="preserve"> \(x) </w:t>
        </w:r>
        <w:r>
          <w:rPr>
            <w:rStyle w:val="FunctionTok"/>
          </w:rPr>
          <w:t>filter</w:t>
        </w:r>
        <w:r>
          <w:rPr>
            <w:rStyle w:val="NormalTok"/>
          </w:rPr>
          <w:t xml:space="preserve">(x, Lux </w:t>
        </w:r>
        <w:r>
          <w:rPr>
            <w:rStyle w:val="SpecialCharTok"/>
          </w:rPr>
          <w:t>&gt;</w:t>
        </w:r>
        <w:r>
          <w:rPr>
            <w:rStyle w:val="NormalTok"/>
          </w:rPr>
          <w:t xml:space="preserve"> </w:t>
        </w:r>
        <w:r>
          <w:rPr>
            <w:rStyle w:val="DecValTok"/>
          </w:rPr>
          <w:t>1000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SpecialCharTok"/>
          </w:rPr>
          <w:t>+</w:t>
        </w:r>
        <w:r>
          <w:br/>
        </w:r>
      </w:ins>
      <w:ins w:id="737" w:author="Johannes Zauner" w:date="2026-04-01T16:59:00Z" w16du:dateUtc="2026-04-01T14:59:00Z">
        <w:r>
          <w:rPr>
            <w:rStyle w:val="NormalTok"/>
          </w:rPr>
          <w:t>13</w:t>
        </w:r>
      </w:ins>
      <w:ins w:id="738" w:author="Johannes Zauner" w:date="2026-04-01T16:57:00Z" w16du:dateUtc="2026-04-01T14:57:00Z">
        <w:r>
          <w:rPr>
            <w:rStyle w:val="NormalTok"/>
          </w:rPr>
          <w:t xml:space="preserve"> </w:t>
        </w:r>
      </w:ins>
      <w:ins w:id="739" w:author="Johannes Zauner" w:date="2026-04-01T16:59:00Z" w16du:dateUtc="2026-04-01T14:59:00Z">
        <w:r>
          <w:rPr>
            <w:rStyle w:val="NormalTok"/>
          </w:rPr>
          <w:t xml:space="preserve">  </w:t>
        </w:r>
      </w:ins>
      <w:ins w:id="740" w:author="Johannes Zauner" w:date="2026-04-01T16:57:00Z" w16du:dateUtc="2026-04-01T14:57:00Z">
        <w:r>
          <w:rPr>
            <w:rStyle w:val="NormalTok"/>
          </w:rPr>
          <w:t xml:space="preserve"> </w:t>
        </w:r>
        <w:proofErr w:type="spellStart"/>
        <w:r>
          <w:rPr>
            <w:rStyle w:val="FunctionTok"/>
          </w:rPr>
          <w:t>coord_cartesian</w:t>
        </w:r>
        <w:proofErr w:type="spellEnd"/>
        <w:r>
          <w:rPr>
            <w:rStyle w:val="NormalTok"/>
          </w:rPr>
          <w:t>(</w:t>
        </w:r>
        <w:proofErr w:type="spellStart"/>
        <w:r>
          <w:rPr>
            <w:rStyle w:val="AttributeTok"/>
          </w:rPr>
          <w:t>ylim</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SpecialCharTok"/>
          </w:rPr>
          <w:t>^</w:t>
        </w:r>
        <w:r>
          <w:rPr>
            <w:rStyle w:val="DecValTok"/>
          </w:rPr>
          <w:t>4</w:t>
        </w:r>
        <w:r>
          <w:rPr>
            <w:rStyle w:val="NormalTok"/>
          </w:rPr>
          <w:t>))</w:t>
        </w:r>
      </w:ins>
      <w:ins w:id="741" w:author="Johannes Zauner" w:date="2026-04-01T17:00:00Z" w16du:dateUtc="2026-04-01T15:00:00Z">
        <w:r w:rsidR="00473ADC">
          <w:rPr>
            <w:rStyle w:val="NormalTok"/>
          </w:rPr>
          <w:br/>
        </w:r>
        <w:r w:rsidR="00473ADC">
          <w:rPr>
            <w:rStyle w:val="NormalTok"/>
            <w:color w:val="A6A6A6" w:themeColor="background1" w:themeShade="A6"/>
          </w:rPr>
          <w:t>further lines for plot generation omitted for brevity, but available in the online version on GitHub.</w:t>
        </w:r>
      </w:ins>
    </w:p>
    <w:p w14:paraId="6CE4C2DC" w14:textId="41E89598" w:rsidR="006361C4" w:rsidRDefault="006361C4" w:rsidP="00332824">
      <w:pPr>
        <w:pStyle w:val="DefinitionTerm"/>
        <w:rPr>
          <w:ins w:id="742" w:author="Johannes Zauner" w:date="2026-04-01T16:57:00Z" w16du:dateUtc="2026-04-01T14:57:00Z"/>
        </w:rPr>
        <w:pPrChange w:id="743" w:author="Johannes Zauner" w:date="2026-04-01T17:01:00Z" w16du:dateUtc="2026-04-01T15:01:00Z">
          <w:pPr>
            <w:pStyle w:val="Definition"/>
          </w:pPr>
        </w:pPrChange>
      </w:pPr>
      <w:ins w:id="744" w:author="Johannes Zauner" w:date="2026-04-01T16:57:00Z" w16du:dateUtc="2026-04-01T14:57:00Z">
        <w:r>
          <w:t>Line 4</w:t>
        </w:r>
      </w:ins>
      <w:ins w:id="745" w:author="Johannes Zauner" w:date="2026-04-01T17:01:00Z" w16du:dateUtc="2026-04-01T15:01:00Z">
        <w:r w:rsidR="00332824">
          <w:t xml:space="preserve"> </w:t>
        </w:r>
      </w:ins>
      <w:ins w:id="746" w:author="Johannes Zauner" w:date="2026-04-01T16:57:00Z" w16du:dateUtc="2026-04-01T14:57:00Z">
        <w:r w:rsidRPr="00332824">
          <w:rPr>
            <w:b w:val="0"/>
            <w:bCs/>
            <w:rPrChange w:id="747" w:author="Johannes Zauner" w:date="2026-04-01T17:01:00Z" w16du:dateUtc="2026-04-01T15:01:00Z">
              <w:rPr/>
            </w:rPrChange>
          </w:rPr>
          <w:t>Function to reduce the interval through aggregation.</w:t>
        </w:r>
      </w:ins>
    </w:p>
    <w:p w14:paraId="6B93C804" w14:textId="0C0A1ED1" w:rsidR="006361C4" w:rsidRPr="00332824" w:rsidRDefault="006361C4" w:rsidP="00332824">
      <w:pPr>
        <w:pStyle w:val="DefinitionTerm"/>
        <w:rPr>
          <w:ins w:id="748" w:author="Johannes Zauner" w:date="2026-04-01T16:57:00Z" w16du:dateUtc="2026-04-01T14:57:00Z"/>
          <w:b w:val="0"/>
          <w:bCs/>
          <w:rPrChange w:id="749" w:author="Johannes Zauner" w:date="2026-04-01T17:01:00Z" w16du:dateUtc="2026-04-01T15:01:00Z">
            <w:rPr>
              <w:ins w:id="750" w:author="Johannes Zauner" w:date="2026-04-01T16:57:00Z" w16du:dateUtc="2026-04-01T14:57:00Z"/>
            </w:rPr>
          </w:rPrChange>
        </w:rPr>
        <w:pPrChange w:id="751" w:author="Johannes Zauner" w:date="2026-04-01T17:01:00Z" w16du:dateUtc="2026-04-01T15:01:00Z">
          <w:pPr>
            <w:pStyle w:val="Definition"/>
          </w:pPr>
        </w:pPrChange>
      </w:pPr>
      <w:ins w:id="752" w:author="Johannes Zauner" w:date="2026-04-01T16:57:00Z" w16du:dateUtc="2026-04-01T14:57:00Z">
        <w:r>
          <w:t>Line 5</w:t>
        </w:r>
      </w:ins>
      <w:ins w:id="753" w:author="Johannes Zauner" w:date="2026-04-01T17:01:00Z" w16du:dateUtc="2026-04-01T15:01:00Z">
        <w:r w:rsidR="00332824">
          <w:t xml:space="preserve"> </w:t>
        </w:r>
      </w:ins>
      <w:ins w:id="754" w:author="Johannes Zauner" w:date="2026-04-01T16:57:00Z" w16du:dateUtc="2026-04-01T14:57:00Z">
        <w:r w:rsidRPr="00332824">
          <w:rPr>
            <w:b w:val="0"/>
            <w:bCs/>
            <w:rPrChange w:id="755" w:author="Johannes Zauner" w:date="2026-04-01T17:01:00Z" w16du:dateUtc="2026-04-01T15:01:00Z">
              <w:rPr/>
            </w:rPrChange>
          </w:rPr>
          <w:t xml:space="preserve">Bins of arbitrary length are created (here </w:t>
        </w:r>
        <w:r w:rsidRPr="00332824">
          <w:rPr>
            <w:rStyle w:val="VerbatimChar"/>
            <w:b w:val="0"/>
            <w:bCs/>
            <w:rPrChange w:id="756" w:author="Johannes Zauner" w:date="2026-04-01T17:01:00Z" w16du:dateUtc="2026-04-01T15:01:00Z">
              <w:rPr>
                <w:rStyle w:val="VerbatimChar"/>
              </w:rPr>
            </w:rPrChange>
          </w:rPr>
          <w:t>20 minutes</w:t>
        </w:r>
        <w:r w:rsidRPr="00332824">
          <w:rPr>
            <w:b w:val="0"/>
            <w:bCs/>
            <w:rPrChange w:id="757" w:author="Johannes Zauner" w:date="2026-04-01T17:01:00Z" w16du:dateUtc="2026-04-01T15:01:00Z">
              <w:rPr/>
            </w:rPrChange>
          </w:rPr>
          <w:t>)</w:t>
        </w:r>
      </w:ins>
    </w:p>
    <w:p w14:paraId="38B132ED" w14:textId="5AB97C28" w:rsidR="006361C4" w:rsidRPr="00332824" w:rsidRDefault="006361C4" w:rsidP="00332824">
      <w:pPr>
        <w:pStyle w:val="DefinitionTerm"/>
        <w:rPr>
          <w:ins w:id="758" w:author="Johannes Zauner" w:date="2026-04-01T16:57:00Z" w16du:dateUtc="2026-04-01T14:57:00Z"/>
          <w:b w:val="0"/>
          <w:bCs/>
          <w:rPrChange w:id="759" w:author="Johannes Zauner" w:date="2026-04-01T17:01:00Z" w16du:dateUtc="2026-04-01T15:01:00Z">
            <w:rPr>
              <w:ins w:id="760" w:author="Johannes Zauner" w:date="2026-04-01T16:57:00Z" w16du:dateUtc="2026-04-01T14:57:00Z"/>
            </w:rPr>
          </w:rPrChange>
        </w:rPr>
        <w:pPrChange w:id="761" w:author="Johannes Zauner" w:date="2026-04-01T17:01:00Z" w16du:dateUtc="2026-04-01T15:01:00Z">
          <w:pPr>
            <w:pStyle w:val="Definition"/>
          </w:pPr>
        </w:pPrChange>
      </w:pPr>
      <w:ins w:id="762" w:author="Johannes Zauner" w:date="2026-04-01T16:57:00Z" w16du:dateUtc="2026-04-01T14:57:00Z">
        <w:r>
          <w:t>Line 6</w:t>
        </w:r>
      </w:ins>
      <w:ins w:id="763" w:author="Johannes Zauner" w:date="2026-04-01T17:01:00Z" w16du:dateUtc="2026-04-01T15:01:00Z">
        <w:r w:rsidR="00332824">
          <w:t xml:space="preserve"> </w:t>
        </w:r>
      </w:ins>
      <w:ins w:id="764" w:author="Johannes Zauner" w:date="2026-04-01T16:57:00Z" w16du:dateUtc="2026-04-01T14:57:00Z">
        <w:r w:rsidRPr="00332824">
          <w:rPr>
            <w:b w:val="0"/>
            <w:bCs/>
            <w:rPrChange w:id="765" w:author="Johannes Zauner" w:date="2026-04-01T17:01:00Z" w16du:dateUtc="2026-04-01T15:01:00Z">
              <w:rPr/>
            </w:rPrChange>
          </w:rPr>
          <w:t>Values are sorted into these bins (</w:t>
        </w:r>
        <w:r w:rsidRPr="00332824">
          <w:rPr>
            <w:rStyle w:val="VerbatimChar"/>
            <w:b w:val="0"/>
            <w:bCs/>
            <w:rPrChange w:id="766" w:author="Johannes Zauner" w:date="2026-04-01T17:01:00Z" w16du:dateUtc="2026-04-01T15:01:00Z">
              <w:rPr>
                <w:rStyle w:val="VerbatimChar"/>
              </w:rPr>
            </w:rPrChange>
          </w:rPr>
          <w:t>type = "floor"</w:t>
        </w:r>
        <w:r w:rsidRPr="00332824">
          <w:rPr>
            <w:b w:val="0"/>
            <w:bCs/>
            <w:rPrChange w:id="767" w:author="Johannes Zauner" w:date="2026-04-01T17:01:00Z" w16du:dateUtc="2026-04-01T15:01:00Z">
              <w:rPr/>
            </w:rPrChange>
          </w:rPr>
          <w:t xml:space="preserve"> specifies that values are always sorted in the next lower bin)</w:t>
        </w:r>
      </w:ins>
    </w:p>
    <w:p w14:paraId="4BC8FD4D" w14:textId="54586D7D" w:rsidR="006361C4" w:rsidRPr="00332824" w:rsidRDefault="006361C4" w:rsidP="00332824">
      <w:pPr>
        <w:pStyle w:val="DefinitionTerm"/>
        <w:rPr>
          <w:ins w:id="768" w:author="Johannes Zauner" w:date="2026-04-01T16:57:00Z" w16du:dateUtc="2026-04-01T14:57:00Z"/>
          <w:b w:val="0"/>
          <w:bCs/>
          <w:rPrChange w:id="769" w:author="Johannes Zauner" w:date="2026-04-01T17:01:00Z" w16du:dateUtc="2026-04-01T15:01:00Z">
            <w:rPr>
              <w:ins w:id="770" w:author="Johannes Zauner" w:date="2026-04-01T16:57:00Z" w16du:dateUtc="2026-04-01T14:57:00Z"/>
            </w:rPr>
          </w:rPrChange>
        </w:rPr>
        <w:pPrChange w:id="771" w:author="Johannes Zauner" w:date="2026-04-01T17:01:00Z" w16du:dateUtc="2026-04-01T15:01:00Z">
          <w:pPr>
            <w:pStyle w:val="Definition"/>
          </w:pPr>
        </w:pPrChange>
      </w:pPr>
      <w:ins w:id="772" w:author="Johannes Zauner" w:date="2026-04-01T16:57:00Z" w16du:dateUtc="2026-04-01T14:57:00Z">
        <w:r w:rsidRPr="00332824">
          <w:t>Line 7</w:t>
        </w:r>
      </w:ins>
      <w:ins w:id="773" w:author="Johannes Zauner" w:date="2026-04-01T17:01:00Z" w16du:dateUtc="2026-04-01T15:01:00Z">
        <w:r w:rsidR="00332824">
          <w:t xml:space="preserve"> </w:t>
        </w:r>
      </w:ins>
      <w:ins w:id="774" w:author="Johannes Zauner" w:date="2026-04-01T16:57:00Z" w16du:dateUtc="2026-04-01T14:57:00Z">
        <w:r w:rsidRPr="00332824">
          <w:rPr>
            <w:b w:val="0"/>
            <w:bCs/>
            <w:rPrChange w:id="775" w:author="Johannes Zauner" w:date="2026-04-01T17:01:00Z" w16du:dateUtc="2026-04-01T15:01:00Z">
              <w:rPr/>
            </w:rPrChange>
          </w:rPr>
          <w:t xml:space="preserve">The function provides sensible default handlers for data types like numeric, text, factor, </w:t>
        </w:r>
        <w:proofErr w:type="spellStart"/>
        <w:r w:rsidRPr="00332824">
          <w:rPr>
            <w:b w:val="0"/>
            <w:bCs/>
            <w:rPrChange w:id="776" w:author="Johannes Zauner" w:date="2026-04-01T17:01:00Z" w16du:dateUtc="2026-04-01T15:01:00Z">
              <w:rPr/>
            </w:rPrChange>
          </w:rPr>
          <w:t>boolean</w:t>
        </w:r>
        <w:proofErr w:type="spellEnd"/>
        <w:r w:rsidRPr="00332824">
          <w:rPr>
            <w:b w:val="0"/>
            <w:bCs/>
            <w:rPrChange w:id="777" w:author="Johannes Zauner" w:date="2026-04-01T17:01:00Z" w16du:dateUtc="2026-04-01T15:01:00Z">
              <w:rPr/>
            </w:rPrChange>
          </w:rPr>
          <w:t xml:space="preserve">, etc. For numeric, the default is </w:t>
        </w:r>
        <w:r w:rsidRPr="00332824">
          <w:rPr>
            <w:rStyle w:val="VerbatimChar"/>
            <w:b w:val="0"/>
            <w:bCs/>
            <w:rPrChange w:id="778" w:author="Johannes Zauner" w:date="2026-04-01T17:01:00Z" w16du:dateUtc="2026-04-01T15:01:00Z">
              <w:rPr>
                <w:rStyle w:val="VerbatimChar"/>
              </w:rPr>
            </w:rPrChange>
          </w:rPr>
          <w:t>mean</w:t>
        </w:r>
      </w:ins>
      <w:ins w:id="779" w:author="Johannes Zauner" w:date="2026-04-01T17:02:00Z" w16du:dateUtc="2026-04-01T15:02:00Z">
        <w:r w:rsidR="009B7C8B">
          <w:rPr>
            <w:b w:val="0"/>
            <w:bCs/>
          </w:rPr>
          <w:t xml:space="preserve">, </w:t>
        </w:r>
      </w:ins>
      <w:ins w:id="780" w:author="Johannes Zauner" w:date="2026-04-01T16:57:00Z" w16du:dateUtc="2026-04-01T14:57:00Z">
        <w:r w:rsidRPr="00332824">
          <w:rPr>
            <w:b w:val="0"/>
            <w:bCs/>
            <w:rPrChange w:id="781" w:author="Johannes Zauner" w:date="2026-04-01T17:01:00Z" w16du:dateUtc="2026-04-01T15:01:00Z">
              <w:rPr/>
            </w:rPrChange>
          </w:rPr>
          <w:t xml:space="preserve">and </w:t>
        </w:r>
        <w:r w:rsidRPr="00332824">
          <w:rPr>
            <w:rStyle w:val="VerbatimChar"/>
            <w:b w:val="0"/>
            <w:bCs/>
            <w:rPrChange w:id="782" w:author="Johannes Zauner" w:date="2026-04-01T17:01:00Z" w16du:dateUtc="2026-04-01T15:01:00Z">
              <w:rPr>
                <w:rStyle w:val="VerbatimChar"/>
              </w:rPr>
            </w:rPrChange>
          </w:rPr>
          <w:t>NA</w:t>
        </w:r>
        <w:r w:rsidRPr="00332824">
          <w:rPr>
            <w:b w:val="0"/>
            <w:bCs/>
            <w:rPrChange w:id="783" w:author="Johannes Zauner" w:date="2026-04-01T17:01:00Z" w16du:dateUtc="2026-04-01T15:01:00Z">
              <w:rPr/>
            </w:rPrChange>
          </w:rPr>
          <w:t xml:space="preserve">s propagate. Here, we set the </w:t>
        </w:r>
        <w:r w:rsidRPr="00332824">
          <w:rPr>
            <w:rStyle w:val="VerbatimChar"/>
            <w:b w:val="0"/>
            <w:bCs/>
            <w:rPrChange w:id="784" w:author="Johannes Zauner" w:date="2026-04-01T17:01:00Z" w16du:dateUtc="2026-04-01T15:01:00Z">
              <w:rPr>
                <w:rStyle w:val="VerbatimChar"/>
              </w:rPr>
            </w:rPrChange>
          </w:rPr>
          <w:t>median</w:t>
        </w:r>
        <w:r w:rsidRPr="00332824">
          <w:rPr>
            <w:b w:val="0"/>
            <w:bCs/>
            <w:rPrChange w:id="785" w:author="Johannes Zauner" w:date="2026-04-01T17:01:00Z" w16du:dateUtc="2026-04-01T15:01:00Z">
              <w:rPr/>
            </w:rPrChange>
          </w:rPr>
          <w:t xml:space="preserve"> as </w:t>
        </w:r>
      </w:ins>
      <w:ins w:id="786" w:author="Johannes Zauner" w:date="2026-04-01T17:02:00Z" w16du:dateUtc="2026-04-01T15:02:00Z">
        <w:r w:rsidR="009B7C8B">
          <w:rPr>
            <w:b w:val="0"/>
            <w:bCs/>
          </w:rPr>
          <w:t xml:space="preserve">the </w:t>
        </w:r>
      </w:ins>
      <w:ins w:id="787" w:author="Johannes Zauner" w:date="2026-04-01T16:57:00Z" w16du:dateUtc="2026-04-01T14:57:00Z">
        <w:r w:rsidRPr="00332824">
          <w:rPr>
            <w:b w:val="0"/>
            <w:bCs/>
            <w:rPrChange w:id="788" w:author="Johannes Zauner" w:date="2026-04-01T17:01:00Z" w16du:dateUtc="2026-04-01T15:01:00Z">
              <w:rPr/>
            </w:rPrChange>
          </w:rPr>
          <w:t>handler and ignore missing values.</w:t>
        </w:r>
      </w:ins>
    </w:p>
    <w:p w14:paraId="72269362" w14:textId="77777777" w:rsidR="00E14116" w:rsidRDefault="00E14116" w:rsidP="00E14116">
      <w:pPr>
        <w:pStyle w:val="Compact"/>
        <w:jc w:val="center"/>
        <w:rPr>
          <w:ins w:id="789" w:author="Johannes Zauner" w:date="2026-04-01T17:00:00Z" w16du:dateUtc="2026-04-01T15:00:00Z"/>
        </w:rPr>
      </w:pPr>
      <w:ins w:id="790" w:author="Johannes Zauner" w:date="2026-04-01T17:00:00Z" w16du:dateUtc="2026-04-01T15:00:00Z">
        <w:r>
          <w:rPr>
            <w:noProof/>
          </w:rPr>
          <w:drawing>
            <wp:inline distT="0" distB="0" distL="0" distR="0" wp14:anchorId="56D6DC16" wp14:editId="0BC61C1A">
              <wp:extent cx="5334000" cy="2963333"/>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index_files/figure-docx/fig-aggregate-1.png"/>
                      <pic:cNvPicPr>
                        <a:picLocks noChangeAspect="1" noChangeArrowheads="1"/>
                      </pic:cNvPicPr>
                    </pic:nvPicPr>
                    <pic:blipFill>
                      <a:blip r:embed="rId65"/>
                      <a:stretch>
                        <a:fillRect/>
                      </a:stretch>
                    </pic:blipFill>
                    <pic:spPr bwMode="auto">
                      <a:xfrm>
                        <a:off x="0" y="0"/>
                        <a:ext cx="5334000" cy="2963333"/>
                      </a:xfrm>
                      <a:prstGeom prst="rect">
                        <a:avLst/>
                      </a:prstGeom>
                      <a:noFill/>
                      <a:ln w="9525">
                        <a:noFill/>
                        <a:headEnd/>
                        <a:tailEnd/>
                      </a:ln>
                    </pic:spPr>
                  </pic:pic>
                </a:graphicData>
              </a:graphic>
            </wp:inline>
          </w:drawing>
        </w:r>
      </w:ins>
    </w:p>
    <w:p w14:paraId="68A79882" w14:textId="705C655C" w:rsidR="006361C4" w:rsidRDefault="00E14116" w:rsidP="00E14116">
      <w:pPr>
        <w:pStyle w:val="ImageCaption"/>
        <w:spacing w:before="200"/>
      </w:pPr>
      <w:ins w:id="791" w:author="Johannes Zauner" w:date="2026-04-01T17:00:00Z" w16du:dateUtc="2026-04-01T15:00:00Z">
        <w:r>
          <w:t>Figure 10: A: Outdoor light exposure over time with 20-minute interval. Grey shaded regions denote night (from civil dusk to dawn). Red points denote intervals with a median illuminance above 1000 lx. B: Histogram of 5-second data (color</w:t>
        </w:r>
      </w:ins>
      <w:ins w:id="792" w:author="Johannes Zauner" w:date="2026-04-01T17:01:00Z" w16du:dateUtc="2026-04-01T15:01:00Z">
        <w:r>
          <w:t>s</w:t>
        </w:r>
      </w:ins>
      <w:ins w:id="793" w:author="Johannes Zauner" w:date="2026-04-01T17:00:00Z" w16du:dateUtc="2026-04-01T15:00:00Z">
        <w:r>
          <w:t xml:space="preserve"> as</w:t>
        </w:r>
      </w:ins>
      <w:ins w:id="794" w:author="Johannes Zauner" w:date="2026-04-01T17:01:00Z" w16du:dateUtc="2026-04-01T15:01:00Z">
        <w:r>
          <w:t xml:space="preserve"> in</w:t>
        </w:r>
      </w:ins>
      <w:ins w:id="795" w:author="Johannes Zauner" w:date="2026-04-01T17:00:00Z" w16du:dateUtc="2026-04-01T15:00:00Z">
        <w:r>
          <w:t xml:space="preserve"> panel A)</w:t>
        </w:r>
      </w:ins>
    </w:p>
    <w:p w14:paraId="5C0DCDE9" w14:textId="77777777" w:rsidR="007C0A0D" w:rsidRPr="00C673E9" w:rsidRDefault="007C0A0D" w:rsidP="007C0A0D">
      <w:pPr>
        <w:pStyle w:val="berschrift4"/>
      </w:pPr>
      <w:bookmarkStart w:id="796" w:name="longest-sustained-bright-light-period"/>
      <w:bookmarkEnd w:id="684"/>
      <w:r w:rsidRPr="00C673E9">
        <w:t>Longest sustained bright-light period</w:t>
      </w:r>
    </w:p>
    <w:p w14:paraId="18A15BC2" w14:textId="7D86DA7E" w:rsidR="007C0A0D" w:rsidRPr="00E15C3C" w:rsidRDefault="007C0A0D" w:rsidP="007C0A0D">
      <w:pPr>
        <w:pStyle w:val="FirstParagraph"/>
      </w:pPr>
      <w:r w:rsidRPr="00E15C3C">
        <w:t xml:space="preserve">The final light exposure metric we illustrate is the longest continuous period above a certain illuminance threshold (often termed </w:t>
      </w:r>
      <w:r w:rsidRPr="00C673E9">
        <w:rPr>
          <w:rFonts w:ascii="Arial" w:hAnsi="Arial" w:cs="Arial"/>
        </w:rPr>
        <w:t>longest period above threshold</w:t>
      </w:r>
      <w:r w:rsidRPr="00E15C3C">
        <w:t>, e.g. PAT1000 for 1000 lx). This gives</w:t>
      </w:r>
      <w:r w:rsidRPr="00C673E9">
        <w:rPr>
          <w:rFonts w:ascii="Arial" w:hAnsi="Arial" w:cs="Arial"/>
        </w:rPr>
        <w:t xml:space="preserve"> us</w:t>
      </w:r>
      <w:r w:rsidRPr="00E15C3C">
        <w:t xml:space="preserve"> a sense of the longest outdoor exposure in a day. Along with it, one might report the total duration above that threshold in the day (TAT1000). While we could derive these from the earlier analyses, </w:t>
      </w:r>
      <w:proofErr w:type="spellStart"/>
      <w:r w:rsidRPr="00E15C3C">
        <w:t>LightLogR</w:t>
      </w:r>
      <w:proofErr w:type="spellEnd"/>
      <w:r w:rsidRPr="00E15C3C">
        <w:t xml:space="preserve"> provides dedicated </w:t>
      </w:r>
      <w:hyperlink r:id="rId66">
        <w:r w:rsidRPr="00C673E9">
          <w:rPr>
            <w:rStyle w:val="Hyperlink"/>
            <w:rFonts w:ascii="Arial" w:hAnsi="Arial" w:cs="Arial"/>
          </w:rPr>
          <w:t>metric</w:t>
        </w:r>
      </w:hyperlink>
      <w:r w:rsidRPr="00E15C3C">
        <w:t xml:space="preserve"> functions for such calculations, which can compute multiple related metrics at once.</w:t>
      </w:r>
    </w:p>
    <w:p w14:paraId="0149DB7A" w14:textId="3F84AA68" w:rsidR="007C0A0D" w:rsidRPr="00E15C3C" w:rsidRDefault="007C0A0D" w:rsidP="007C0A0D">
      <w:pPr>
        <w:pStyle w:val="Textkrper"/>
      </w:pPr>
      <w:r w:rsidRPr="00E15C3C">
        <w:lastRenderedPageBreak/>
        <w:t xml:space="preserve">Using the function </w:t>
      </w:r>
      <w:hyperlink r:id="rId67">
        <w:proofErr w:type="spellStart"/>
        <w:r w:rsidRPr="00C673E9">
          <w:rPr>
            <w:rStyle w:val="Hyperlink"/>
            <w:rFonts w:ascii="Arial" w:hAnsi="Arial" w:cs="Arial"/>
          </w:rPr>
          <w:t>period_above_threshold</w:t>
        </w:r>
        <w:proofErr w:type="spellEnd"/>
        <w:r w:rsidRPr="00C673E9">
          <w:rPr>
            <w:rStyle w:val="Hyperlink"/>
            <w:rFonts w:ascii="Arial" w:hAnsi="Arial" w:cs="Arial"/>
          </w:rPr>
          <w:t>()</w:t>
        </w:r>
      </w:hyperlink>
      <w:r w:rsidRPr="00E15C3C">
        <w:t xml:space="preserve"> for PAT and </w:t>
      </w:r>
      <w:hyperlink r:id="rId68">
        <w:proofErr w:type="spellStart"/>
        <w:r w:rsidRPr="00C673E9">
          <w:rPr>
            <w:rStyle w:val="Hyperlink"/>
            <w:rFonts w:ascii="Arial" w:hAnsi="Arial" w:cs="Arial"/>
          </w:rPr>
          <w:t>duration_above_threshold</w:t>
        </w:r>
        <w:proofErr w:type="spellEnd"/>
        <w:r w:rsidRPr="00C673E9">
          <w:rPr>
            <w:rStyle w:val="Hyperlink"/>
            <w:rFonts w:ascii="Arial" w:hAnsi="Arial" w:cs="Arial"/>
          </w:rPr>
          <w:t>()</w:t>
        </w:r>
      </w:hyperlink>
      <w:r w:rsidRPr="00E15C3C">
        <w:t xml:space="preserve"> for TAT, we calculate both metrics for the 1000 lx threshold. </w:t>
      </w:r>
      <w:r w:rsidR="00383602" w:rsidRPr="00C86C21">
        <w:rPr>
          <w:b/>
          <w:bCs/>
        </w:rPr>
        <w:t>Table 14</w:t>
      </w:r>
      <w:r w:rsidRPr="00E15C3C">
        <w:t xml:space="preserve"> shows the mean of these metrics across days (i.e., average longest bright period and average total bright time per day).</w:t>
      </w:r>
    </w:p>
    <w:p w14:paraId="09757B11" w14:textId="7FD1A8A5" w:rsidR="007C0A0D" w:rsidRPr="00C86C21" w:rsidRDefault="005679EF" w:rsidP="00F61D20">
      <w:pPr>
        <w:pStyle w:val="SourceCode"/>
        <w:spacing w:line="240" w:lineRule="auto"/>
        <w:rPr>
          <w:b/>
          <w:bCs/>
          <w:lang w:val="de-DE"/>
        </w:rPr>
      </w:pPr>
      <w:proofErr w:type="spellStart"/>
      <w:r w:rsidRPr="005679EF">
        <w:rPr>
          <w:b/>
          <w:bCs/>
          <w:lang w:val="de-DE"/>
        </w:rPr>
        <w:t>Calculate</w:t>
      </w:r>
      <w:proofErr w:type="spellEnd"/>
      <w:r w:rsidRPr="005679EF">
        <w:rPr>
          <w:b/>
          <w:bCs/>
          <w:lang w:val="de-DE"/>
        </w:rPr>
        <w:t xml:space="preserve"> PAT1000 and TAT1000</w:t>
      </w:r>
      <w:r w:rsidR="008C4DD3">
        <w:rPr>
          <w:rStyle w:val="NormalTok"/>
        </w:rPr>
        <w:br/>
      </w:r>
      <w:r w:rsidR="00077E78">
        <w:rPr>
          <w:rStyle w:val="NormalTok"/>
        </w:rPr>
        <w:t>1</w:t>
      </w:r>
      <w:r w:rsidR="00077E78">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77E78">
        <w:rPr>
          <w:rStyle w:val="NormalTok"/>
        </w:rPr>
        <w:t>2</w:t>
      </w:r>
      <w:r w:rsidR="00077E78">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summarize</w:t>
      </w:r>
      <w:r w:rsidR="007C0A0D" w:rsidRPr="00E15C3C">
        <w:rPr>
          <w:rStyle w:val="NormalTok"/>
          <w:rFonts w:cs="Consolas"/>
        </w:rPr>
        <w:t>(</w:t>
      </w:r>
      <w:proofErr w:type="gramEnd"/>
      <w:r w:rsidR="007C0A0D" w:rsidRPr="00E15C3C">
        <w:rPr>
          <w:rFonts w:cs="Consolas"/>
        </w:rPr>
        <w:br/>
      </w:r>
      <w:r w:rsidR="00077E78">
        <w:rPr>
          <w:rStyle w:val="NormalTok"/>
        </w:rPr>
        <w:t>3</w:t>
      </w:r>
      <w:r w:rsidR="00077E7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period_above_</w:t>
      </w:r>
      <w:proofErr w:type="gramStart"/>
      <w:r w:rsidR="007C0A0D" w:rsidRPr="00E15C3C">
        <w:rPr>
          <w:rStyle w:val="FunctionTok"/>
          <w:rFonts w:cs="Consolas"/>
        </w:rPr>
        <w:t>threshold</w:t>
      </w:r>
      <w:proofErr w:type="spellEnd"/>
      <w:r w:rsidR="007C0A0D" w:rsidRPr="00E15C3C">
        <w:rPr>
          <w:rStyle w:val="NormalTok"/>
          <w:rFonts w:cs="Consolas"/>
        </w:rPr>
        <w:t>(</w:t>
      </w:r>
      <w:proofErr w:type="gramEnd"/>
      <w:r w:rsidR="007C0A0D" w:rsidRPr="00E15C3C">
        <w:rPr>
          <w:rFonts w:cs="Consolas"/>
        </w:rPr>
        <w:br/>
      </w:r>
      <w:r w:rsidR="00077E78">
        <w:rPr>
          <w:rStyle w:val="NormalTok"/>
        </w:rPr>
        <w:t>4</w:t>
      </w:r>
      <w:r w:rsidR="00077E78">
        <w:rPr>
          <w:rStyle w:val="NormalTok"/>
          <w:rFonts w:cs="Consolas"/>
        </w:rPr>
        <w:t xml:space="preserve"> </w:t>
      </w:r>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proofErr w:type="spellStart"/>
      <w:r w:rsidR="007C0A0D" w:rsidRPr="00E15C3C">
        <w:rPr>
          <w:rStyle w:val="AttributeTok"/>
          <w:rFonts w:cs="Consolas"/>
        </w:rPr>
        <w:t>as.df</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Style w:val="CommentTok"/>
          <w:rFonts w:cs="Consolas"/>
        </w:rPr>
        <w:br/>
      </w:r>
      <w:r w:rsidR="00077E78">
        <w:rPr>
          <w:rStyle w:val="NormalTok"/>
        </w:rPr>
        <w:t>5</w:t>
      </w:r>
      <w:r w:rsidR="00077E7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duration_above_</w:t>
      </w:r>
      <w:proofErr w:type="gramStart"/>
      <w:r w:rsidR="007C0A0D" w:rsidRPr="00E15C3C">
        <w:rPr>
          <w:rStyle w:val="FunctionTok"/>
          <w:rFonts w:cs="Consolas"/>
        </w:rPr>
        <w:t>threshold</w:t>
      </w:r>
      <w:proofErr w:type="spellEnd"/>
      <w:r w:rsidR="007C0A0D" w:rsidRPr="00E15C3C">
        <w:rPr>
          <w:rStyle w:val="NormalTok"/>
          <w:rFonts w:cs="Consolas"/>
        </w:rPr>
        <w:t>(</w:t>
      </w:r>
      <w:proofErr w:type="gramEnd"/>
      <w:r w:rsidR="007C0A0D" w:rsidRPr="00E15C3C">
        <w:rPr>
          <w:rFonts w:cs="Consolas"/>
        </w:rPr>
        <w:br/>
      </w:r>
      <w:r w:rsidR="00077E78">
        <w:rPr>
          <w:rStyle w:val="NormalTok"/>
        </w:rPr>
        <w:t>6</w:t>
      </w:r>
      <w:r w:rsidR="00077E78">
        <w:rPr>
          <w:rStyle w:val="NormalTok"/>
          <w:rFonts w:cs="Consolas"/>
        </w:rPr>
        <w:t xml:space="preserve"> </w:t>
      </w:r>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proofErr w:type="spellStart"/>
      <w:r w:rsidR="007C0A0D" w:rsidRPr="00E15C3C">
        <w:rPr>
          <w:rStyle w:val="AttributeTok"/>
          <w:rFonts w:cs="Consolas"/>
        </w:rPr>
        <w:t>as.df</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Fonts w:cs="Consolas"/>
        </w:rPr>
        <w:br/>
      </w:r>
      <w:r w:rsidR="00077E78">
        <w:rPr>
          <w:rStyle w:val="NormalTok"/>
        </w:rPr>
        <w:t>7</w:t>
      </w:r>
      <w:r w:rsidR="00077E78">
        <w:rPr>
          <w:rStyle w:val="NormalTok"/>
          <w:rFonts w:cs="Consolas"/>
        </w:rPr>
        <w:t xml:space="preserve"> </w:t>
      </w:r>
      <w:r w:rsidR="007C0A0D" w:rsidRPr="00E15C3C">
        <w:rPr>
          <w:rStyle w:val="NormalTok"/>
          <w:rFonts w:cs="Consolas"/>
        </w:rPr>
        <w:t xml:space="preserve">  </w:t>
      </w:r>
      <w:proofErr w:type="gramStart"/>
      <w:r w:rsidR="007C0A0D" w:rsidRPr="00E15C3C">
        <w:rPr>
          <w:rStyle w:val="NormalTok"/>
          <w:rFonts w:cs="Consolas"/>
        </w:rPr>
        <w:t xml:space="preserve">  </w:t>
      </w:r>
      <w:r w:rsidR="007C0A0D" w:rsidRPr="00E15C3C">
        <w:rPr>
          <w:rStyle w:val="AttributeTok"/>
          <w:rFonts w:cs="Consolas"/>
        </w:rPr>
        <w:t>.groups</w:t>
      </w:r>
      <w:proofErr w:type="gram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StringTok"/>
          <w:rFonts w:cs="Consolas"/>
        </w:rPr>
        <w:t>"keep"</w:t>
      </w:r>
      <w:r w:rsidR="007C0A0D" w:rsidRPr="00E15C3C">
        <w:rPr>
          <w:rFonts w:cs="Consolas"/>
        </w:rPr>
        <w:br/>
      </w:r>
      <w:r w:rsidR="00077E78">
        <w:rPr>
          <w:rStyle w:val="NormalTok"/>
        </w:rPr>
        <w:t>8</w:t>
      </w:r>
      <w:r w:rsidR="00077E78">
        <w:rPr>
          <w:rStyle w:val="NormalTok"/>
          <w:rFonts w:cs="Consolas"/>
        </w:rPr>
        <w:t xml:space="preserve"> </w:t>
      </w:r>
      <w:proofErr w:type="gramStart"/>
      <w:r w:rsidR="007C0A0D" w:rsidRPr="00E15C3C">
        <w:rPr>
          <w:rStyle w:val="NormalTok"/>
          <w:rFonts w:cs="Consolas"/>
        </w:rPr>
        <w:t xml:space="preserve">  )</w:t>
      </w:r>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77E78">
        <w:rPr>
          <w:rStyle w:val="NormalTok"/>
        </w:rPr>
        <w:t>9</w:t>
      </w:r>
      <w:r w:rsidR="00077E78">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to_mean_</w:t>
      </w:r>
      <w:proofErr w:type="gramStart"/>
      <w:r w:rsidR="007C0A0D" w:rsidRPr="00E15C3C">
        <w:rPr>
          <w:rStyle w:val="FunctionTok"/>
          <w:rFonts w:cs="Consolas"/>
        </w:rPr>
        <w:t>daily</w:t>
      </w:r>
      <w:proofErr w:type="spellEnd"/>
      <w:r w:rsidR="007C0A0D" w:rsidRPr="00E15C3C">
        <w:rPr>
          <w:rStyle w:val="NormalTok"/>
          <w:rFonts w:cs="Consolas"/>
        </w:rPr>
        <w:t>(</w:t>
      </w:r>
      <w:proofErr w:type="gramEnd"/>
      <w:r w:rsidR="007C0A0D" w:rsidRPr="00E15C3C">
        <w:rPr>
          <w:rStyle w:val="StringTok"/>
          <w:rFonts w:cs="Consolas"/>
        </w:rPr>
        <w:t>""</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693"/>
      </w:tblGrid>
      <w:tr w:rsidR="009679E3" w:rsidRPr="00A61A6B" w14:paraId="3B6EBDE7" w14:textId="77777777" w:rsidTr="0047611C">
        <w:trPr>
          <w:cantSplit/>
          <w:tblHeader/>
          <w:jc w:val="center"/>
        </w:trPr>
        <w:tc>
          <w:tcPr>
            <w:tcW w:w="1276" w:type="dxa"/>
            <w:tcBorders>
              <w:bottom w:val="single" w:sz="4" w:space="0" w:color="auto"/>
            </w:tcBorders>
          </w:tcPr>
          <w:p w14:paraId="2BFA6F09" w14:textId="77777777" w:rsidR="009679E3" w:rsidRPr="00A61A6B" w:rsidRDefault="009679E3" w:rsidP="0047611C">
            <w:pPr>
              <w:rPr>
                <w:b/>
                <w:bCs/>
              </w:rPr>
            </w:pPr>
          </w:p>
        </w:tc>
        <w:tc>
          <w:tcPr>
            <w:tcW w:w="2268" w:type="dxa"/>
            <w:tcBorders>
              <w:bottom w:val="single" w:sz="4" w:space="0" w:color="auto"/>
            </w:tcBorders>
          </w:tcPr>
          <w:p w14:paraId="41827E8B" w14:textId="5D01F12D" w:rsidR="009679E3" w:rsidRPr="00A61A6B" w:rsidRDefault="009679E3" w:rsidP="0047611C">
            <w:pPr>
              <w:rPr>
                <w:b/>
                <w:bCs/>
              </w:rPr>
            </w:pPr>
            <w:r w:rsidRPr="00A61A6B">
              <w:rPr>
                <w:b/>
                <w:bCs/>
              </w:rPr>
              <w:t>period above 1000</w:t>
            </w:r>
            <w:ins w:id="797" w:author="Johannes Zauner" w:date="2026-04-01T17:02:00Z" w16du:dateUtc="2026-04-01T15:02:00Z">
              <w:r w:rsidR="00012297">
                <w:rPr>
                  <w:b/>
                  <w:bCs/>
                </w:rPr>
                <w:t xml:space="preserve"> lx</w:t>
              </w:r>
            </w:ins>
          </w:p>
        </w:tc>
        <w:tc>
          <w:tcPr>
            <w:tcW w:w="2693" w:type="dxa"/>
            <w:tcBorders>
              <w:bottom w:val="single" w:sz="4" w:space="0" w:color="auto"/>
            </w:tcBorders>
          </w:tcPr>
          <w:p w14:paraId="463D5EE8" w14:textId="19A38E4D" w:rsidR="009679E3" w:rsidRPr="00A61A6B" w:rsidRDefault="009679E3" w:rsidP="0047611C">
            <w:pPr>
              <w:rPr>
                <w:b/>
                <w:bCs/>
              </w:rPr>
            </w:pPr>
            <w:r w:rsidRPr="00A61A6B">
              <w:rPr>
                <w:b/>
                <w:bCs/>
              </w:rPr>
              <w:t>duration above 1000</w:t>
            </w:r>
            <w:ins w:id="798" w:author="Johannes Zauner" w:date="2026-04-01T17:02:00Z" w16du:dateUtc="2026-04-01T15:02:00Z">
              <w:r w:rsidR="00012297">
                <w:rPr>
                  <w:b/>
                  <w:bCs/>
                </w:rPr>
                <w:t xml:space="preserve"> lx</w:t>
              </w:r>
            </w:ins>
          </w:p>
        </w:tc>
      </w:tr>
      <w:tr w:rsidR="009B0851" w:rsidRPr="00A61A6B" w14:paraId="0BE51175" w14:textId="77777777" w:rsidTr="0047611C">
        <w:trPr>
          <w:cantSplit/>
          <w:jc w:val="center"/>
        </w:trPr>
        <w:tc>
          <w:tcPr>
            <w:tcW w:w="1276" w:type="dxa"/>
          </w:tcPr>
          <w:p w14:paraId="227815AB" w14:textId="77777777" w:rsidR="009B0851" w:rsidRPr="00A61A6B" w:rsidRDefault="009B0851" w:rsidP="009B0851">
            <w:r w:rsidRPr="00A61A6B">
              <w:t>Mean daily</w:t>
            </w:r>
          </w:p>
        </w:tc>
        <w:tc>
          <w:tcPr>
            <w:tcW w:w="2268" w:type="dxa"/>
          </w:tcPr>
          <w:p w14:paraId="73E41749" w14:textId="5F8A2EFF" w:rsidR="009B0851" w:rsidRPr="00C86C21" w:rsidRDefault="009B0851" w:rsidP="009B0851">
            <w:pPr>
              <w:jc w:val="center"/>
              <w:rPr>
                <w:rFonts w:ascii="Arial" w:hAnsi="Arial" w:cs="Arial"/>
              </w:rPr>
            </w:pPr>
            <w:r w:rsidRPr="00C86C21">
              <w:rPr>
                <w:rFonts w:ascii="Arial" w:hAnsi="Arial" w:cs="Arial"/>
              </w:rPr>
              <w:t>1208s (~20.13 minutes)</w:t>
            </w:r>
          </w:p>
        </w:tc>
        <w:tc>
          <w:tcPr>
            <w:tcW w:w="2693" w:type="dxa"/>
          </w:tcPr>
          <w:p w14:paraId="105E4761" w14:textId="5339D6F6" w:rsidR="009B0851" w:rsidRPr="00C86C21" w:rsidRDefault="009B0851" w:rsidP="009B0851">
            <w:pPr>
              <w:jc w:val="center"/>
              <w:rPr>
                <w:rFonts w:ascii="Arial" w:hAnsi="Arial" w:cs="Arial"/>
              </w:rPr>
            </w:pPr>
            <w:r w:rsidRPr="00C86C21">
              <w:rPr>
                <w:rFonts w:ascii="Arial" w:hAnsi="Arial" w:cs="Arial"/>
              </w:rPr>
              <w:t>5703s (~1.58 hours)</w:t>
            </w:r>
          </w:p>
        </w:tc>
      </w:tr>
      <w:tr w:rsidR="009B0851" w:rsidRPr="00A61A6B" w14:paraId="547A79F0" w14:textId="77777777" w:rsidTr="0047611C">
        <w:trPr>
          <w:cantSplit/>
          <w:jc w:val="center"/>
        </w:trPr>
        <w:tc>
          <w:tcPr>
            <w:tcW w:w="1276" w:type="dxa"/>
          </w:tcPr>
          <w:p w14:paraId="6DDB7856" w14:textId="77777777" w:rsidR="009B0851" w:rsidRPr="00A61A6B" w:rsidRDefault="009B0851" w:rsidP="009B0851">
            <w:r w:rsidRPr="00A61A6B">
              <w:t>Weekday</w:t>
            </w:r>
          </w:p>
        </w:tc>
        <w:tc>
          <w:tcPr>
            <w:tcW w:w="2268" w:type="dxa"/>
          </w:tcPr>
          <w:p w14:paraId="17A47C59" w14:textId="6CF86B8A" w:rsidR="009B0851" w:rsidRPr="00C86C21" w:rsidRDefault="009B0851" w:rsidP="009B0851">
            <w:pPr>
              <w:jc w:val="center"/>
              <w:rPr>
                <w:rFonts w:ascii="Arial" w:hAnsi="Arial" w:cs="Arial"/>
              </w:rPr>
            </w:pPr>
            <w:r w:rsidRPr="00C86C21">
              <w:rPr>
                <w:rFonts w:ascii="Arial" w:hAnsi="Arial" w:cs="Arial"/>
              </w:rPr>
              <w:t>1469s (~24.48 minutes)</w:t>
            </w:r>
          </w:p>
        </w:tc>
        <w:tc>
          <w:tcPr>
            <w:tcW w:w="2693" w:type="dxa"/>
          </w:tcPr>
          <w:p w14:paraId="1C43149D" w14:textId="1142749D" w:rsidR="009B0851" w:rsidRPr="00C86C21" w:rsidRDefault="009B0851" w:rsidP="009B0851">
            <w:pPr>
              <w:jc w:val="center"/>
              <w:rPr>
                <w:rFonts w:ascii="Arial" w:hAnsi="Arial" w:cs="Arial"/>
              </w:rPr>
            </w:pPr>
            <w:r w:rsidRPr="00C86C21">
              <w:rPr>
                <w:rFonts w:ascii="Arial" w:hAnsi="Arial" w:cs="Arial"/>
              </w:rPr>
              <w:t>6815s (~1.89 hours)</w:t>
            </w:r>
          </w:p>
        </w:tc>
      </w:tr>
      <w:tr w:rsidR="009B0851" w:rsidRPr="00A61A6B" w14:paraId="26C8FB24" w14:textId="77777777" w:rsidTr="0047611C">
        <w:trPr>
          <w:cantSplit/>
          <w:jc w:val="center"/>
        </w:trPr>
        <w:tc>
          <w:tcPr>
            <w:tcW w:w="1276" w:type="dxa"/>
          </w:tcPr>
          <w:p w14:paraId="79A4E126" w14:textId="77777777" w:rsidR="009B0851" w:rsidRPr="00A61A6B" w:rsidRDefault="009B0851" w:rsidP="009B0851">
            <w:r w:rsidRPr="00A61A6B">
              <w:t>Weekend</w:t>
            </w:r>
          </w:p>
        </w:tc>
        <w:tc>
          <w:tcPr>
            <w:tcW w:w="2268" w:type="dxa"/>
          </w:tcPr>
          <w:p w14:paraId="455E5D66" w14:textId="3D8058AB" w:rsidR="009B0851" w:rsidRPr="00C86C21" w:rsidRDefault="009B0851" w:rsidP="009B0851">
            <w:pPr>
              <w:jc w:val="center"/>
              <w:rPr>
                <w:rFonts w:ascii="Arial" w:hAnsi="Arial" w:cs="Arial"/>
              </w:rPr>
            </w:pPr>
            <w:r w:rsidRPr="00C86C21">
              <w:rPr>
                <w:rFonts w:ascii="Arial" w:hAnsi="Arial" w:cs="Arial"/>
              </w:rPr>
              <w:t>555s (~9.25 minutes)</w:t>
            </w:r>
          </w:p>
        </w:tc>
        <w:tc>
          <w:tcPr>
            <w:tcW w:w="2693" w:type="dxa"/>
          </w:tcPr>
          <w:p w14:paraId="5031EFCA" w14:textId="7FD66358" w:rsidR="009B0851" w:rsidRPr="00C86C21" w:rsidRDefault="009B0851" w:rsidP="009B0851">
            <w:pPr>
              <w:jc w:val="center"/>
              <w:rPr>
                <w:rFonts w:ascii="Arial" w:hAnsi="Arial" w:cs="Arial"/>
              </w:rPr>
            </w:pPr>
            <w:r w:rsidRPr="00C86C21">
              <w:rPr>
                <w:rFonts w:ascii="Arial" w:hAnsi="Arial" w:cs="Arial"/>
              </w:rPr>
              <w:t>2922s (~48.7 minutes)</w:t>
            </w:r>
          </w:p>
        </w:tc>
      </w:tr>
    </w:tbl>
    <w:p w14:paraId="6DB9155B" w14:textId="5C3DFC6B" w:rsidR="0098570A" w:rsidRPr="0098570A" w:rsidRDefault="009679E3" w:rsidP="00C86C21">
      <w:pPr>
        <w:pStyle w:val="ImageCaption"/>
      </w:pPr>
      <w:r>
        <w:t>Table 14: Longest period and total duration above 1000 lx (PAT1000 and TAT1000)</w:t>
      </w:r>
    </w:p>
    <w:p w14:paraId="5BA369AD" w14:textId="77777777" w:rsidR="007C0A0D" w:rsidRPr="00C673E9" w:rsidRDefault="007C0A0D" w:rsidP="007C0A0D">
      <w:pPr>
        <w:pStyle w:val="berschrift4"/>
      </w:pPr>
      <w:bookmarkStart w:id="799" w:name="merging-data-streams"/>
      <w:bookmarkEnd w:id="796"/>
      <w:r w:rsidRPr="00C673E9">
        <w:t>Merging data streams</w:t>
      </w:r>
    </w:p>
    <w:p w14:paraId="2719E70B" w14:textId="77777777" w:rsidR="007C0A0D" w:rsidRPr="001D600A" w:rsidRDefault="007C0A0D" w:rsidP="007C0A0D">
      <w:pPr>
        <w:pStyle w:val="FirstParagraph"/>
        <w:rPr>
          <w:rFonts w:ascii="Arial" w:hAnsi="Arial" w:cs="Arial"/>
        </w:rPr>
      </w:pPr>
      <w:r w:rsidRPr="00C673E9">
        <w:rPr>
          <w:rFonts w:ascii="Arial" w:hAnsi="Arial" w:cs="Arial"/>
        </w:rPr>
        <w:t xml:space="preserve">Note that while imports from different devices can be </w:t>
      </w:r>
      <w:hyperlink r:id="rId69">
        <w:r w:rsidRPr="00C673E9">
          <w:rPr>
            <w:rStyle w:val="Hyperlink"/>
            <w:rFonts w:ascii="Arial" w:hAnsi="Arial" w:cs="Arial"/>
          </w:rPr>
          <w:t>merged</w:t>
        </w:r>
      </w:hyperlink>
      <w:r w:rsidRPr="00C673E9">
        <w:rPr>
          <w:rFonts w:ascii="Arial" w:hAnsi="Arial" w:cs="Arial"/>
        </w:rPr>
        <w:t xml:space="preserve">, devices differ in their sensors, electronics, housing or diffuser form factors, and on-device data-processing pipelines. </w:t>
      </w:r>
      <w:proofErr w:type="gramStart"/>
      <w:r w:rsidRPr="00C673E9">
        <w:rPr>
          <w:rFonts w:ascii="Arial" w:hAnsi="Arial" w:cs="Arial"/>
        </w:rPr>
        <w:t>All of</w:t>
      </w:r>
      <w:proofErr w:type="gramEnd"/>
      <w:r w:rsidRPr="00C673E9">
        <w:rPr>
          <w:rFonts w:ascii="Arial" w:hAnsi="Arial" w:cs="Arial"/>
        </w:rPr>
        <w:t xml:space="preserve">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 </w:t>
      </w:r>
      <w:r w:rsidRPr="00C673E9">
        <w:rPr>
          <w:rStyle w:val="VerbatimChar"/>
          <w:rFonts w:ascii="Arial" w:hAnsi="Arial" w:cs="Arial"/>
        </w:rPr>
        <w:t>Lux</w:t>
      </w:r>
      <w:r w:rsidRPr="00C673E9">
        <w:rPr>
          <w:rFonts w:ascii="Arial" w:hAnsi="Arial" w:cs="Arial"/>
        </w:rPr>
        <w:t xml:space="preserve"> and </w:t>
      </w:r>
      <w:r w:rsidRPr="00C673E9">
        <w:rPr>
          <w:rStyle w:val="VerbatimChar"/>
          <w:rFonts w:ascii="Arial" w:hAnsi="Arial" w:cs="Arial"/>
        </w:rPr>
        <w:t>LIGHT</w:t>
      </w:r>
      <w:r w:rsidRPr="00C673E9">
        <w:rPr>
          <w:rFonts w:ascii="Arial" w:hAnsi="Arial" w:cs="Arial"/>
        </w:rPr>
        <w:t xml:space="preserve"> to </w:t>
      </w:r>
      <w:r w:rsidRPr="00C673E9">
        <w:rPr>
          <w:rStyle w:val="VerbatimChar"/>
          <w:rFonts w:ascii="Arial" w:hAnsi="Arial" w:cs="Arial"/>
        </w:rPr>
        <w:t>illuminance</w:t>
      </w:r>
      <w:r w:rsidRPr="00C673E9">
        <w:rPr>
          <w:rFonts w:ascii="Arial" w:hAnsi="Arial" w:cs="Arial"/>
        </w:rPr>
        <w:t xml:space="preserve">. If we wanted to </w:t>
      </w:r>
      <w:proofErr w:type="spellStart"/>
      <w:r w:rsidRPr="00C673E9">
        <w:rPr>
          <w:rFonts w:ascii="Arial" w:hAnsi="Arial" w:cs="Arial"/>
        </w:rPr>
        <w:t>analyse</w:t>
      </w:r>
      <w:proofErr w:type="spellEnd"/>
      <w:r w:rsidRPr="00C673E9">
        <w:rPr>
          <w:rFonts w:ascii="Arial" w:hAnsi="Arial" w:cs="Arial"/>
        </w:rPr>
        <w:t xml:space="preserve"> the </w:t>
      </w:r>
      <w:r w:rsidRPr="00C673E9">
        <w:rPr>
          <w:rStyle w:val="VerbatimChar"/>
          <w:rFonts w:ascii="Arial" w:hAnsi="Arial" w:cs="Arial"/>
        </w:rPr>
        <w:t>VEET</w:t>
      </w:r>
      <w:r w:rsidRPr="00C673E9">
        <w:rPr>
          <w:rFonts w:ascii="Arial" w:hAnsi="Arial" w:cs="Arial"/>
        </w:rPr>
        <w:t xml:space="preserve"> data together with the </w:t>
      </w:r>
      <w:proofErr w:type="spellStart"/>
      <w:r w:rsidRPr="00C673E9">
        <w:rPr>
          <w:rStyle w:val="VerbatimChar"/>
          <w:rFonts w:ascii="Arial" w:hAnsi="Arial" w:cs="Arial"/>
        </w:rPr>
        <w:t>Clouclip</w:t>
      </w:r>
      <w:proofErr w:type="spellEnd"/>
      <w:r w:rsidRPr="00C673E9">
        <w:rPr>
          <w:rFonts w:ascii="Arial" w:hAnsi="Arial" w:cs="Arial"/>
        </w:rPr>
        <w:t xml:space="preserve"> data, for example, we would not have to rename anything, as both carry their illuminance measurements in the variable </w:t>
      </w:r>
      <w:r w:rsidRPr="00C673E9">
        <w:rPr>
          <w:rStyle w:val="VerbatimChar"/>
          <w:rFonts w:ascii="Arial" w:hAnsi="Arial" w:cs="Arial"/>
        </w:rPr>
        <w:t>Lux</w:t>
      </w:r>
      <w:r w:rsidRPr="00C673E9">
        <w:rPr>
          <w:rFonts w:ascii="Arial" w:hAnsi="Arial" w:cs="Arial"/>
        </w:rPr>
        <w:t xml:space="preserve">. The following example shows how the combination of datasets would lead to a combined dataset, and how that would affect analysis outcomes. </w:t>
      </w:r>
      <w:r w:rsidRPr="001D600A">
        <w:rPr>
          <w:rFonts w:ascii="Arial" w:hAnsi="Arial" w:cs="Arial"/>
        </w:rPr>
        <w:t>It is the responsibility of the researcher to perform device calibration and/or checks for a similar measurement fidelity.</w:t>
      </w:r>
    </w:p>
    <w:p w14:paraId="27C158A1" w14:textId="1378A1BF" w:rsidR="007C0A0D" w:rsidRPr="00C86C21" w:rsidRDefault="005679EF" w:rsidP="00C86C21">
      <w:pPr>
        <w:pStyle w:val="SourceCode"/>
        <w:spacing w:line="240" w:lineRule="auto"/>
        <w:rPr>
          <w:rFonts w:cs="Consolas"/>
        </w:rPr>
      </w:pPr>
      <w:r>
        <w:rPr>
          <w:b/>
          <w:bCs/>
        </w:rPr>
        <w:lastRenderedPageBreak/>
        <w:t xml:space="preserve">Merge </w:t>
      </w:r>
      <w:proofErr w:type="spellStart"/>
      <w:r>
        <w:rPr>
          <w:b/>
          <w:bCs/>
        </w:rPr>
        <w:t>Clouclip</w:t>
      </w:r>
      <w:proofErr w:type="spellEnd"/>
      <w:r>
        <w:rPr>
          <w:b/>
          <w:bCs/>
        </w:rPr>
        <w:t xml:space="preserve"> and VEET data</w:t>
      </w:r>
      <w:r w:rsidR="008C4DD3">
        <w:rPr>
          <w:rStyle w:val="NormalTok"/>
        </w:rPr>
        <w:t xml:space="preserve"> </w:t>
      </w:r>
      <w:r w:rsidR="008C4DD3">
        <w:rPr>
          <w:rStyle w:val="NormalTok"/>
        </w:rPr>
        <w:br/>
      </w:r>
      <w:r w:rsidR="00077E78">
        <w:rPr>
          <w:rStyle w:val="NormalTok"/>
        </w:rPr>
        <w:t>1</w:t>
      </w:r>
      <w:r w:rsidR="00077E78">
        <w:rPr>
          <w:rStyle w:val="NormalTok"/>
          <w:rFonts w:cs="Consolas"/>
        </w:rPr>
        <w:t xml:space="preserve"> </w:t>
      </w:r>
      <w:r w:rsidR="007C0A0D" w:rsidRPr="00C86C21">
        <w:rPr>
          <w:rStyle w:val="NormalTok"/>
          <w:rFonts w:cs="Consolas"/>
        </w:rPr>
        <w:t xml:space="preserve">data </w:t>
      </w:r>
      <w:r w:rsidR="007C0A0D" w:rsidRPr="00C86C21">
        <w:rPr>
          <w:rStyle w:val="OtherTok"/>
          <w:rFonts w:cs="Consolas"/>
        </w:rPr>
        <w:t>&lt;-</w:t>
      </w:r>
      <w:r w:rsidR="007C0A0D" w:rsidRPr="00C86C21">
        <w:rPr>
          <w:rStyle w:val="NormalTok"/>
          <w:rFonts w:cs="Consolas"/>
        </w:rPr>
        <w:t xml:space="preserve"> </w:t>
      </w:r>
      <w:proofErr w:type="spellStart"/>
      <w:r w:rsidR="007C0A0D" w:rsidRPr="00C86C21">
        <w:rPr>
          <w:rStyle w:val="FunctionTok"/>
          <w:rFonts w:cs="Consolas"/>
        </w:rPr>
        <w:t>join_</w:t>
      </w:r>
      <w:proofErr w:type="gramStart"/>
      <w:r w:rsidR="007C0A0D" w:rsidRPr="00C86C21">
        <w:rPr>
          <w:rStyle w:val="FunctionTok"/>
          <w:rFonts w:cs="Consolas"/>
        </w:rPr>
        <w:t>datasets</w:t>
      </w:r>
      <w:proofErr w:type="spellEnd"/>
      <w:r w:rsidR="007C0A0D" w:rsidRPr="00C86C21">
        <w:rPr>
          <w:rStyle w:val="NormalTok"/>
          <w:rFonts w:cs="Consolas"/>
        </w:rPr>
        <w:t>(</w:t>
      </w:r>
      <w:proofErr w:type="spellStart"/>
      <w:proofErr w:type="gramEnd"/>
      <w:r w:rsidR="007C0A0D" w:rsidRPr="00C86C21">
        <w:rPr>
          <w:rStyle w:val="NormalTok"/>
          <w:rFonts w:cs="Consolas"/>
        </w:rPr>
        <w:t>dataCC</w:t>
      </w:r>
      <w:proofErr w:type="spellEnd"/>
      <w:r w:rsidR="007C0A0D" w:rsidRPr="00C86C21">
        <w:rPr>
          <w:rStyle w:val="NormalTok"/>
          <w:rFonts w:cs="Consolas"/>
        </w:rPr>
        <w:t xml:space="preserve">, </w:t>
      </w:r>
      <w:proofErr w:type="spellStart"/>
      <w:r w:rsidR="007C0A0D" w:rsidRPr="00C86C21">
        <w:rPr>
          <w:rStyle w:val="NormalTok"/>
          <w:rFonts w:cs="Consolas"/>
        </w:rPr>
        <w:t>dataVEET</w:t>
      </w:r>
      <w:proofErr w:type="spellEnd"/>
      <w:r w:rsidR="007C0A0D" w:rsidRPr="00C86C21">
        <w:rPr>
          <w:rStyle w:val="NormalTok"/>
          <w:rFonts w:cs="Consolas"/>
        </w:rPr>
        <w:t>)</w:t>
      </w:r>
      <w:r w:rsidR="007C0A0D" w:rsidRPr="00C86C21">
        <w:rPr>
          <w:rFonts w:cs="Consolas"/>
        </w:rPr>
        <w:br/>
      </w:r>
      <w:r w:rsidR="00077E78">
        <w:rPr>
          <w:rStyle w:val="NormalTok"/>
        </w:rPr>
        <w:t>2</w:t>
      </w:r>
      <w:r w:rsidR="00077E78">
        <w:rPr>
          <w:rStyle w:val="NormalTok"/>
          <w:rFonts w:cs="Consolas"/>
        </w:rPr>
        <w:t xml:space="preserve"> </w:t>
      </w:r>
      <w:r w:rsidR="007C0A0D" w:rsidRPr="00C86C21">
        <w:rPr>
          <w:rStyle w:val="NormalTok"/>
          <w:rFonts w:cs="Consolas"/>
        </w:rPr>
        <w:t xml:space="preserve">data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summary_</w:t>
      </w:r>
      <w:proofErr w:type="gramStart"/>
      <w:r w:rsidR="007C0A0D" w:rsidRPr="00C86C21">
        <w:rPr>
          <w:rStyle w:val="FunctionTok"/>
          <w:rFonts w:cs="Consolas"/>
        </w:rPr>
        <w:t>overview</w:t>
      </w:r>
      <w:proofErr w:type="spellEnd"/>
      <w:r w:rsidR="007C0A0D" w:rsidRPr="00C86C21">
        <w:rPr>
          <w:rStyle w:val="NormalTok"/>
          <w:rFonts w:cs="Consolas"/>
        </w:rPr>
        <w:t>(</w:t>
      </w:r>
      <w:proofErr w:type="gramEnd"/>
      <w:r w:rsidR="007C0A0D" w:rsidRPr="00C86C21">
        <w:rPr>
          <w:rStyle w:val="NormalTok"/>
          <w:rFonts w:cs="Consolas"/>
        </w:rPr>
        <w:t xml:space="preserve">Lux, </w:t>
      </w:r>
      <w:proofErr w:type="spellStart"/>
      <w:proofErr w:type="gramStart"/>
      <w:r w:rsidR="007C0A0D" w:rsidRPr="00C86C21">
        <w:rPr>
          <w:rStyle w:val="AttributeTok"/>
          <w:rFonts w:cs="Consolas"/>
        </w:rPr>
        <w:t>threshold.missing</w:t>
      </w:r>
      <w:proofErr w:type="spellEnd"/>
      <w:proofErr w:type="gramEnd"/>
      <w:r w:rsidR="007C0A0D" w:rsidRPr="00C86C21">
        <w:rPr>
          <w:rStyle w:val="AttributeTok"/>
          <w:rFonts w:cs="Consolas"/>
        </w:rPr>
        <w:t xml:space="preserve"> =</w:t>
      </w:r>
      <w:r w:rsidR="007C0A0D" w:rsidRPr="00C86C21">
        <w:rPr>
          <w:rStyle w:val="NormalTok"/>
          <w:rFonts w:cs="Consolas"/>
        </w:rPr>
        <w:t xml:space="preserve"> </w:t>
      </w:r>
      <w:r w:rsidR="007C0A0D" w:rsidRPr="00C86C21">
        <w:rPr>
          <w:rStyle w:val="FloatTok"/>
          <w:rFonts w:cs="Consolas"/>
        </w:rPr>
        <w:t>0.5</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proofErr w:type="gramStart"/>
      <w:r w:rsidR="007C0A0D" w:rsidRPr="00C86C21">
        <w:rPr>
          <w:rStyle w:val="FunctionTok"/>
          <w:rFonts w:cs="Consolas"/>
        </w:rPr>
        <w:t>gt</w:t>
      </w:r>
      <w:proofErr w:type="spellEnd"/>
      <w:r w:rsidR="007C0A0D" w:rsidRPr="00C86C21">
        <w:rPr>
          <w:rStyle w:val="NormalTok"/>
          <w:rFonts w:cs="Consolas"/>
        </w:rPr>
        <w:t>(</w:t>
      </w:r>
      <w:proofErr w:type="gramEnd"/>
      <w:r w:rsidR="007C0A0D" w:rsidRPr="00C86C21">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2309"/>
        <w:gridCol w:w="866"/>
        <w:gridCol w:w="866"/>
        <w:gridCol w:w="866"/>
      </w:tblGrid>
      <w:tr w:rsidR="007C0A0D" w:rsidRPr="00C673E9" w14:paraId="704382DB" w14:textId="77777777" w:rsidTr="00C7113E">
        <w:trPr>
          <w:cantSplit/>
          <w:tblHeader/>
          <w:jc w:val="center"/>
        </w:trPr>
        <w:tc>
          <w:tcPr>
            <w:tcW w:w="0" w:type="auto"/>
            <w:tcBorders>
              <w:bottom w:val="single" w:sz="4" w:space="0" w:color="auto"/>
            </w:tcBorders>
          </w:tcPr>
          <w:p w14:paraId="3F71E4D7" w14:textId="00BFB6B3" w:rsidR="007C0A0D" w:rsidRPr="00C673E9" w:rsidRDefault="007C0A0D" w:rsidP="0047611C">
            <w:pPr>
              <w:keepNext/>
              <w:spacing w:after="60"/>
              <w:rPr>
                <w:rFonts w:ascii="Arial" w:hAnsi="Arial" w:cs="Arial"/>
              </w:rPr>
            </w:pPr>
          </w:p>
        </w:tc>
        <w:tc>
          <w:tcPr>
            <w:tcW w:w="0" w:type="auto"/>
            <w:tcBorders>
              <w:bottom w:val="single" w:sz="4" w:space="0" w:color="auto"/>
            </w:tcBorders>
          </w:tcPr>
          <w:p w14:paraId="0F64E978"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mean</w:t>
            </w:r>
          </w:p>
        </w:tc>
        <w:tc>
          <w:tcPr>
            <w:tcW w:w="0" w:type="auto"/>
            <w:tcBorders>
              <w:bottom w:val="single" w:sz="4" w:space="0" w:color="auto"/>
            </w:tcBorders>
          </w:tcPr>
          <w:p w14:paraId="2D5D6082"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min</w:t>
            </w:r>
          </w:p>
        </w:tc>
        <w:tc>
          <w:tcPr>
            <w:tcW w:w="0" w:type="auto"/>
            <w:tcBorders>
              <w:bottom w:val="single" w:sz="4" w:space="0" w:color="auto"/>
            </w:tcBorders>
          </w:tcPr>
          <w:p w14:paraId="724C32BD"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max</w:t>
            </w:r>
          </w:p>
        </w:tc>
      </w:tr>
      <w:tr w:rsidR="007C0A0D" w:rsidRPr="00C673E9" w14:paraId="00A0E9C5" w14:textId="77777777" w:rsidTr="00C7113E">
        <w:trPr>
          <w:cantSplit/>
          <w:jc w:val="center"/>
        </w:trPr>
        <w:tc>
          <w:tcPr>
            <w:tcW w:w="0" w:type="auto"/>
            <w:tcBorders>
              <w:top w:val="single" w:sz="4" w:space="0" w:color="auto"/>
            </w:tcBorders>
          </w:tcPr>
          <w:p w14:paraId="68FFF1AF" w14:textId="51096DBC" w:rsidR="007C0A0D" w:rsidRPr="00C673E9" w:rsidRDefault="007C0A0D" w:rsidP="0047611C">
            <w:pPr>
              <w:keepNext/>
              <w:spacing w:after="60"/>
              <w:rPr>
                <w:rFonts w:ascii="Arial" w:hAnsi="Arial" w:cs="Arial"/>
              </w:rPr>
            </w:pPr>
            <w:r w:rsidRPr="00C673E9">
              <w:rPr>
                <w:rFonts w:ascii="Arial" w:hAnsi="Arial" w:cs="Arial"/>
              </w:rPr>
              <w:t>Participants</w:t>
            </w:r>
            <w:r w:rsidR="00C7113E">
              <w:rPr>
                <w:rFonts w:ascii="Arial" w:hAnsi="Arial" w:cs="Arial"/>
              </w:rPr>
              <w:t xml:space="preserve"> </w:t>
            </w:r>
            <w:r w:rsidR="009B0851">
              <w:rPr>
                <w:rFonts w:ascii="Arial" w:hAnsi="Arial" w:cs="Arial"/>
              </w:rPr>
              <w:t>(n)</w:t>
            </w:r>
          </w:p>
        </w:tc>
        <w:tc>
          <w:tcPr>
            <w:tcW w:w="0" w:type="auto"/>
            <w:tcBorders>
              <w:top w:val="single" w:sz="4" w:space="0" w:color="auto"/>
            </w:tcBorders>
          </w:tcPr>
          <w:p w14:paraId="3DE7B698" w14:textId="71C3AF78" w:rsidR="007C0A0D" w:rsidRPr="00C673E9" w:rsidRDefault="007C0A0D" w:rsidP="0047611C">
            <w:pPr>
              <w:keepNext/>
              <w:spacing w:after="60"/>
              <w:jc w:val="right"/>
              <w:rPr>
                <w:rFonts w:ascii="Arial" w:hAnsi="Arial" w:cs="Arial"/>
              </w:rPr>
            </w:pPr>
            <w:r w:rsidRPr="00C673E9">
              <w:rPr>
                <w:rFonts w:ascii="Arial" w:hAnsi="Arial" w:cs="Arial"/>
              </w:rPr>
              <w:t>2</w:t>
            </w:r>
          </w:p>
        </w:tc>
        <w:tc>
          <w:tcPr>
            <w:tcW w:w="0" w:type="auto"/>
            <w:tcBorders>
              <w:top w:val="single" w:sz="4" w:space="0" w:color="auto"/>
            </w:tcBorders>
          </w:tcPr>
          <w:p w14:paraId="7D54ADE5" w14:textId="2DA4E100" w:rsidR="007C0A0D" w:rsidRPr="00C673E9" w:rsidRDefault="007C0A0D" w:rsidP="0047611C">
            <w:pPr>
              <w:keepNext/>
              <w:spacing w:after="60"/>
              <w:jc w:val="right"/>
              <w:rPr>
                <w:rFonts w:ascii="Arial" w:hAnsi="Arial" w:cs="Arial"/>
              </w:rPr>
            </w:pPr>
          </w:p>
        </w:tc>
        <w:tc>
          <w:tcPr>
            <w:tcW w:w="0" w:type="auto"/>
            <w:tcBorders>
              <w:top w:val="single" w:sz="4" w:space="0" w:color="auto"/>
            </w:tcBorders>
          </w:tcPr>
          <w:p w14:paraId="34A031BD" w14:textId="5073718A" w:rsidR="007C0A0D" w:rsidRPr="00C673E9" w:rsidRDefault="007C0A0D" w:rsidP="0047611C">
            <w:pPr>
              <w:keepNext/>
              <w:spacing w:after="60"/>
              <w:jc w:val="right"/>
              <w:rPr>
                <w:rFonts w:ascii="Arial" w:hAnsi="Arial" w:cs="Arial"/>
              </w:rPr>
            </w:pPr>
          </w:p>
        </w:tc>
      </w:tr>
      <w:tr w:rsidR="007C0A0D" w:rsidRPr="00C673E9" w14:paraId="42CF576C" w14:textId="77777777" w:rsidTr="0047611C">
        <w:trPr>
          <w:cantSplit/>
          <w:jc w:val="center"/>
        </w:trPr>
        <w:tc>
          <w:tcPr>
            <w:tcW w:w="0" w:type="auto"/>
          </w:tcPr>
          <w:p w14:paraId="3834D055" w14:textId="66FC8284" w:rsidR="007C0A0D" w:rsidRPr="00C673E9" w:rsidRDefault="007C0A0D" w:rsidP="0047611C">
            <w:pPr>
              <w:keepNext/>
              <w:spacing w:after="60"/>
              <w:rPr>
                <w:rFonts w:ascii="Arial" w:hAnsi="Arial" w:cs="Arial"/>
              </w:rPr>
            </w:pPr>
            <w:r w:rsidRPr="00C673E9">
              <w:rPr>
                <w:rFonts w:ascii="Arial" w:hAnsi="Arial" w:cs="Arial"/>
              </w:rPr>
              <w:t>Participant-da</w:t>
            </w:r>
            <w:r w:rsidR="009B0851">
              <w:rPr>
                <w:rFonts w:ascii="Arial" w:hAnsi="Arial" w:cs="Arial"/>
              </w:rPr>
              <w:t>y</w:t>
            </w:r>
            <w:r w:rsidRPr="00C673E9">
              <w:rPr>
                <w:rFonts w:ascii="Arial" w:hAnsi="Arial" w:cs="Arial"/>
              </w:rPr>
              <w:t>s</w:t>
            </w:r>
            <w:r w:rsidR="00C7113E">
              <w:rPr>
                <w:rFonts w:ascii="Arial" w:hAnsi="Arial" w:cs="Arial"/>
              </w:rPr>
              <w:t xml:space="preserve"> </w:t>
            </w:r>
            <w:r w:rsidR="009B0851">
              <w:rPr>
                <w:rFonts w:ascii="Arial" w:hAnsi="Arial" w:cs="Arial"/>
              </w:rPr>
              <w:t>(n)</w:t>
            </w:r>
          </w:p>
        </w:tc>
        <w:tc>
          <w:tcPr>
            <w:tcW w:w="0" w:type="auto"/>
          </w:tcPr>
          <w:p w14:paraId="5D291556" w14:textId="0027FB91" w:rsidR="007C0A0D" w:rsidRPr="00C673E9" w:rsidRDefault="007C0A0D" w:rsidP="0047611C">
            <w:pPr>
              <w:keepNext/>
              <w:spacing w:after="60"/>
              <w:jc w:val="right"/>
              <w:rPr>
                <w:rFonts w:ascii="Arial" w:hAnsi="Arial" w:cs="Arial"/>
              </w:rPr>
            </w:pPr>
            <w:r w:rsidRPr="00C673E9">
              <w:rPr>
                <w:rFonts w:ascii="Arial" w:hAnsi="Arial" w:cs="Arial"/>
              </w:rPr>
              <w:t>13</w:t>
            </w:r>
          </w:p>
        </w:tc>
        <w:tc>
          <w:tcPr>
            <w:tcW w:w="0" w:type="auto"/>
          </w:tcPr>
          <w:p w14:paraId="0C245BFD" w14:textId="18EA9596" w:rsidR="007C0A0D" w:rsidRPr="00C673E9" w:rsidRDefault="007C0A0D" w:rsidP="0047611C">
            <w:pPr>
              <w:keepNext/>
              <w:spacing w:after="60"/>
              <w:jc w:val="right"/>
              <w:rPr>
                <w:rFonts w:ascii="Arial" w:hAnsi="Arial" w:cs="Arial"/>
              </w:rPr>
            </w:pPr>
            <w:r w:rsidRPr="00C673E9">
              <w:rPr>
                <w:rFonts w:ascii="Arial" w:hAnsi="Arial" w:cs="Arial"/>
              </w:rPr>
              <w:t>6</w:t>
            </w:r>
          </w:p>
        </w:tc>
        <w:tc>
          <w:tcPr>
            <w:tcW w:w="0" w:type="auto"/>
          </w:tcPr>
          <w:p w14:paraId="69E9A0EB" w14:textId="7A795FE6" w:rsidR="007C0A0D" w:rsidRPr="00C673E9" w:rsidRDefault="007C0A0D" w:rsidP="0047611C">
            <w:pPr>
              <w:keepNext/>
              <w:spacing w:after="60"/>
              <w:jc w:val="right"/>
              <w:rPr>
                <w:rFonts w:ascii="Arial" w:hAnsi="Arial" w:cs="Arial"/>
              </w:rPr>
            </w:pPr>
            <w:r w:rsidRPr="00C673E9">
              <w:rPr>
                <w:rFonts w:ascii="Arial" w:hAnsi="Arial" w:cs="Arial"/>
              </w:rPr>
              <w:t>7</w:t>
            </w:r>
          </w:p>
        </w:tc>
      </w:tr>
      <w:tr w:rsidR="008A1CFA" w:rsidRPr="00C673E9" w14:paraId="43BD7648" w14:textId="77777777" w:rsidTr="0047611C">
        <w:trPr>
          <w:cantSplit/>
          <w:jc w:val="center"/>
        </w:trPr>
        <w:tc>
          <w:tcPr>
            <w:tcW w:w="0" w:type="auto"/>
          </w:tcPr>
          <w:p w14:paraId="2759B456" w14:textId="1D6102E8" w:rsidR="008A1CFA" w:rsidRPr="00C673E9" w:rsidRDefault="008A1CFA" w:rsidP="008A1CFA">
            <w:pPr>
              <w:keepNext/>
              <w:spacing w:after="60"/>
              <w:rPr>
                <w:rFonts w:ascii="Arial" w:hAnsi="Arial" w:cs="Arial"/>
              </w:rPr>
            </w:pPr>
            <w:r w:rsidRPr="00C673E9">
              <w:rPr>
                <w:rFonts w:ascii="Arial" w:hAnsi="Arial" w:cs="Arial"/>
              </w:rPr>
              <w:t>Days ≥50% complete</w:t>
            </w:r>
            <w:r>
              <w:rPr>
                <w:rFonts w:ascii="Arial" w:hAnsi="Arial" w:cs="Arial"/>
              </w:rPr>
              <w:t xml:space="preserve"> (n)</w:t>
            </w:r>
          </w:p>
        </w:tc>
        <w:tc>
          <w:tcPr>
            <w:tcW w:w="0" w:type="auto"/>
          </w:tcPr>
          <w:p w14:paraId="37680283" w14:textId="32752C78" w:rsidR="008A1CFA" w:rsidRPr="00C673E9" w:rsidRDefault="008A1CFA" w:rsidP="008A1CFA">
            <w:pPr>
              <w:keepNext/>
              <w:spacing w:after="60"/>
              <w:jc w:val="right"/>
              <w:rPr>
                <w:rFonts w:ascii="Arial" w:hAnsi="Arial" w:cs="Arial"/>
              </w:rPr>
            </w:pPr>
            <w:ins w:id="800" w:author="Johannes Zauner" w:date="2026-04-01T17:03:00Z" w16du:dateUtc="2026-04-01T15:03:00Z">
              <w:r>
                <w:rPr>
                  <w:rFonts w:ascii="Calibri" w:hAnsi="Calibri"/>
                </w:rPr>
                <w:t>10</w:t>
              </w:r>
            </w:ins>
            <w:del w:id="801" w:author="Johannes Zauner" w:date="2026-04-01T17:03:00Z" w16du:dateUtc="2026-04-01T15:03:00Z">
              <w:r w:rsidRPr="00C673E9" w:rsidDel="00786CDE">
                <w:rPr>
                  <w:rFonts w:ascii="Arial" w:hAnsi="Arial" w:cs="Arial"/>
                </w:rPr>
                <w:delText>6</w:delText>
              </w:r>
            </w:del>
          </w:p>
        </w:tc>
        <w:tc>
          <w:tcPr>
            <w:tcW w:w="0" w:type="auto"/>
          </w:tcPr>
          <w:p w14:paraId="2C352911" w14:textId="2F2CE076" w:rsidR="008A1CFA" w:rsidRPr="00C673E9" w:rsidRDefault="008A1CFA" w:rsidP="008A1CFA">
            <w:pPr>
              <w:keepNext/>
              <w:spacing w:after="60"/>
              <w:jc w:val="right"/>
              <w:rPr>
                <w:rFonts w:ascii="Arial" w:hAnsi="Arial" w:cs="Arial"/>
              </w:rPr>
            </w:pPr>
            <w:ins w:id="802" w:author="Johannes Zauner" w:date="2026-04-01T17:03:00Z" w16du:dateUtc="2026-04-01T15:03:00Z">
              <w:r>
                <w:rPr>
                  <w:rFonts w:ascii="Calibri" w:hAnsi="Calibri"/>
                </w:rPr>
                <w:t>3</w:t>
              </w:r>
            </w:ins>
            <w:del w:id="803" w:author="Johannes Zauner" w:date="2026-04-01T17:03:00Z" w16du:dateUtc="2026-04-01T15:03:00Z">
              <w:r w:rsidRPr="00C673E9" w:rsidDel="00786CDE">
                <w:rPr>
                  <w:rFonts w:ascii="Arial" w:hAnsi="Arial" w:cs="Arial"/>
                </w:rPr>
                <w:delText>3</w:delText>
              </w:r>
            </w:del>
          </w:p>
        </w:tc>
        <w:tc>
          <w:tcPr>
            <w:tcW w:w="0" w:type="auto"/>
          </w:tcPr>
          <w:p w14:paraId="0E7543FA" w14:textId="59C03ECE" w:rsidR="008A1CFA" w:rsidRPr="00C673E9" w:rsidRDefault="008A1CFA" w:rsidP="008A1CFA">
            <w:pPr>
              <w:keepNext/>
              <w:spacing w:after="60"/>
              <w:jc w:val="right"/>
              <w:rPr>
                <w:rFonts w:ascii="Arial" w:hAnsi="Arial" w:cs="Arial"/>
              </w:rPr>
            </w:pPr>
            <w:ins w:id="804" w:author="Johannes Zauner" w:date="2026-04-01T17:03:00Z" w16du:dateUtc="2026-04-01T15:03:00Z">
              <w:r>
                <w:rPr>
                  <w:rFonts w:ascii="Calibri" w:hAnsi="Calibri"/>
                </w:rPr>
                <w:t>7</w:t>
              </w:r>
            </w:ins>
            <w:del w:id="805" w:author="Johannes Zauner" w:date="2026-04-01T17:03:00Z" w16du:dateUtc="2026-04-01T15:03:00Z">
              <w:r w:rsidRPr="00C673E9" w:rsidDel="00786CDE">
                <w:rPr>
                  <w:rFonts w:ascii="Arial" w:hAnsi="Arial" w:cs="Arial"/>
                </w:rPr>
                <w:delText>3</w:delText>
              </w:r>
            </w:del>
          </w:p>
        </w:tc>
      </w:tr>
      <w:tr w:rsidR="008A1CFA" w:rsidRPr="00C673E9" w14:paraId="59B00D1E" w14:textId="77777777" w:rsidTr="0047611C">
        <w:trPr>
          <w:cantSplit/>
          <w:jc w:val="center"/>
        </w:trPr>
        <w:tc>
          <w:tcPr>
            <w:tcW w:w="0" w:type="auto"/>
          </w:tcPr>
          <w:p w14:paraId="566F854B" w14:textId="38FF564F" w:rsidR="008A1CFA" w:rsidRPr="00C673E9" w:rsidRDefault="008A1CFA" w:rsidP="008A1CFA">
            <w:pPr>
              <w:keepNext/>
              <w:spacing w:after="60"/>
              <w:rPr>
                <w:rFonts w:ascii="Arial" w:hAnsi="Arial" w:cs="Arial"/>
              </w:rPr>
            </w:pPr>
            <w:r w:rsidRPr="00C673E9">
              <w:rPr>
                <w:rFonts w:ascii="Arial" w:hAnsi="Arial" w:cs="Arial"/>
              </w:rPr>
              <w:t>Missing/Irregular</w:t>
            </w:r>
            <w:r>
              <w:rPr>
                <w:rFonts w:ascii="Arial" w:hAnsi="Arial" w:cs="Arial"/>
              </w:rPr>
              <w:t xml:space="preserve"> (%)</w:t>
            </w:r>
          </w:p>
        </w:tc>
        <w:tc>
          <w:tcPr>
            <w:tcW w:w="0" w:type="auto"/>
          </w:tcPr>
          <w:p w14:paraId="0F595F9F" w14:textId="3CDF793A" w:rsidR="008A1CFA" w:rsidRPr="00C673E9" w:rsidRDefault="008A1CFA" w:rsidP="008A1CFA">
            <w:pPr>
              <w:keepNext/>
              <w:spacing w:after="60"/>
              <w:jc w:val="right"/>
              <w:rPr>
                <w:rFonts w:ascii="Arial" w:hAnsi="Arial" w:cs="Arial"/>
              </w:rPr>
            </w:pPr>
            <w:ins w:id="806" w:author="Johannes Zauner" w:date="2026-04-01T17:03:00Z" w16du:dateUtc="2026-04-01T15:03:00Z">
              <w:r>
                <w:rPr>
                  <w:rFonts w:ascii="Calibri" w:hAnsi="Calibri"/>
                </w:rPr>
                <w:t>42</w:t>
              </w:r>
            </w:ins>
            <w:ins w:id="807" w:author="Johannes Zauner" w:date="2026-04-01T17:04:00Z" w16du:dateUtc="2026-04-01T15:04:00Z">
              <w:r>
                <w:rPr>
                  <w:rFonts w:ascii="Calibri" w:hAnsi="Calibri"/>
                </w:rPr>
                <w:t>%</w:t>
              </w:r>
            </w:ins>
            <w:del w:id="808" w:author="Johannes Zauner" w:date="2026-04-01T17:03:00Z" w16du:dateUtc="2026-04-01T15:03:00Z">
              <w:r w:rsidRPr="00C673E9" w:rsidDel="00786CDE">
                <w:rPr>
                  <w:rFonts w:ascii="Arial" w:hAnsi="Arial" w:cs="Arial"/>
                </w:rPr>
                <w:delText>52</w:delText>
              </w:r>
              <w:r w:rsidDel="00786CDE">
                <w:rPr>
                  <w:rFonts w:ascii="Arial" w:hAnsi="Arial" w:cs="Arial"/>
                </w:rPr>
                <w:delText>%</w:delText>
              </w:r>
            </w:del>
          </w:p>
        </w:tc>
        <w:tc>
          <w:tcPr>
            <w:tcW w:w="0" w:type="auto"/>
          </w:tcPr>
          <w:p w14:paraId="72B61446" w14:textId="59D60BD2" w:rsidR="008A1CFA" w:rsidRPr="00C673E9" w:rsidRDefault="008A1CFA" w:rsidP="008A1CFA">
            <w:pPr>
              <w:keepNext/>
              <w:spacing w:after="60"/>
              <w:jc w:val="right"/>
              <w:rPr>
                <w:rFonts w:ascii="Arial" w:hAnsi="Arial" w:cs="Arial"/>
              </w:rPr>
            </w:pPr>
            <w:ins w:id="809" w:author="Johannes Zauner" w:date="2026-04-01T17:03:00Z" w16du:dateUtc="2026-04-01T15:03:00Z">
              <w:r>
                <w:rPr>
                  <w:rFonts w:ascii="Calibri" w:hAnsi="Calibri"/>
                </w:rPr>
                <w:t>32</w:t>
              </w:r>
            </w:ins>
            <w:ins w:id="810" w:author="Johannes Zauner" w:date="2026-04-01T17:04:00Z" w16du:dateUtc="2026-04-01T15:04:00Z">
              <w:r>
                <w:rPr>
                  <w:rFonts w:ascii="Calibri" w:hAnsi="Calibri"/>
                </w:rPr>
                <w:t>%</w:t>
              </w:r>
            </w:ins>
            <w:del w:id="811" w:author="Johannes Zauner" w:date="2026-04-01T17:03:00Z" w16du:dateUtc="2026-04-01T15:03:00Z">
              <w:r w:rsidRPr="00C673E9" w:rsidDel="00786CDE">
                <w:rPr>
                  <w:rFonts w:ascii="Arial" w:hAnsi="Arial" w:cs="Arial"/>
                </w:rPr>
                <w:delText>38</w:delText>
              </w:r>
              <w:r w:rsidDel="00786CDE">
                <w:rPr>
                  <w:rFonts w:ascii="Arial" w:hAnsi="Arial" w:cs="Arial"/>
                </w:rPr>
                <w:delText>%</w:delText>
              </w:r>
            </w:del>
          </w:p>
        </w:tc>
        <w:tc>
          <w:tcPr>
            <w:tcW w:w="0" w:type="auto"/>
          </w:tcPr>
          <w:p w14:paraId="4E34C680" w14:textId="223D8DBE" w:rsidR="008A1CFA" w:rsidRPr="00C673E9" w:rsidRDefault="008A1CFA" w:rsidP="008A1CFA">
            <w:pPr>
              <w:keepNext/>
              <w:spacing w:after="60"/>
              <w:jc w:val="right"/>
              <w:rPr>
                <w:rFonts w:ascii="Arial" w:hAnsi="Arial" w:cs="Arial"/>
              </w:rPr>
            </w:pPr>
            <w:ins w:id="812" w:author="Johannes Zauner" w:date="2026-04-01T17:03:00Z" w16du:dateUtc="2026-04-01T15:03:00Z">
              <w:r>
                <w:rPr>
                  <w:rFonts w:ascii="Calibri" w:hAnsi="Calibri"/>
                </w:rPr>
                <w:t>59</w:t>
              </w:r>
            </w:ins>
            <w:ins w:id="813" w:author="Johannes Zauner" w:date="2026-04-01T17:04:00Z" w16du:dateUtc="2026-04-01T15:04:00Z">
              <w:r>
                <w:rPr>
                  <w:rFonts w:ascii="Calibri" w:hAnsi="Calibri"/>
                </w:rPr>
                <w:t>%</w:t>
              </w:r>
            </w:ins>
            <w:del w:id="814" w:author="Johannes Zauner" w:date="2026-04-01T17:03:00Z" w16du:dateUtc="2026-04-01T15:03:00Z">
              <w:r w:rsidRPr="00C673E9" w:rsidDel="00786CDE">
                <w:rPr>
                  <w:rFonts w:ascii="Arial" w:hAnsi="Arial" w:cs="Arial"/>
                </w:rPr>
                <w:delText>86</w:delText>
              </w:r>
              <w:r w:rsidDel="00786CDE">
                <w:rPr>
                  <w:rFonts w:ascii="Arial" w:hAnsi="Arial" w:cs="Arial"/>
                </w:rPr>
                <w:delText>%</w:delText>
              </w:r>
            </w:del>
          </w:p>
        </w:tc>
      </w:tr>
    </w:tbl>
    <w:p w14:paraId="7335F600" w14:textId="35978452" w:rsidR="00C7113E" w:rsidRPr="00C7113E" w:rsidRDefault="00C7113E" w:rsidP="00C7113E">
      <w:pPr>
        <w:pStyle w:val="ImageCaption"/>
        <w:spacing w:before="200"/>
      </w:pPr>
      <w:r>
        <w:t>Table 15: Overview of the merged dataset</w:t>
      </w:r>
    </w:p>
    <w:p w14:paraId="51F411F6" w14:textId="31B7CCBB" w:rsidR="007C0A0D" w:rsidRPr="00C673E9" w:rsidRDefault="007C0A0D" w:rsidP="007C0A0D">
      <w:pPr>
        <w:pStyle w:val="FirstParagraph"/>
        <w:rPr>
          <w:rFonts w:ascii="Arial" w:hAnsi="Arial" w:cs="Arial"/>
        </w:rPr>
      </w:pPr>
      <w:r w:rsidRPr="00C673E9">
        <w:rPr>
          <w:rFonts w:ascii="Arial" w:hAnsi="Arial" w:cs="Arial"/>
        </w:rPr>
        <w:t xml:space="preserve">We will reuse the example from </w:t>
      </w:r>
      <w:hyperlink w:anchor="sec-avelight">
        <w:r w:rsidRPr="00C673E9">
          <w:rPr>
            <w:rStyle w:val="Hyperlink"/>
            <w:rFonts w:ascii="Arial" w:hAnsi="Arial" w:cs="Arial"/>
          </w:rPr>
          <w:t>Section 3.2.1</w:t>
        </w:r>
      </w:hyperlink>
      <w:r w:rsidRPr="00C673E9">
        <w:rPr>
          <w:rFonts w:ascii="Arial" w:hAnsi="Arial" w:cs="Arial"/>
        </w:rPr>
        <w:t>, but instead of one participant, we now have data from two devices and participants</w:t>
      </w:r>
    </w:p>
    <w:p w14:paraId="1B61F0F2" w14:textId="3EDF148E" w:rsidR="007C0A0D" w:rsidRPr="00C86C21" w:rsidRDefault="005679EF" w:rsidP="00C86C21">
      <w:pPr>
        <w:pStyle w:val="SourceCode"/>
        <w:spacing w:line="240" w:lineRule="auto"/>
        <w:rPr>
          <w:rFonts w:cs="Consolas"/>
        </w:rPr>
      </w:pPr>
      <w:bookmarkStart w:id="815" w:name="annotated-cell-22"/>
      <w:r>
        <w:rPr>
          <w:b/>
          <w:bCs/>
        </w:rPr>
        <w:t>Re-calculate mean photopic illuminance with the merged data</w:t>
      </w:r>
      <w:r w:rsidR="008C4DD3">
        <w:rPr>
          <w:rStyle w:val="NormalTok"/>
        </w:rPr>
        <w:t xml:space="preserve"> </w:t>
      </w:r>
      <w:r w:rsidR="008C4DD3">
        <w:rPr>
          <w:rStyle w:val="NormalTok"/>
        </w:rPr>
        <w:br/>
      </w:r>
      <w:r w:rsidR="00077E78">
        <w:rPr>
          <w:rStyle w:val="NormalTok"/>
        </w:rPr>
        <w:t>1</w:t>
      </w:r>
      <w:r w:rsidR="00077E78">
        <w:rPr>
          <w:rStyle w:val="NormalTok"/>
          <w:rFonts w:cs="Consolas"/>
        </w:rPr>
        <w:t xml:space="preserve"> </w:t>
      </w:r>
      <w:r w:rsidR="007C0A0D" w:rsidRPr="00C86C21">
        <w:rPr>
          <w:rStyle w:val="NormalTok"/>
          <w:rFonts w:cs="Consolas"/>
        </w:rPr>
        <w:t xml:space="preserve">data </w:t>
      </w:r>
      <w:r w:rsidR="007C0A0D" w:rsidRPr="00C86C21">
        <w:rPr>
          <w:rStyle w:val="SpecialCharTok"/>
          <w:rFonts w:cs="Consolas"/>
        </w:rPr>
        <w:t>|&gt;</w:t>
      </w:r>
      <w:r w:rsidR="007C0A0D" w:rsidRPr="00C86C21">
        <w:rPr>
          <w:rFonts w:cs="Consolas"/>
        </w:rPr>
        <w:br/>
      </w:r>
      <w:r w:rsidR="00077E78">
        <w:rPr>
          <w:rStyle w:val="NormalTok"/>
        </w:rPr>
        <w:t>2</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select</w:t>
      </w:r>
      <w:r w:rsidR="007C0A0D" w:rsidRPr="00C86C21">
        <w:rPr>
          <w:rStyle w:val="NormalTok"/>
          <w:rFonts w:cs="Consolas"/>
        </w:rPr>
        <w:t xml:space="preserve">(Id, Date, Datetime, Lux) </w:t>
      </w:r>
      <w:r w:rsidR="007C0A0D" w:rsidRPr="00C86C21">
        <w:rPr>
          <w:rStyle w:val="SpecialCharTok"/>
          <w:rFonts w:cs="Consolas"/>
        </w:rPr>
        <w:t>|&gt;</w:t>
      </w:r>
      <w:r w:rsidR="007C0A0D" w:rsidRPr="00C86C21">
        <w:rPr>
          <w:rFonts w:cs="Consolas"/>
        </w:rPr>
        <w:br/>
      </w:r>
      <w:r w:rsidR="00077E78">
        <w:rPr>
          <w:rStyle w:val="NormalTok"/>
        </w:rPr>
        <w:t>3</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mutate</w:t>
      </w:r>
      <w:r w:rsidR="007C0A0D" w:rsidRPr="00C86C21">
        <w:rPr>
          <w:rStyle w:val="NormalTok"/>
          <w:rFonts w:cs="Consolas"/>
        </w:rPr>
        <w:t>(</w:t>
      </w:r>
      <w:r w:rsidR="007C0A0D" w:rsidRPr="00C86C21">
        <w:rPr>
          <w:rStyle w:val="AttributeTok"/>
          <w:rFonts w:cs="Consolas"/>
        </w:rPr>
        <w:t>Lux =</w:t>
      </w:r>
      <w:r w:rsidR="007C0A0D" w:rsidRPr="00C86C21">
        <w:rPr>
          <w:rStyle w:val="NormalTok"/>
          <w:rFonts w:cs="Consolas"/>
        </w:rPr>
        <w:t xml:space="preserve"> Lux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log_zero_inflated</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4</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summarize_numeric</w:t>
      </w:r>
      <w:proofErr w:type="spellEnd"/>
      <w:r w:rsidR="007C0A0D" w:rsidRPr="00C86C21">
        <w:rPr>
          <w:rStyle w:val="NormalTok"/>
          <w:rFonts w:cs="Consolas"/>
        </w:rPr>
        <w:t>(</w:t>
      </w:r>
      <w:r w:rsidR="007C0A0D" w:rsidRPr="00C86C21">
        <w:rPr>
          <w:rStyle w:val="AttributeTok"/>
          <w:rFonts w:cs="Consolas"/>
        </w:rPr>
        <w:t>prefix =</w:t>
      </w:r>
      <w:r w:rsidR="007C0A0D" w:rsidRPr="00C86C21">
        <w:rPr>
          <w:rStyle w:val="NormalTok"/>
          <w:rFonts w:cs="Consolas"/>
        </w:rPr>
        <w:t xml:space="preserve"> </w:t>
      </w:r>
      <w:r w:rsidR="007C0A0D" w:rsidRPr="00C86C21">
        <w:rPr>
          <w:rStyle w:val="StringTok"/>
          <w:rFonts w:cs="Consolas"/>
        </w:rPr>
        <w:t>"mean "</w:t>
      </w:r>
      <w:r w:rsidR="007C0A0D" w:rsidRPr="00C86C21">
        <w:rPr>
          <w:rStyle w:val="NormalTok"/>
          <w:rFonts w:cs="Consolas"/>
        </w:rPr>
        <w:t xml:space="preserve">, </w:t>
      </w:r>
      <w:r w:rsidR="007C0A0D" w:rsidRPr="00C86C21">
        <w:rPr>
          <w:rStyle w:val="AttributeTok"/>
          <w:rFonts w:cs="Consolas"/>
        </w:rPr>
        <w:t>remove =</w:t>
      </w:r>
      <w:r w:rsidR="007C0A0D" w:rsidRPr="00C86C21">
        <w:rPr>
          <w:rStyle w:val="NormalTok"/>
          <w:rFonts w:cs="Consolas"/>
        </w:rPr>
        <w:t xml:space="preserve"> </w:t>
      </w:r>
      <w:r w:rsidR="007C0A0D" w:rsidRPr="00C86C21">
        <w:rPr>
          <w:rStyle w:val="FunctionTok"/>
          <w:rFonts w:cs="Consolas"/>
        </w:rPr>
        <w:t>c</w:t>
      </w:r>
      <w:r w:rsidR="007C0A0D" w:rsidRPr="00C86C21">
        <w:rPr>
          <w:rStyle w:val="NormalTok"/>
          <w:rFonts w:cs="Consolas"/>
        </w:rPr>
        <w:t>(</w:t>
      </w:r>
      <w:r w:rsidR="007C0A0D" w:rsidRPr="00C86C21">
        <w:rPr>
          <w:rStyle w:val="StringTok"/>
          <w:rFonts w:cs="Consolas"/>
        </w:rPr>
        <w:t>"Datetime"</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5</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mean_daily</w:t>
      </w:r>
      <w:proofErr w:type="spellEnd"/>
      <w:r w:rsidR="007C0A0D" w:rsidRPr="00C86C21">
        <w:rPr>
          <w:rStyle w:val="NormalTok"/>
          <w:rFonts w:cs="Consolas"/>
        </w:rPr>
        <w:t>(</w:t>
      </w:r>
      <w:r w:rsidR="007C0A0D" w:rsidRPr="00C86C21">
        <w:rPr>
          <w:rStyle w:val="AttributeTok"/>
          <w:rFonts w:cs="Consolas"/>
        </w:rPr>
        <w:t>prefix =</w:t>
      </w:r>
      <w:r w:rsidR="007C0A0D" w:rsidRPr="00C86C21">
        <w:rPr>
          <w:rStyle w:val="NormalTok"/>
          <w:rFonts w:cs="Consolas"/>
        </w:rPr>
        <w:t xml:space="preserve"> </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6</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mutate</w:t>
      </w:r>
      <w:r w:rsidR="007C0A0D" w:rsidRPr="00C86C21">
        <w:rPr>
          <w:rStyle w:val="NormalTok"/>
          <w:rFonts w:cs="Consolas"/>
        </w:rPr>
        <w:t>(</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OtherTok"/>
          <w:rFonts w:cs="Consolas"/>
        </w:rPr>
        <w:t>=</w:t>
      </w:r>
      <w:r w:rsidR="007C0A0D" w:rsidRPr="00C86C21">
        <w:rPr>
          <w:rStyle w:val="NormalTok"/>
          <w:rFonts w:cs="Consolas"/>
        </w:rPr>
        <w:t xml:space="preserve"> </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exp_zero_inflated</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7</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gt</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fmt_number</w:t>
      </w:r>
      <w:proofErr w:type="spellEnd"/>
      <w:r w:rsidR="007C0A0D" w:rsidRPr="00C86C21">
        <w:rPr>
          <w:rStyle w:val="NormalTok"/>
          <w:rFonts w:cs="Consolas"/>
        </w:rPr>
        <w:t>(</w:t>
      </w:r>
      <w:r w:rsidR="007C0A0D" w:rsidRPr="00C86C21">
        <w:rPr>
          <w:rStyle w:val="AttributeTok"/>
          <w:rFonts w:cs="Consolas"/>
        </w:rPr>
        <w:t>decimals =</w:t>
      </w:r>
      <w:r w:rsidR="007C0A0D" w:rsidRPr="00C86C21">
        <w:rPr>
          <w:rStyle w:val="NormalTok"/>
          <w:rFonts w:cs="Consolas"/>
        </w:rPr>
        <w:t xml:space="preserve"> </w:t>
      </w:r>
      <w:r w:rsidR="007C0A0D" w:rsidRPr="00C86C21">
        <w:rPr>
          <w:rStyle w:val="DecValTok"/>
          <w:rFonts w:cs="Consolas"/>
        </w:rPr>
        <w:t>1</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proofErr w:type="spellStart"/>
      <w:r w:rsidR="007C0A0D" w:rsidRPr="00C86C21">
        <w:rPr>
          <w:rStyle w:val="FunctionTok"/>
          <w:rFonts w:cs="Consolas"/>
        </w:rPr>
        <w:t>cols_hide</w:t>
      </w:r>
      <w:proofErr w:type="spellEnd"/>
      <w:r w:rsidR="007C0A0D" w:rsidRPr="00C86C21">
        <w:rPr>
          <w:rStyle w:val="NormalTok"/>
          <w:rFonts w:cs="Consolas"/>
        </w:rPr>
        <w:t xml:space="preserve">(episodes) </w:t>
      </w:r>
      <w:r w:rsidR="007C0A0D" w:rsidRPr="00C86C21">
        <w:rPr>
          <w:rStyle w:val="SpecialCharTok"/>
          <w:rFonts w:cs="Consolas"/>
        </w:rPr>
        <w:t>|&gt;</w:t>
      </w:r>
      <w:r w:rsidR="007C0A0D" w:rsidRPr="00C86C21">
        <w:rPr>
          <w:rFonts w:cs="Consolas"/>
        </w:rPr>
        <w:br/>
      </w:r>
      <w:r w:rsidR="00077E78">
        <w:rPr>
          <w:rStyle w:val="NormalTok"/>
        </w:rPr>
        <w:t>8</w:t>
      </w:r>
      <w:r w:rsidR="00077E78">
        <w:rPr>
          <w:rStyle w:val="NormalTok"/>
          <w:rFonts w:cs="Consolas"/>
        </w:rPr>
        <w:t xml:space="preserve"> </w:t>
      </w:r>
      <w:r w:rsidR="007C0A0D" w:rsidRPr="00C86C21">
        <w:rPr>
          <w:rStyle w:val="NormalTok"/>
          <w:rFonts w:cs="Consolas"/>
        </w:rPr>
        <w:t xml:space="preserve">  </w:t>
      </w:r>
      <w:proofErr w:type="spellStart"/>
      <w:r w:rsidR="007C0A0D" w:rsidRPr="00C86C21">
        <w:rPr>
          <w:rStyle w:val="FunctionTok"/>
          <w:rFonts w:cs="Consolas"/>
        </w:rPr>
        <w:t>cols_label</w:t>
      </w:r>
      <w:proofErr w:type="spellEnd"/>
      <w:r w:rsidR="007C0A0D" w:rsidRPr="00C86C21">
        <w:rPr>
          <w:rStyle w:val="NormalTok"/>
          <w:rFonts w:cs="Consolas"/>
        </w:rPr>
        <w:t>(</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OtherTok"/>
          <w:rFonts w:cs="Consolas"/>
        </w:rPr>
        <w:t>=</w:t>
      </w:r>
      <w:r w:rsidR="007C0A0D" w:rsidRPr="00C86C21">
        <w:rPr>
          <w:rStyle w:val="NormalTok"/>
          <w:rFonts w:cs="Consolas"/>
        </w:rPr>
        <w:t xml:space="preserve"> </w:t>
      </w:r>
      <w:r w:rsidR="007C0A0D" w:rsidRPr="00C86C21">
        <w:rPr>
          <w:rStyle w:val="StringTok"/>
          <w:rFonts w:cs="Consolas"/>
        </w:rPr>
        <w:t>"Mean photopic illuminance (lx)"</w:t>
      </w:r>
      <w:r w:rsidR="007C0A0D" w:rsidRPr="00C86C21">
        <w:rPr>
          <w:rStyle w:val="NormalTok"/>
          <w:rFonts w:cs="Consolas"/>
        </w:rPr>
        <w:t>)</w:t>
      </w:r>
    </w:p>
    <w:bookmarkEnd w:id="815"/>
    <w:p w14:paraId="22792CE7" w14:textId="28390541" w:rsidR="007C0A0D" w:rsidRPr="005A2EDF" w:rsidRDefault="007C0A0D" w:rsidP="00C86C21">
      <w:pPr>
        <w:pStyle w:val="DefinitionTerm"/>
        <w:rPr>
          <w:bCs/>
        </w:rPr>
      </w:pPr>
      <w:r w:rsidRPr="00C673E9">
        <w:rPr>
          <w:rFonts w:ascii="Arial" w:hAnsi="Arial" w:cs="Arial"/>
        </w:rPr>
        <w:t>Line 1</w:t>
      </w:r>
      <w:r w:rsidR="0098570A">
        <w:rPr>
          <w:rFonts w:ascii="Arial" w:hAnsi="Arial" w:cs="Arial"/>
        </w:rPr>
        <w:t xml:space="preserve"> </w:t>
      </w:r>
      <w:r w:rsidRPr="00C86C21">
        <w:rPr>
          <w:b w:val="0"/>
          <w:bCs/>
        </w:rPr>
        <w:t xml:space="preserve">Instead of </w:t>
      </w:r>
      <w:proofErr w:type="spellStart"/>
      <w:r w:rsidRPr="00C86C21">
        <w:rPr>
          <w:rStyle w:val="VerbatimChar"/>
          <w:rFonts w:cs="Consolas"/>
          <w:b w:val="0"/>
          <w:bCs/>
        </w:rPr>
        <w:t>dataVEET</w:t>
      </w:r>
      <w:proofErr w:type="spellEnd"/>
      <w:r w:rsidRPr="00C86C21">
        <w:rPr>
          <w:b w:val="0"/>
          <w:bCs/>
        </w:rPr>
        <w:t xml:space="preserve"> we now supply the merged </w:t>
      </w:r>
      <w:r w:rsidRPr="00C86C21">
        <w:rPr>
          <w:rStyle w:val="VerbatimChar"/>
          <w:rFonts w:cs="Consolas"/>
          <w:b w:val="0"/>
          <w:bCs/>
        </w:rPr>
        <w:t>data</w:t>
      </w:r>
      <w:r w:rsidRPr="00C86C21">
        <w:rPr>
          <w:b w:val="0"/>
          <w:bCs/>
        </w:rPr>
        <w:t xml:space="preserve"> object</w:t>
      </w:r>
    </w:p>
    <w:p w14:paraId="5DFFF5B2" w14:textId="59FC0E91" w:rsidR="007C0A0D" w:rsidRDefault="007C0A0D" w:rsidP="0098570A">
      <w:pPr>
        <w:pStyle w:val="DefinitionTerm"/>
        <w:rPr>
          <w:b w:val="0"/>
          <w:bCs/>
        </w:rPr>
      </w:pPr>
      <w:r w:rsidRPr="00C673E9">
        <w:rPr>
          <w:rFonts w:ascii="Arial" w:hAnsi="Arial" w:cs="Arial"/>
        </w:rPr>
        <w:t>Lines 2-8</w:t>
      </w:r>
      <w:r w:rsidR="0098570A">
        <w:rPr>
          <w:rFonts w:ascii="Arial" w:hAnsi="Arial" w:cs="Arial"/>
        </w:rPr>
        <w:t xml:space="preserve"> </w:t>
      </w:r>
      <w:r w:rsidRPr="00C86C21">
        <w:rPr>
          <w:b w:val="0"/>
          <w:bCs/>
        </w:rPr>
        <w:t xml:space="preserve">Verbatim from </w:t>
      </w:r>
      <w:r>
        <w:fldChar w:fldCharType="begin"/>
      </w:r>
      <w:ins w:id="816" w:author="Johannes Zauner" w:date="2026-04-01T17:05:00Z" w16du:dateUtc="2026-04-01T15:05:00Z">
        <w:r w:rsidR="00457541">
          <w:instrText xml:space="preserve">HYPERLINK  \l "sec-avelight" \h </w:instrText>
        </w:r>
      </w:ins>
      <w:del w:id="817" w:author="Johannes Zauner" w:date="2026-04-01T17:05:00Z" w16du:dateUtc="2026-04-01T15:05:00Z">
        <w:r w:rsidDel="00457541">
          <w:delInstrText>HYPERLINK \l "sec-avelight" \h</w:delInstrText>
        </w:r>
      </w:del>
      <w:ins w:id="818" w:author="Johannes Zauner" w:date="2026-04-01T17:05:00Z" w16du:dateUtc="2026-04-01T15:05:00Z"/>
      <w:r>
        <w:fldChar w:fldCharType="separate"/>
      </w:r>
      <w:del w:id="819" w:author="Johannes Zauner" w:date="2026-04-01T17:05:00Z" w16du:dateUtc="2026-04-01T15:05:00Z">
        <w:r w:rsidRPr="00C86C21" w:rsidDel="00457541">
          <w:rPr>
            <w:rStyle w:val="Hyperlink"/>
            <w:rFonts w:ascii="Arial" w:hAnsi="Arial" w:cs="Arial"/>
            <w:b w:val="0"/>
            <w:bCs/>
          </w:rPr>
          <w:delText>Section 3.2.1</w:delText>
        </w:r>
      </w:del>
      <w:ins w:id="820" w:author="Johannes Zauner" w:date="2026-04-01T17:05:00Z" w16du:dateUtc="2026-04-01T15:05:00Z">
        <w:r w:rsidR="00457541">
          <w:rPr>
            <w:rStyle w:val="Hyperlink"/>
            <w:rFonts w:ascii="Arial" w:hAnsi="Arial" w:cs="Arial"/>
            <w:b w:val="0"/>
            <w:bCs/>
          </w:rPr>
          <w:t>Average light exposure</w:t>
        </w:r>
      </w:ins>
      <w:r>
        <w:fldChar w:fldCharType="end"/>
      </w:r>
    </w:p>
    <w:p w14:paraId="406AE51D" w14:textId="77777777" w:rsidR="0098570A" w:rsidRPr="0098570A" w:rsidRDefault="0098570A" w:rsidP="0098570A">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088"/>
        <w:gridCol w:w="3043"/>
      </w:tblGrid>
      <w:tr w:rsidR="007C0A0D" w:rsidRPr="00C673E9" w14:paraId="3E4D15AE" w14:textId="77777777" w:rsidTr="00972588">
        <w:trPr>
          <w:cantSplit/>
          <w:tblHeader/>
          <w:jc w:val="center"/>
        </w:trPr>
        <w:tc>
          <w:tcPr>
            <w:tcW w:w="0" w:type="auto"/>
            <w:tcBorders>
              <w:bottom w:val="single" w:sz="4" w:space="0" w:color="auto"/>
            </w:tcBorders>
          </w:tcPr>
          <w:p w14:paraId="3F81942B" w14:textId="34CB8078" w:rsidR="007C0A0D" w:rsidRPr="00C673E9" w:rsidRDefault="007C0A0D" w:rsidP="0047611C">
            <w:pPr>
              <w:keepNext/>
              <w:spacing w:after="60"/>
              <w:rPr>
                <w:rFonts w:ascii="Arial" w:hAnsi="Arial" w:cs="Arial"/>
              </w:rPr>
            </w:pPr>
          </w:p>
        </w:tc>
        <w:tc>
          <w:tcPr>
            <w:tcW w:w="0" w:type="auto"/>
            <w:tcBorders>
              <w:bottom w:val="single" w:sz="4" w:space="0" w:color="auto"/>
            </w:tcBorders>
          </w:tcPr>
          <w:p w14:paraId="691DFBAD"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Mean photopic illuminance (lx)</w:t>
            </w:r>
          </w:p>
        </w:tc>
      </w:tr>
      <w:tr w:rsidR="007C0A0D" w:rsidRPr="00C673E9" w14:paraId="3F670360" w14:textId="77777777" w:rsidTr="00972588">
        <w:trPr>
          <w:cantSplit/>
          <w:jc w:val="center"/>
        </w:trPr>
        <w:tc>
          <w:tcPr>
            <w:tcW w:w="0" w:type="auto"/>
            <w:gridSpan w:val="2"/>
            <w:tcBorders>
              <w:top w:val="single" w:sz="4" w:space="0" w:color="auto"/>
            </w:tcBorders>
            <w:tcMar>
              <w:top w:w="25" w:type="dxa"/>
            </w:tcMar>
          </w:tcPr>
          <w:p w14:paraId="2E459B63" w14:textId="77777777" w:rsidR="007C0A0D" w:rsidRPr="00C673E9" w:rsidRDefault="007C0A0D" w:rsidP="0047611C">
            <w:pPr>
              <w:keepNext/>
              <w:spacing w:after="60"/>
              <w:rPr>
                <w:rFonts w:ascii="Arial" w:hAnsi="Arial" w:cs="Arial"/>
              </w:rPr>
            </w:pPr>
            <w:proofErr w:type="spellStart"/>
            <w:r w:rsidRPr="00C673E9">
              <w:rPr>
                <w:rFonts w:ascii="Arial" w:hAnsi="Arial" w:cs="Arial"/>
              </w:rPr>
              <w:t>Clouclip</w:t>
            </w:r>
            <w:proofErr w:type="spellEnd"/>
          </w:p>
        </w:tc>
      </w:tr>
      <w:tr w:rsidR="007D03F7" w:rsidRPr="00C673E9" w14:paraId="7F3A41FD" w14:textId="77777777" w:rsidTr="0047611C">
        <w:trPr>
          <w:cantSplit/>
          <w:jc w:val="center"/>
        </w:trPr>
        <w:tc>
          <w:tcPr>
            <w:tcW w:w="0" w:type="auto"/>
          </w:tcPr>
          <w:p w14:paraId="6DF94E9E" w14:textId="77777777" w:rsidR="007D03F7" w:rsidRPr="00C673E9" w:rsidRDefault="007D03F7" w:rsidP="007D03F7">
            <w:pPr>
              <w:keepNext/>
              <w:spacing w:after="60"/>
              <w:rPr>
                <w:rFonts w:ascii="Arial" w:hAnsi="Arial" w:cs="Arial"/>
              </w:rPr>
            </w:pPr>
            <w:r w:rsidRPr="00C673E9">
              <w:rPr>
                <w:rFonts w:ascii="Arial" w:hAnsi="Arial" w:cs="Arial"/>
              </w:rPr>
              <w:t>Mean daily</w:t>
            </w:r>
          </w:p>
        </w:tc>
        <w:tc>
          <w:tcPr>
            <w:tcW w:w="0" w:type="auto"/>
          </w:tcPr>
          <w:p w14:paraId="1049EDF3" w14:textId="03EFD66D" w:rsidR="007D03F7" w:rsidRPr="001F5B9E" w:rsidRDefault="007D03F7" w:rsidP="007D03F7">
            <w:pPr>
              <w:keepNext/>
              <w:spacing w:after="60"/>
              <w:jc w:val="right"/>
              <w:rPr>
                <w:rFonts w:ascii="Arial" w:hAnsi="Arial" w:cs="Arial"/>
              </w:rPr>
            </w:pPr>
            <w:ins w:id="821" w:author="Johannes Zauner" w:date="2026-04-01T17:05:00Z" w16du:dateUtc="2026-04-01T15:05:00Z">
              <w:r w:rsidRPr="001F5B9E">
                <w:rPr>
                  <w:rFonts w:ascii="Arial" w:hAnsi="Arial" w:cs="Arial"/>
                  <w:rPrChange w:id="822" w:author="Johannes Zauner" w:date="2026-04-01T17:05:00Z" w16du:dateUtc="2026-04-01T15:05:00Z">
                    <w:rPr>
                      <w:rFonts w:ascii="Calibri" w:hAnsi="Calibri"/>
                    </w:rPr>
                  </w:rPrChange>
                </w:rPr>
                <w:t>45.5</w:t>
              </w:r>
            </w:ins>
            <w:del w:id="823" w:author="Johannes Zauner" w:date="2026-04-01T17:05:00Z" w16du:dateUtc="2026-04-01T15:05:00Z">
              <w:r w:rsidRPr="001F5B9E" w:rsidDel="009151BF">
                <w:rPr>
                  <w:rFonts w:ascii="Arial" w:hAnsi="Arial" w:cs="Arial"/>
                </w:rPr>
                <w:delText>17.6</w:delText>
              </w:r>
            </w:del>
          </w:p>
        </w:tc>
      </w:tr>
      <w:tr w:rsidR="007D03F7" w:rsidRPr="00C673E9" w14:paraId="68E113DB" w14:textId="77777777" w:rsidTr="0047611C">
        <w:trPr>
          <w:cantSplit/>
          <w:jc w:val="center"/>
        </w:trPr>
        <w:tc>
          <w:tcPr>
            <w:tcW w:w="0" w:type="auto"/>
          </w:tcPr>
          <w:p w14:paraId="79028862" w14:textId="77777777" w:rsidR="007D03F7" w:rsidRPr="00C673E9" w:rsidRDefault="007D03F7" w:rsidP="007D03F7">
            <w:pPr>
              <w:keepNext/>
              <w:spacing w:after="60"/>
              <w:rPr>
                <w:rFonts w:ascii="Arial" w:hAnsi="Arial" w:cs="Arial"/>
              </w:rPr>
            </w:pPr>
            <w:r w:rsidRPr="00C673E9">
              <w:rPr>
                <w:rFonts w:ascii="Arial" w:hAnsi="Arial" w:cs="Arial"/>
              </w:rPr>
              <w:t>Weekday</w:t>
            </w:r>
          </w:p>
        </w:tc>
        <w:tc>
          <w:tcPr>
            <w:tcW w:w="0" w:type="auto"/>
          </w:tcPr>
          <w:p w14:paraId="71371301" w14:textId="1547C0B3" w:rsidR="007D03F7" w:rsidRPr="001F5B9E" w:rsidRDefault="007D03F7" w:rsidP="007D03F7">
            <w:pPr>
              <w:keepNext/>
              <w:spacing w:after="60"/>
              <w:jc w:val="right"/>
              <w:rPr>
                <w:rFonts w:ascii="Arial" w:hAnsi="Arial" w:cs="Arial"/>
              </w:rPr>
            </w:pPr>
            <w:ins w:id="824" w:author="Johannes Zauner" w:date="2026-04-01T17:05:00Z" w16du:dateUtc="2026-04-01T15:05:00Z">
              <w:r w:rsidRPr="001F5B9E">
                <w:rPr>
                  <w:rFonts w:ascii="Arial" w:hAnsi="Arial" w:cs="Arial"/>
                  <w:rPrChange w:id="825" w:author="Johannes Zauner" w:date="2026-04-01T17:05:00Z" w16du:dateUtc="2026-04-01T15:05:00Z">
                    <w:rPr>
                      <w:rFonts w:ascii="Calibri" w:hAnsi="Calibri"/>
                    </w:rPr>
                  </w:rPrChange>
                </w:rPr>
                <w:t>55.8</w:t>
              </w:r>
            </w:ins>
            <w:del w:id="826" w:author="Johannes Zauner" w:date="2026-04-01T17:05:00Z" w16du:dateUtc="2026-04-01T15:05:00Z">
              <w:r w:rsidRPr="001F5B9E" w:rsidDel="009151BF">
                <w:rPr>
                  <w:rFonts w:ascii="Arial" w:hAnsi="Arial" w:cs="Arial"/>
                </w:rPr>
                <w:delText>18.6</w:delText>
              </w:r>
            </w:del>
          </w:p>
        </w:tc>
      </w:tr>
      <w:tr w:rsidR="007D03F7" w:rsidRPr="00C673E9" w14:paraId="32FF825B" w14:textId="77777777" w:rsidTr="0047611C">
        <w:trPr>
          <w:cantSplit/>
          <w:jc w:val="center"/>
        </w:trPr>
        <w:tc>
          <w:tcPr>
            <w:tcW w:w="0" w:type="auto"/>
          </w:tcPr>
          <w:p w14:paraId="1DC3BA90" w14:textId="77777777" w:rsidR="007D03F7" w:rsidRPr="00C673E9" w:rsidRDefault="007D03F7" w:rsidP="007D03F7">
            <w:pPr>
              <w:keepNext/>
              <w:spacing w:after="60"/>
              <w:rPr>
                <w:rFonts w:ascii="Arial" w:hAnsi="Arial" w:cs="Arial"/>
              </w:rPr>
            </w:pPr>
            <w:r w:rsidRPr="00C673E9">
              <w:rPr>
                <w:rFonts w:ascii="Arial" w:hAnsi="Arial" w:cs="Arial"/>
              </w:rPr>
              <w:t>Weekend</w:t>
            </w:r>
          </w:p>
        </w:tc>
        <w:tc>
          <w:tcPr>
            <w:tcW w:w="0" w:type="auto"/>
          </w:tcPr>
          <w:p w14:paraId="78D8DF68" w14:textId="45C30589" w:rsidR="007D03F7" w:rsidRPr="001F5B9E" w:rsidRDefault="007D03F7" w:rsidP="007D03F7">
            <w:pPr>
              <w:keepNext/>
              <w:spacing w:after="60"/>
              <w:jc w:val="right"/>
              <w:rPr>
                <w:rFonts w:ascii="Arial" w:hAnsi="Arial" w:cs="Arial"/>
              </w:rPr>
            </w:pPr>
            <w:ins w:id="827" w:author="Johannes Zauner" w:date="2026-04-01T17:05:00Z" w16du:dateUtc="2026-04-01T15:05:00Z">
              <w:r w:rsidRPr="001F5B9E">
                <w:rPr>
                  <w:rFonts w:ascii="Arial" w:hAnsi="Arial" w:cs="Arial"/>
                  <w:rPrChange w:id="828" w:author="Johannes Zauner" w:date="2026-04-01T17:05:00Z" w16du:dateUtc="2026-04-01T15:05:00Z">
                    <w:rPr>
                      <w:rFonts w:ascii="Calibri" w:hAnsi="Calibri"/>
                    </w:rPr>
                  </w:rPrChange>
                </w:rPr>
                <w:t>27.3</w:t>
              </w:r>
            </w:ins>
            <w:del w:id="829" w:author="Johannes Zauner" w:date="2026-04-01T17:05:00Z" w16du:dateUtc="2026-04-01T15:05:00Z">
              <w:r w:rsidRPr="001F5B9E" w:rsidDel="009151BF">
                <w:rPr>
                  <w:rFonts w:ascii="Arial" w:hAnsi="Arial" w:cs="Arial"/>
                </w:rPr>
                <w:delText>15.2</w:delText>
              </w:r>
            </w:del>
          </w:p>
        </w:tc>
      </w:tr>
      <w:tr w:rsidR="007C0A0D" w:rsidRPr="00C673E9" w14:paraId="0D6BABA1" w14:textId="77777777" w:rsidTr="0047611C">
        <w:trPr>
          <w:cantSplit/>
          <w:jc w:val="center"/>
        </w:trPr>
        <w:tc>
          <w:tcPr>
            <w:tcW w:w="0" w:type="auto"/>
            <w:gridSpan w:val="2"/>
            <w:tcMar>
              <w:top w:w="25" w:type="dxa"/>
            </w:tcMar>
          </w:tcPr>
          <w:p w14:paraId="0F38B45A"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5D9B8FED" w14:textId="77777777" w:rsidTr="0047611C">
        <w:trPr>
          <w:cantSplit/>
          <w:jc w:val="center"/>
        </w:trPr>
        <w:tc>
          <w:tcPr>
            <w:tcW w:w="0" w:type="auto"/>
          </w:tcPr>
          <w:p w14:paraId="76A3E52D"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0" w:type="auto"/>
          </w:tcPr>
          <w:p w14:paraId="089BD734" w14:textId="77777777" w:rsidR="007C0A0D" w:rsidRPr="00C673E9" w:rsidRDefault="007C0A0D" w:rsidP="0047611C">
            <w:pPr>
              <w:keepNext/>
              <w:spacing w:after="60"/>
              <w:jc w:val="right"/>
              <w:rPr>
                <w:rFonts w:ascii="Arial" w:hAnsi="Arial" w:cs="Arial"/>
              </w:rPr>
            </w:pPr>
            <w:r w:rsidRPr="00C673E9">
              <w:rPr>
                <w:rFonts w:ascii="Arial" w:hAnsi="Arial" w:cs="Arial"/>
              </w:rPr>
              <w:t>57.0</w:t>
            </w:r>
          </w:p>
        </w:tc>
      </w:tr>
      <w:tr w:rsidR="007C0A0D" w:rsidRPr="00C673E9" w14:paraId="6AF330E3" w14:textId="77777777" w:rsidTr="0047611C">
        <w:trPr>
          <w:cantSplit/>
          <w:jc w:val="center"/>
        </w:trPr>
        <w:tc>
          <w:tcPr>
            <w:tcW w:w="0" w:type="auto"/>
          </w:tcPr>
          <w:p w14:paraId="33ED4D1E"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0" w:type="auto"/>
          </w:tcPr>
          <w:p w14:paraId="31B43F75" w14:textId="77777777" w:rsidR="007C0A0D" w:rsidRPr="00C673E9" w:rsidRDefault="007C0A0D" w:rsidP="0047611C">
            <w:pPr>
              <w:keepNext/>
              <w:spacing w:after="60"/>
              <w:jc w:val="right"/>
              <w:rPr>
                <w:rFonts w:ascii="Arial" w:hAnsi="Arial" w:cs="Arial"/>
              </w:rPr>
            </w:pPr>
            <w:r w:rsidRPr="00C673E9">
              <w:rPr>
                <w:rFonts w:ascii="Arial" w:hAnsi="Arial" w:cs="Arial"/>
              </w:rPr>
              <w:t>70.1</w:t>
            </w:r>
          </w:p>
        </w:tc>
      </w:tr>
      <w:tr w:rsidR="007C0A0D" w:rsidRPr="00C673E9" w14:paraId="3E43AED6" w14:textId="77777777" w:rsidTr="0047611C">
        <w:trPr>
          <w:cantSplit/>
          <w:jc w:val="center"/>
        </w:trPr>
        <w:tc>
          <w:tcPr>
            <w:tcW w:w="0" w:type="auto"/>
          </w:tcPr>
          <w:p w14:paraId="0EA755F3"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0" w:type="auto"/>
          </w:tcPr>
          <w:p w14:paraId="44990AE4" w14:textId="77777777" w:rsidR="007C0A0D" w:rsidRPr="00C673E9" w:rsidRDefault="007C0A0D" w:rsidP="0047611C">
            <w:pPr>
              <w:keepNext/>
              <w:spacing w:after="60"/>
              <w:jc w:val="right"/>
              <w:rPr>
                <w:rFonts w:ascii="Arial" w:hAnsi="Arial" w:cs="Arial"/>
              </w:rPr>
            </w:pPr>
            <w:r w:rsidRPr="00C673E9">
              <w:rPr>
                <w:rFonts w:ascii="Arial" w:hAnsi="Arial" w:cs="Arial"/>
              </w:rPr>
              <w:t>33.9</w:t>
            </w:r>
          </w:p>
        </w:tc>
      </w:tr>
    </w:tbl>
    <w:p w14:paraId="5761AB6B" w14:textId="39619E91" w:rsidR="00972588" w:rsidRDefault="00972588" w:rsidP="00972588">
      <w:pPr>
        <w:pStyle w:val="ImageCaption"/>
        <w:spacing w:before="200"/>
      </w:pPr>
      <w:bookmarkStart w:id="830" w:name="spectrum"/>
      <w:bookmarkEnd w:id="645"/>
      <w:bookmarkEnd w:id="799"/>
      <w:r>
        <w:t xml:space="preserve">Table 16: Recalculation of </w:t>
      </w:r>
      <w:r w:rsidR="00272363">
        <w:t>the m</w:t>
      </w:r>
      <w:r w:rsidR="00272363" w:rsidRPr="00272363">
        <w:t>ean light exposure per day (after logarithmic transformation to account for zero inflation and skewness)</w:t>
      </w:r>
      <w:r w:rsidR="00272363">
        <w:t xml:space="preserve"> with the merged dataset</w:t>
      </w:r>
    </w:p>
    <w:p w14:paraId="459711B2" w14:textId="43E8DC8B" w:rsidR="007C0A0D" w:rsidRPr="00E15C3C" w:rsidRDefault="007C0A0D" w:rsidP="007C0A0D">
      <w:pPr>
        <w:pStyle w:val="berschrift3"/>
      </w:pPr>
      <w:r w:rsidRPr="00E15C3C">
        <w:lastRenderedPageBreak/>
        <w:t>Spectrum</w:t>
      </w:r>
    </w:p>
    <w:p w14:paraId="4F8EBE38" w14:textId="35A19A11" w:rsidR="007C0A0D" w:rsidRDefault="007C0A0D" w:rsidP="007C0A0D">
      <w:pPr>
        <w:pStyle w:val="FirstParagraph"/>
      </w:pPr>
      <w:r w:rsidRPr="00E15C3C">
        <w:t xml:space="preserve">The </w:t>
      </w:r>
      <w:r w:rsidRPr="00E15C3C">
        <w:rPr>
          <w:rStyle w:val="VerbatimChar"/>
        </w:rPr>
        <w:t>VEET</w:t>
      </w:r>
      <w:r w:rsidRPr="00E15C3C">
        <w:t xml:space="preserve"> device’s spectral sensor provides </w:t>
      </w:r>
      <w:r w:rsidRPr="00C673E9">
        <w:rPr>
          <w:rFonts w:ascii="Arial" w:hAnsi="Arial" w:cs="Arial"/>
        </w:rPr>
        <w:t>multimodal</w:t>
      </w:r>
      <w:r w:rsidRPr="00E15C3C">
        <w:t xml:space="preserve"> data beyond simple lux values, but it requires reconstruction of the actual light spectrum from raw sensor counts. We processed the spectral sensor data </w:t>
      </w:r>
      <w:proofErr w:type="gramStart"/>
      <w:r w:rsidRPr="00E15C3C">
        <w:t>in order to</w:t>
      </w:r>
      <w:proofErr w:type="gramEnd"/>
      <w:r w:rsidRPr="00E15C3C">
        <w:t xml:space="preserve"> compute two example spectrum-based metrics. Detailed data import, normalization, and spectral reconstruction steps are given in </w:t>
      </w:r>
      <w:hyperlink r:id="rId70">
        <w:r w:rsidRPr="00C673E9">
          <w:rPr>
            <w:rStyle w:val="Hyperlink"/>
            <w:rFonts w:ascii="Arial" w:hAnsi="Arial" w:cs="Arial"/>
          </w:rPr>
          <w:t>Supplement 1</w:t>
        </w:r>
      </w:hyperlink>
      <w:r w:rsidRPr="00C673E9">
        <w:rPr>
          <w:rFonts w:ascii="Arial" w:hAnsi="Arial" w:cs="Arial"/>
        </w:rPr>
        <w:t>;</w:t>
      </w:r>
      <w:r w:rsidRPr="00E15C3C">
        <w:t xml:space="preserve"> here we present the resulting metrics. Briefly, the </w:t>
      </w:r>
      <w:r w:rsidRPr="00E15C3C">
        <w:rPr>
          <w:rStyle w:val="VerbatimChar"/>
        </w:rPr>
        <w:t>VEET</w:t>
      </w:r>
      <w:r w:rsidRPr="00E15C3C">
        <w:t xml:space="preserve">’s spectral sensor recorded counts in </w:t>
      </w:r>
      <w:r w:rsidR="009C390E">
        <w:t>nine</w:t>
      </w:r>
      <w:r w:rsidR="009C390E" w:rsidRPr="00E15C3C">
        <w:t xml:space="preserve"> </w:t>
      </w:r>
      <w:r w:rsidRPr="00E15C3C">
        <w:t xml:space="preserve">wavelength bands (roughly 415 nm to 910 nm), plus a </w:t>
      </w:r>
      <w:r w:rsidRPr="00E15C3C">
        <w:rPr>
          <w:rStyle w:val="VerbatimChar"/>
        </w:rPr>
        <w:t>Dark</w:t>
      </w:r>
      <w:r w:rsidR="00F02130">
        <w:t>,</w:t>
      </w:r>
      <w:r w:rsidRPr="00E15C3C">
        <w:t xml:space="preserve"> a </w:t>
      </w:r>
      <w:r w:rsidRPr="00E15C3C">
        <w:rPr>
          <w:rStyle w:val="VerbatimChar"/>
        </w:rPr>
        <w:t>Clear</w:t>
      </w:r>
      <w:r w:rsidR="00F02130">
        <w:t xml:space="preserve">, and a flicker detection </w:t>
      </w:r>
      <w:r w:rsidRPr="00E15C3C">
        <w:t>channel</w:t>
      </w:r>
      <w:r w:rsidRPr="00C673E9">
        <w:rPr>
          <w:rStyle w:val="Funotenzeichen"/>
          <w:rFonts w:ascii="Arial" w:hAnsi="Arial" w:cs="Arial"/>
        </w:rPr>
        <w:footnoteReference w:id="2"/>
      </w:r>
      <w:r w:rsidRPr="00E15C3C">
        <w:t xml:space="preserve">. After normalizing by sensor gain and applying the calibration matrix, we obtained an estimated spectral irradiance distribution for each </w:t>
      </w:r>
      <w:r w:rsidRPr="00C673E9">
        <w:rPr>
          <w:rFonts w:ascii="Arial" w:hAnsi="Arial" w:cs="Arial"/>
        </w:rPr>
        <w:t xml:space="preserve">5-minute </w:t>
      </w:r>
      <w:r w:rsidRPr="00E15C3C">
        <w:t>interval in the recording. With these reconstructed spectra, we can derive novel metrics that consider spectral content of the light.</w:t>
      </w:r>
    </w:p>
    <w:p w14:paraId="46203232" w14:textId="2FE12DFD" w:rsidR="00E15C3C" w:rsidRPr="00E15C3C" w:rsidRDefault="00E15C3C" w:rsidP="00E15C3C">
      <w:pPr>
        <w:pStyle w:val="FirstParagraph"/>
      </w:pPr>
      <w:r w:rsidRPr="00E15C3C">
        <w: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14:paraId="3137B602" w14:textId="77777777" w:rsidR="007C0A0D" w:rsidRPr="00C673E9" w:rsidRDefault="007C0A0D" w:rsidP="007C0A0D">
      <w:pPr>
        <w:pStyle w:val="berschrift4"/>
      </w:pPr>
      <w:bookmarkStart w:id="831" w:name="X24b5df65dc97622433e47bd208f253d49b66ef8"/>
      <w:r w:rsidRPr="00C673E9">
        <w:t>Ratio of short- vs. long-wavelength light</w:t>
      </w:r>
    </w:p>
    <w:p w14:paraId="414E2DDD" w14:textId="091C79B1" w:rsidR="007C0A0D" w:rsidRPr="00E15C3C" w:rsidRDefault="007C0A0D" w:rsidP="007C0A0D">
      <w:pPr>
        <w:pStyle w:val="FirstParagraph"/>
        <w:rPr>
          <w:rStyle w:val="Hervorhebung"/>
          <w:i w:val="0"/>
        </w:rPr>
      </w:pPr>
      <w:r w:rsidRPr="00E15C3C">
        <w:t>Our first spectral metric is the ratio of short-wavelength light to long-wavelength light, which is relevant, for example, in assessing the blue-light content of exposure. We define “short” wavelengths as 400–500 nm and “long” as 600–700 nm</w:t>
      </w:r>
      <w:r w:rsidRPr="00C673E9">
        <w:rPr>
          <w:rFonts w:ascii="Arial" w:hAnsi="Arial" w:cs="Arial"/>
        </w:rPr>
        <w:t xml:space="preserve"> (which are not standardized threshold</w:t>
      </w:r>
      <w:r w:rsidR="007B0156">
        <w:rPr>
          <w:rFonts w:ascii="Arial" w:hAnsi="Arial" w:cs="Arial"/>
        </w:rPr>
        <w:t>s</w:t>
      </w:r>
      <w:r w:rsidRPr="00C673E9">
        <w:rPr>
          <w:rFonts w:ascii="Arial" w:hAnsi="Arial" w:cs="Arial"/>
        </w:rPr>
        <w:t xml:space="preserve"> and can be freely adjusted).</w:t>
      </w:r>
      <w:r w:rsidRPr="00E15C3C">
        <w:t xml:space="preserve"> Using the list-column of spectra in our dataset, we integrate each spectrum over these ranges (using </w:t>
      </w:r>
      <w:hyperlink r:id="rId71">
        <w:proofErr w:type="spellStart"/>
        <w:r w:rsidRPr="00E15C3C">
          <w:rPr>
            <w:rStyle w:val="VerbatimChar"/>
          </w:rPr>
          <w:t>spectral_integration</w:t>
        </w:r>
        <w:proofErr w:type="spellEnd"/>
        <w:r w:rsidRPr="00E15C3C">
          <w:rPr>
            <w:rStyle w:val="VerbatimChar"/>
          </w:rPr>
          <w:t>()</w:t>
        </w:r>
      </w:hyperlink>
      <w:r w:rsidRPr="00E15C3C">
        <w:t>), and then compute the ratio short/long for each time interval. We then summarize these ratios per day.</w:t>
      </w:r>
    </w:p>
    <w:p w14:paraId="6F424788" w14:textId="41EF3F31" w:rsidR="007C0A0D" w:rsidRPr="00C86C21" w:rsidRDefault="00F61D20" w:rsidP="00F61D20">
      <w:pPr>
        <w:pStyle w:val="SourceCode"/>
        <w:spacing w:line="240" w:lineRule="auto"/>
        <w:rPr>
          <w:b/>
          <w:bCs/>
          <w:lang w:val="de-DE"/>
        </w:rPr>
      </w:pPr>
      <w:bookmarkStart w:id="832" w:name="annotated-cell-23"/>
      <w:r w:rsidRPr="00F61D20">
        <w:rPr>
          <w:b/>
          <w:bCs/>
          <w:lang w:val="de-DE"/>
        </w:rPr>
        <w:lastRenderedPageBreak/>
        <w:t xml:space="preserve">Extract </w:t>
      </w:r>
      <w:proofErr w:type="spellStart"/>
      <w:r w:rsidRPr="00F61D20">
        <w:rPr>
          <w:b/>
          <w:bCs/>
          <w:lang w:val="de-DE"/>
        </w:rPr>
        <w:t>wavelength</w:t>
      </w:r>
      <w:proofErr w:type="spellEnd"/>
      <w:r w:rsidRPr="00F61D20">
        <w:rPr>
          <w:b/>
          <w:bCs/>
          <w:lang w:val="de-DE"/>
        </w:rPr>
        <w:t xml:space="preserve"> </w:t>
      </w:r>
      <w:proofErr w:type="spellStart"/>
      <w:r w:rsidRPr="00F61D20">
        <w:rPr>
          <w:b/>
          <w:bCs/>
          <w:lang w:val="de-DE"/>
        </w:rPr>
        <w:t>sections</w:t>
      </w:r>
      <w:proofErr w:type="spellEnd"/>
      <w:r w:rsidRPr="00F61D20">
        <w:rPr>
          <w:b/>
          <w:bCs/>
          <w:lang w:val="de-DE"/>
        </w:rPr>
        <w:t xml:space="preserve"> and </w:t>
      </w:r>
      <w:proofErr w:type="spellStart"/>
      <w:r w:rsidRPr="00F61D20">
        <w:rPr>
          <w:b/>
          <w:bCs/>
          <w:lang w:val="de-DE"/>
        </w:rPr>
        <w:t>integrate</w:t>
      </w:r>
      <w:proofErr w:type="spellEnd"/>
      <w:r w:rsidRPr="00F61D20">
        <w:rPr>
          <w:b/>
          <w:bCs/>
          <w:lang w:val="de-DE"/>
        </w:rPr>
        <w:t xml:space="preserve"> </w:t>
      </w:r>
      <w:proofErr w:type="spellStart"/>
      <w:r w:rsidRPr="00F61D20">
        <w:rPr>
          <w:b/>
          <w:bCs/>
          <w:lang w:val="de-DE"/>
        </w:rPr>
        <w:t>over</w:t>
      </w:r>
      <w:proofErr w:type="spellEnd"/>
      <w:r w:rsidRPr="00F61D20">
        <w:rPr>
          <w:b/>
          <w:bCs/>
          <w:lang w:val="de-DE"/>
        </w:rPr>
        <w:t xml:space="preserve"> </w:t>
      </w:r>
      <w:proofErr w:type="spellStart"/>
      <w:r w:rsidRPr="00F61D20">
        <w:rPr>
          <w:b/>
          <w:bCs/>
          <w:lang w:val="de-DE"/>
        </w:rPr>
        <w:t>them</w:t>
      </w:r>
      <w:proofErr w:type="spellEnd"/>
      <w:r w:rsidR="008C4DD3">
        <w:rPr>
          <w:rStyle w:val="NormalTok"/>
        </w:rPr>
        <w:br/>
      </w:r>
      <w:r w:rsidR="005A2EF0">
        <w:rPr>
          <w:rStyle w:val="NormalTok"/>
        </w:rPr>
        <w:t>1</w:t>
      </w:r>
      <w:r w:rsidR="005A2EF0">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OtherTok"/>
          <w:rFonts w:cs="Consolas"/>
        </w:rPr>
        <w:t>&lt;-</w:t>
      </w:r>
      <w:r w:rsidR="007C0A0D" w:rsidRPr="00E15C3C">
        <w:rPr>
          <w:rStyle w:val="NormalTok"/>
          <w:rFonts w:cs="Consolas"/>
        </w:rPr>
        <w:t xml:space="preserve"> dataVEET2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5A2EF0">
        <w:rPr>
          <w:rStyle w:val="NormalTok"/>
        </w:rPr>
        <w:t>2</w:t>
      </w:r>
      <w:r w:rsidR="005A2EF0">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select</w:t>
      </w:r>
      <w:r w:rsidR="007C0A0D" w:rsidRPr="00E15C3C">
        <w:rPr>
          <w:rStyle w:val="NormalTok"/>
          <w:rFonts w:cs="Consolas"/>
        </w:rPr>
        <w:t>(</w:t>
      </w:r>
      <w:proofErr w:type="gramEnd"/>
      <w:r w:rsidR="007C0A0D" w:rsidRPr="00E15C3C">
        <w:rPr>
          <w:rStyle w:val="NormalTok"/>
          <w:rFonts w:cs="Consolas"/>
        </w:rPr>
        <w:t xml:space="preserve">Id, Date, Datetime, Spectrum) </w:t>
      </w:r>
      <w:r w:rsidR="007C0A0D" w:rsidRPr="00E15C3C">
        <w:rPr>
          <w:rStyle w:val="SpecialCharTok"/>
          <w:rFonts w:cs="Consolas"/>
        </w:rPr>
        <w:t>|&gt;</w:t>
      </w:r>
      <w:r w:rsidR="007C0A0D" w:rsidRPr="00E15C3C">
        <w:rPr>
          <w:rFonts w:cs="Consolas"/>
        </w:rPr>
        <w:br/>
      </w:r>
      <w:r w:rsidR="005A2EF0">
        <w:rPr>
          <w:rStyle w:val="NormalTok"/>
        </w:rPr>
        <w:t>3</w:t>
      </w:r>
      <w:r w:rsidR="005A2EF0">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mutate</w:t>
      </w:r>
      <w:r w:rsidR="007C0A0D" w:rsidRPr="00E15C3C">
        <w:rPr>
          <w:rStyle w:val="NormalTok"/>
          <w:rFonts w:cs="Consolas"/>
        </w:rPr>
        <w:t>(</w:t>
      </w:r>
      <w:proofErr w:type="gramEnd"/>
      <w:r w:rsidR="007C0A0D" w:rsidRPr="00E15C3C">
        <w:rPr>
          <w:rFonts w:cs="Consolas"/>
        </w:rPr>
        <w:br/>
      </w:r>
      <w:r w:rsidR="005A2EF0">
        <w:rPr>
          <w:rStyle w:val="NormalTok"/>
        </w:rPr>
        <w:t>4</w:t>
      </w:r>
      <w:r w:rsidR="005A2EF0">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short =</w:t>
      </w:r>
      <w:r w:rsidR="007C0A0D" w:rsidRPr="00E15C3C">
        <w:rPr>
          <w:rStyle w:val="NormalTok"/>
          <w:rFonts w:cs="Consolas"/>
        </w:rPr>
        <w:t xml:space="preserve"> </w:t>
      </w:r>
      <w:r w:rsidR="007C0A0D" w:rsidRPr="00E15C3C">
        <w:rPr>
          <w:rFonts w:cs="Consolas"/>
        </w:rPr>
        <w:br/>
      </w:r>
      <w:r w:rsidR="005A2EF0">
        <w:rPr>
          <w:rStyle w:val="NormalTok"/>
        </w:rPr>
        <w:t>5</w:t>
      </w:r>
      <w:r w:rsidR="005A2EF0">
        <w:rPr>
          <w:rStyle w:val="NormalTok"/>
          <w:rFonts w:cs="Consolas"/>
        </w:rPr>
        <w:t xml:space="preserve"> </w:t>
      </w:r>
      <w:r w:rsidR="007C0A0D" w:rsidRPr="00E15C3C">
        <w:rPr>
          <w:rStyle w:val="NormalTok"/>
          <w:rFonts w:cs="Consolas"/>
        </w:rPr>
        <w:t xml:space="preserve">      Spectrum </w:t>
      </w:r>
      <w:r w:rsidR="007C0A0D" w:rsidRPr="00E15C3C">
        <w:rPr>
          <w:rStyle w:val="SpecialCharTok"/>
          <w:rFonts w:cs="Consolas"/>
        </w:rPr>
        <w:t>|&gt;</w:t>
      </w:r>
      <w:r w:rsidR="007C0A0D" w:rsidRPr="00E15C3C">
        <w:rPr>
          <w:rStyle w:val="NormalTok"/>
          <w:rFonts w:cs="Consolas"/>
        </w:rPr>
        <w:t xml:space="preserve"> </w:t>
      </w:r>
      <w:r w:rsidR="005A2EF0">
        <w:rPr>
          <w:rStyle w:val="NormalTok"/>
          <w:rFonts w:cs="Consolas"/>
        </w:rPr>
        <w:br/>
      </w:r>
      <w:r w:rsidR="005A2EF0">
        <w:rPr>
          <w:rStyle w:val="NormalTok"/>
        </w:rPr>
        <w:t>6</w:t>
      </w:r>
      <w:r w:rsidR="005A2EF0">
        <w:rPr>
          <w:rStyle w:val="NormalTok"/>
          <w:rFonts w:cs="Consolas"/>
        </w:rPr>
        <w:t xml:space="preserve">       </w:t>
      </w:r>
      <w:proofErr w:type="spellStart"/>
      <w:r w:rsidR="007C0A0D" w:rsidRPr="00E15C3C">
        <w:rPr>
          <w:rStyle w:val="FunctionTok"/>
          <w:rFonts w:cs="Consolas"/>
        </w:rPr>
        <w:t>map_</w:t>
      </w:r>
      <w:proofErr w:type="gramStart"/>
      <w:r w:rsidR="007C0A0D" w:rsidRPr="00E15C3C">
        <w:rPr>
          <w:rStyle w:val="FunctionTok"/>
          <w:rFonts w:cs="Consolas"/>
        </w:rPr>
        <w:t>dbl</w:t>
      </w:r>
      <w:proofErr w:type="spellEnd"/>
      <w:r w:rsidR="007C0A0D" w:rsidRPr="00E15C3C">
        <w:rPr>
          <w:rStyle w:val="NormalTok"/>
          <w:rFonts w:cs="Consolas"/>
        </w:rPr>
        <w:t>(</w:t>
      </w:r>
      <w:proofErr w:type="spellStart"/>
      <w:proofErr w:type="gramEnd"/>
      <w:r w:rsidR="007C0A0D" w:rsidRPr="00E15C3C">
        <w:rPr>
          <w:rStyle w:val="NormalTok"/>
          <w:rFonts w:cs="Consolas"/>
        </w:rPr>
        <w:t>spectral_integration</w:t>
      </w:r>
      <w:proofErr w:type="spellEnd"/>
      <w:r w:rsidR="007C0A0D" w:rsidRPr="00E15C3C">
        <w:rPr>
          <w:rStyle w:val="NormalTok"/>
          <w:rFonts w:cs="Consolas"/>
        </w:rPr>
        <w:t xml:space="preserve">, </w:t>
      </w:r>
      <w:proofErr w:type="spellStart"/>
      <w:proofErr w:type="gramStart"/>
      <w:r w:rsidR="007C0A0D" w:rsidRPr="00E15C3C">
        <w:rPr>
          <w:rStyle w:val="AttributeTok"/>
          <w:rFonts w:cs="Consolas"/>
        </w:rPr>
        <w:t>wavelength.range</w:t>
      </w:r>
      <w:proofErr w:type="spellEnd"/>
      <w:proofErr w:type="gramEnd"/>
      <w:r w:rsidR="007C0A0D" w:rsidRPr="00E15C3C">
        <w:rPr>
          <w:rStyle w:val="Attribute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DecValTok"/>
          <w:rFonts w:cs="Consolas"/>
        </w:rPr>
        <w:t>400</w:t>
      </w:r>
      <w:r w:rsidR="007C0A0D" w:rsidRPr="00E15C3C">
        <w:rPr>
          <w:rStyle w:val="NormalTok"/>
          <w:rFonts w:cs="Consolas"/>
        </w:rPr>
        <w:t xml:space="preserve">, </w:t>
      </w:r>
      <w:r w:rsidR="007C0A0D" w:rsidRPr="00E15C3C">
        <w:rPr>
          <w:rStyle w:val="DecValTok"/>
          <w:rFonts w:cs="Consolas"/>
        </w:rPr>
        <w:t>500</w:t>
      </w:r>
      <w:r w:rsidR="007C0A0D" w:rsidRPr="00E15C3C">
        <w:rPr>
          <w:rStyle w:val="NormalTok"/>
          <w:rFonts w:cs="Consolas"/>
        </w:rPr>
        <w:t>)),</w:t>
      </w:r>
      <w:r w:rsidR="007C0A0D" w:rsidRPr="00E15C3C">
        <w:rPr>
          <w:rFonts w:cs="Consolas"/>
        </w:rPr>
        <w:br/>
      </w:r>
      <w:r w:rsidR="005A2EF0">
        <w:rPr>
          <w:rStyle w:val="NormalTok"/>
        </w:rPr>
        <w:t>7</w:t>
      </w:r>
      <w:r w:rsidR="005A2EF0">
        <w:rPr>
          <w:rStyle w:val="NormalTok"/>
          <w:rFonts w:cs="Consolas"/>
        </w:rPr>
        <w:t xml:space="preserve"> </w:t>
      </w:r>
      <w:r w:rsidR="007C0A0D" w:rsidRPr="00E15C3C">
        <w:rPr>
          <w:rStyle w:val="NormalTok"/>
          <w:rFonts w:cs="Consolas"/>
        </w:rPr>
        <w:t xml:space="preserve">    </w:t>
      </w:r>
      <w:proofErr w:type="gramStart"/>
      <w:r w:rsidR="007C0A0D" w:rsidRPr="00E15C3C">
        <w:rPr>
          <w:rStyle w:val="AttributeTok"/>
          <w:rFonts w:cs="Consolas"/>
        </w:rPr>
        <w:t>long  =</w:t>
      </w:r>
      <w:proofErr w:type="gramEnd"/>
      <w:r w:rsidR="007C0A0D" w:rsidRPr="00E15C3C">
        <w:rPr>
          <w:rStyle w:val="NormalTok"/>
          <w:rFonts w:cs="Consolas"/>
        </w:rPr>
        <w:t xml:space="preserve"> </w:t>
      </w:r>
      <w:r w:rsidR="007C0A0D" w:rsidRPr="00E15C3C">
        <w:rPr>
          <w:rFonts w:cs="Consolas"/>
        </w:rPr>
        <w:br/>
      </w:r>
      <w:r w:rsidR="005A2EF0">
        <w:rPr>
          <w:rStyle w:val="NormalTok"/>
        </w:rPr>
        <w:t>8</w:t>
      </w:r>
      <w:r w:rsidR="005A2EF0">
        <w:rPr>
          <w:rStyle w:val="NormalTok"/>
          <w:rFonts w:cs="Consolas"/>
        </w:rPr>
        <w:t xml:space="preserve"> </w:t>
      </w:r>
      <w:r w:rsidR="007C0A0D" w:rsidRPr="00E15C3C">
        <w:rPr>
          <w:rStyle w:val="NormalTok"/>
          <w:rFonts w:cs="Consolas"/>
        </w:rPr>
        <w:t xml:space="preserve">      Spectrum </w:t>
      </w:r>
      <w:r w:rsidR="007C0A0D" w:rsidRPr="00E15C3C">
        <w:rPr>
          <w:rStyle w:val="SpecialCharTok"/>
          <w:rFonts w:cs="Consolas"/>
        </w:rPr>
        <w:t>|&gt;</w:t>
      </w:r>
      <w:r w:rsidR="007C0A0D" w:rsidRPr="00E15C3C">
        <w:rPr>
          <w:rStyle w:val="NormalTok"/>
          <w:rFonts w:cs="Consolas"/>
        </w:rPr>
        <w:t xml:space="preserve"> </w:t>
      </w:r>
      <w:r w:rsidR="005A2EF0">
        <w:rPr>
          <w:rStyle w:val="NormalTok"/>
          <w:rFonts w:cs="Consolas"/>
        </w:rPr>
        <w:br/>
      </w:r>
      <w:r w:rsidR="005A2EF0">
        <w:rPr>
          <w:rStyle w:val="NormalTok"/>
        </w:rPr>
        <w:t>9</w:t>
      </w:r>
      <w:r w:rsidR="005A2EF0">
        <w:rPr>
          <w:rStyle w:val="NormalTok"/>
          <w:rFonts w:cs="Consolas"/>
        </w:rPr>
        <w:t xml:space="preserve">       </w:t>
      </w:r>
      <w:proofErr w:type="spellStart"/>
      <w:r w:rsidR="007C0A0D" w:rsidRPr="00E15C3C">
        <w:rPr>
          <w:rStyle w:val="FunctionTok"/>
          <w:rFonts w:cs="Consolas"/>
        </w:rPr>
        <w:t>map_</w:t>
      </w:r>
      <w:proofErr w:type="gramStart"/>
      <w:r w:rsidR="007C0A0D" w:rsidRPr="00E15C3C">
        <w:rPr>
          <w:rStyle w:val="FunctionTok"/>
          <w:rFonts w:cs="Consolas"/>
        </w:rPr>
        <w:t>dbl</w:t>
      </w:r>
      <w:proofErr w:type="spellEnd"/>
      <w:r w:rsidR="007C0A0D" w:rsidRPr="00E15C3C">
        <w:rPr>
          <w:rStyle w:val="NormalTok"/>
          <w:rFonts w:cs="Consolas"/>
        </w:rPr>
        <w:t>(</w:t>
      </w:r>
      <w:proofErr w:type="spellStart"/>
      <w:proofErr w:type="gramEnd"/>
      <w:r w:rsidR="007C0A0D" w:rsidRPr="00E15C3C">
        <w:rPr>
          <w:rStyle w:val="NormalTok"/>
          <w:rFonts w:cs="Consolas"/>
        </w:rPr>
        <w:t>spectral_integration</w:t>
      </w:r>
      <w:proofErr w:type="spellEnd"/>
      <w:r w:rsidR="007C0A0D" w:rsidRPr="00E15C3C">
        <w:rPr>
          <w:rStyle w:val="NormalTok"/>
          <w:rFonts w:cs="Consolas"/>
        </w:rPr>
        <w:t xml:space="preserve">, </w:t>
      </w:r>
      <w:proofErr w:type="spellStart"/>
      <w:proofErr w:type="gramStart"/>
      <w:r w:rsidR="007C0A0D" w:rsidRPr="00E15C3C">
        <w:rPr>
          <w:rStyle w:val="AttributeTok"/>
          <w:rFonts w:cs="Consolas"/>
        </w:rPr>
        <w:t>wavelength.range</w:t>
      </w:r>
      <w:proofErr w:type="spellEnd"/>
      <w:proofErr w:type="gramEnd"/>
      <w:r w:rsidR="007C0A0D" w:rsidRPr="00E15C3C">
        <w:rPr>
          <w:rStyle w:val="Attribute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DecValTok"/>
          <w:rFonts w:cs="Consolas"/>
        </w:rPr>
        <w:t>600</w:t>
      </w:r>
      <w:r w:rsidR="007C0A0D" w:rsidRPr="00E15C3C">
        <w:rPr>
          <w:rStyle w:val="NormalTok"/>
          <w:rFonts w:cs="Consolas"/>
        </w:rPr>
        <w:t xml:space="preserve">, </w:t>
      </w:r>
      <w:r w:rsidR="007C0A0D" w:rsidRPr="00E15C3C">
        <w:rPr>
          <w:rStyle w:val="DecValTok"/>
          <w:rFonts w:cs="Consolas"/>
        </w:rPr>
        <w:t>700</w:t>
      </w:r>
      <w:r w:rsidR="007C0A0D" w:rsidRPr="00E15C3C">
        <w:rPr>
          <w:rStyle w:val="NormalTok"/>
          <w:rFonts w:cs="Consolas"/>
        </w:rPr>
        <w:t>)),</w:t>
      </w:r>
      <w:r w:rsidR="007C0A0D" w:rsidRPr="00E15C3C">
        <w:rPr>
          <w:rFonts w:cs="Consolas"/>
        </w:rPr>
        <w:br/>
      </w:r>
      <w:r w:rsidR="005A2EF0">
        <w:rPr>
          <w:rStyle w:val="NormalTok"/>
        </w:rPr>
        <w:t>1</w:t>
      </w:r>
      <w:r w:rsidR="005A2EF0">
        <w:rPr>
          <w:rStyle w:val="NormalTok"/>
          <w:rFonts w:cs="Consolas"/>
        </w:rPr>
        <w:t>0</w:t>
      </w:r>
      <w:r w:rsidR="007C0A0D" w:rsidRPr="00E15C3C">
        <w:rPr>
          <w:rStyle w:val="NormalTok"/>
          <w:rFonts w:cs="Consolas"/>
        </w:rPr>
        <w:t xml:space="preserve">    </w:t>
      </w:r>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OtherTok"/>
          <w:rFonts w:cs="Consolas"/>
        </w:rPr>
        <w:t>=</w:t>
      </w:r>
      <w:r w:rsidR="007C0A0D" w:rsidRPr="00E15C3C">
        <w:rPr>
          <w:rStyle w:val="NormalTok"/>
          <w:rFonts w:cs="Consolas"/>
        </w:rPr>
        <w:t xml:space="preserve"> </w:t>
      </w:r>
      <w:proofErr w:type="spellStart"/>
      <w:proofErr w:type="gramStart"/>
      <w:r w:rsidR="007C0A0D" w:rsidRPr="00E15C3C">
        <w:rPr>
          <w:rStyle w:val="FunctionTok"/>
          <w:rFonts w:cs="Consolas"/>
        </w:rPr>
        <w:t>ifelse</w:t>
      </w:r>
      <w:proofErr w:type="spellEnd"/>
      <w:r w:rsidR="007C0A0D" w:rsidRPr="00E15C3C">
        <w:rPr>
          <w:rStyle w:val="NormalTok"/>
          <w:rFonts w:cs="Consolas"/>
        </w:rPr>
        <w:t>(</w:t>
      </w:r>
      <w:proofErr w:type="spellStart"/>
      <w:r w:rsidR="007C0A0D" w:rsidRPr="00E15C3C">
        <w:rPr>
          <w:rStyle w:val="FunctionTok"/>
          <w:rFonts w:cs="Consolas"/>
        </w:rPr>
        <w:t>is.nan</w:t>
      </w:r>
      <w:proofErr w:type="spellEnd"/>
      <w:r w:rsidR="007C0A0D" w:rsidRPr="00E15C3C">
        <w:rPr>
          <w:rStyle w:val="NormalTok"/>
          <w:rFonts w:cs="Consolas"/>
        </w:rPr>
        <w:t>(</w:t>
      </w:r>
      <w:proofErr w:type="gramEnd"/>
      <w:r w:rsidR="007C0A0D" w:rsidRPr="00E15C3C">
        <w:rPr>
          <w:rStyle w:val="NormalTok"/>
          <w:rFonts w:cs="Consolas"/>
        </w:rPr>
        <w:t xml:space="preserve">short </w:t>
      </w:r>
      <w:r w:rsidR="007C0A0D" w:rsidRPr="00E15C3C">
        <w:rPr>
          <w:rStyle w:val="SpecialCharTok"/>
          <w:rFonts w:cs="Consolas"/>
        </w:rPr>
        <w:t>/</w:t>
      </w:r>
      <w:r w:rsidR="007C0A0D" w:rsidRPr="00E15C3C">
        <w:rPr>
          <w:rStyle w:val="NormalTok"/>
          <w:rFonts w:cs="Consolas"/>
        </w:rPr>
        <w:t xml:space="preserve"> long), </w:t>
      </w:r>
      <w:r w:rsidR="007C0A0D" w:rsidRPr="00E15C3C">
        <w:rPr>
          <w:rStyle w:val="ConstantTok"/>
          <w:rFonts w:cs="Consolas"/>
        </w:rPr>
        <w:t>NA</w:t>
      </w:r>
      <w:r w:rsidR="007C0A0D" w:rsidRPr="00E15C3C">
        <w:rPr>
          <w:rStyle w:val="NormalTok"/>
          <w:rFonts w:cs="Consolas"/>
        </w:rPr>
        <w:t xml:space="preserve">, short </w:t>
      </w:r>
      <w:r w:rsidR="007C0A0D" w:rsidRPr="00E15C3C">
        <w:rPr>
          <w:rStyle w:val="SpecialCharTok"/>
          <w:rFonts w:cs="Consolas"/>
        </w:rPr>
        <w:t>/</w:t>
      </w:r>
      <w:r w:rsidR="007C0A0D" w:rsidRPr="00E15C3C">
        <w:rPr>
          <w:rStyle w:val="NormalTok"/>
          <w:rFonts w:cs="Consolas"/>
        </w:rPr>
        <w:t xml:space="preserve"> long)</w:t>
      </w:r>
      <w:r w:rsidR="007C0A0D" w:rsidRPr="00E15C3C">
        <w:rPr>
          <w:rStyle w:val="NormalTok"/>
          <w:rFonts w:cs="Consolas"/>
        </w:rPr>
        <w:br/>
      </w:r>
      <w:proofErr w:type="gramStart"/>
      <w:r w:rsidR="005A2EF0">
        <w:rPr>
          <w:rStyle w:val="NormalTok"/>
        </w:rPr>
        <w:t>1</w:t>
      </w:r>
      <w:r w:rsidR="0043625F">
        <w:rPr>
          <w:rStyle w:val="NormalTok"/>
          <w:rFonts w:cs="Consolas"/>
        </w:rPr>
        <w:t>1</w:t>
      </w:r>
      <w:r w:rsidR="007C0A0D" w:rsidRPr="00E15C3C">
        <w:rPr>
          <w:rStyle w:val="NormalTok"/>
          <w:rFonts w:cs="Consolas"/>
        </w:rPr>
        <w:t xml:space="preserve">  )</w:t>
      </w:r>
      <w:proofErr w:type="gramEnd"/>
    </w:p>
    <w:bookmarkEnd w:id="832"/>
    <w:p w14:paraId="2A75ECFF" w14:textId="561D0045" w:rsidR="007C0A0D" w:rsidRPr="005A2EDF" w:rsidRDefault="007C0A0D" w:rsidP="00C86C21">
      <w:pPr>
        <w:pStyle w:val="DefinitionTerm"/>
        <w:rPr>
          <w:bCs/>
        </w:rPr>
      </w:pPr>
      <w:r w:rsidRPr="00C673E9">
        <w:rPr>
          <w:rFonts w:ascii="Arial" w:hAnsi="Arial" w:cs="Arial"/>
        </w:rPr>
        <w:t>Line 2</w:t>
      </w:r>
      <w:r w:rsidR="0098570A">
        <w:rPr>
          <w:rFonts w:ascii="Arial" w:hAnsi="Arial" w:cs="Arial"/>
        </w:rPr>
        <w:t xml:space="preserve"> </w:t>
      </w:r>
      <w:r w:rsidRPr="00C86C21">
        <w:rPr>
          <w:b w:val="0"/>
          <w:bCs/>
        </w:rPr>
        <w:t>Focus on ID, date, time, and spectrum</w:t>
      </w:r>
    </w:p>
    <w:p w14:paraId="07B0BA98" w14:textId="6A21FEB5" w:rsidR="007C0A0D" w:rsidRPr="005A2EDF" w:rsidRDefault="007C0A0D" w:rsidP="00C86C21">
      <w:pPr>
        <w:pStyle w:val="DefinitionTerm"/>
        <w:rPr>
          <w:bCs/>
        </w:rPr>
      </w:pPr>
      <w:r w:rsidRPr="00C673E9">
        <w:rPr>
          <w:rFonts w:ascii="Arial" w:hAnsi="Arial" w:cs="Arial"/>
        </w:rPr>
        <w:t xml:space="preserve">Line </w:t>
      </w:r>
      <w:r w:rsidR="005A2EF0">
        <w:rPr>
          <w:rFonts w:ascii="Arial" w:hAnsi="Arial" w:cs="Arial"/>
        </w:rPr>
        <w:t>10</w:t>
      </w:r>
      <w:r w:rsidR="0098570A">
        <w:rPr>
          <w:rFonts w:ascii="Arial" w:hAnsi="Arial" w:cs="Arial"/>
        </w:rPr>
        <w:t xml:space="preserve"> </w:t>
      </w:r>
      <w:r w:rsidRPr="00272363">
        <w:rPr>
          <w:b w:val="0"/>
          <w:bCs/>
        </w:rPr>
        <w:t>Compute short-to-long wavelength ratio</w:t>
      </w:r>
    </w:p>
    <w:p w14:paraId="21F31B9B" w14:textId="4551D79E" w:rsidR="007C0A0D" w:rsidRPr="00E15C3C" w:rsidRDefault="00272363" w:rsidP="007C0A0D">
      <w:pPr>
        <w:pStyle w:val="FirstParagraph"/>
      </w:pPr>
      <w:r w:rsidRPr="00F066A6">
        <w:rPr>
          <w:rFonts w:ascii="Arial" w:hAnsi="Arial" w:cs="Arial"/>
          <w:b/>
          <w:bCs/>
        </w:rPr>
        <w:t>Table 17</w:t>
      </w:r>
      <w:r>
        <w:rPr>
          <w:rFonts w:ascii="Arial" w:hAnsi="Arial" w:cs="Arial"/>
        </w:rPr>
        <w:t xml:space="preserve"> </w:t>
      </w:r>
      <w:r w:rsidR="007C0A0D" w:rsidRPr="00E15C3C">
        <w:t>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0676E09B" w14:textId="5BF8B0C4" w:rsidR="007C0A0D" w:rsidRPr="00C86C21" w:rsidRDefault="00F61D20" w:rsidP="00F61D20">
      <w:pPr>
        <w:pStyle w:val="SourceCode"/>
        <w:spacing w:line="240" w:lineRule="auto"/>
        <w:rPr>
          <w:b/>
          <w:bCs/>
          <w:lang w:val="de-DE"/>
        </w:rPr>
      </w:pPr>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daily</w:t>
      </w:r>
      <w:proofErr w:type="spellEnd"/>
      <w:r w:rsidRPr="00F61D20">
        <w:rPr>
          <w:b/>
          <w:bCs/>
          <w:lang w:val="de-DE"/>
        </w:rPr>
        <w:t xml:space="preserve"> </w:t>
      </w:r>
      <w:proofErr w:type="spellStart"/>
      <w:r w:rsidRPr="00F61D20">
        <w:rPr>
          <w:b/>
          <w:bCs/>
          <w:lang w:val="de-DE"/>
        </w:rPr>
        <w:t>average</w:t>
      </w:r>
      <w:proofErr w:type="spellEnd"/>
      <w:r w:rsidRPr="00F61D20">
        <w:rPr>
          <w:b/>
          <w:bCs/>
          <w:lang w:val="de-DE"/>
        </w:rPr>
        <w:t xml:space="preserve"> </w:t>
      </w:r>
      <w:proofErr w:type="spellStart"/>
      <w:r w:rsidRPr="00F61D20">
        <w:rPr>
          <w:b/>
          <w:bCs/>
          <w:lang w:val="de-DE"/>
        </w:rPr>
        <w:t>values</w:t>
      </w:r>
      <w:proofErr w:type="spellEnd"/>
      <w:r w:rsidRPr="00F61D20">
        <w:rPr>
          <w:b/>
          <w:bCs/>
          <w:lang w:val="de-DE"/>
        </w:rPr>
        <w:t xml:space="preserve"> </w:t>
      </w:r>
      <w:proofErr w:type="spellStart"/>
      <w:r w:rsidRPr="00F61D20">
        <w:rPr>
          <w:b/>
          <w:bCs/>
          <w:lang w:val="de-DE"/>
        </w:rPr>
        <w:t>of</w:t>
      </w:r>
      <w:proofErr w:type="spellEnd"/>
      <w:r w:rsidRPr="00F61D20">
        <w:rPr>
          <w:b/>
          <w:bCs/>
          <w:lang w:val="de-DE"/>
        </w:rPr>
        <w:t xml:space="preserve"> </w:t>
      </w:r>
      <w:proofErr w:type="spellStart"/>
      <w:r w:rsidRPr="00F61D20">
        <w:rPr>
          <w:b/>
          <w:bCs/>
          <w:lang w:val="de-DE"/>
        </w:rPr>
        <w:t>short</w:t>
      </w:r>
      <w:proofErr w:type="spellEnd"/>
      <w:r w:rsidRPr="00F61D20">
        <w:rPr>
          <w:b/>
          <w:bCs/>
          <w:lang w:val="de-DE"/>
        </w:rPr>
        <w:t xml:space="preserve"> and </w:t>
      </w:r>
      <w:proofErr w:type="spellStart"/>
      <w:r w:rsidRPr="00F61D20">
        <w:rPr>
          <w:b/>
          <w:bCs/>
          <w:lang w:val="de-DE"/>
        </w:rPr>
        <w:t>long</w:t>
      </w:r>
      <w:proofErr w:type="spellEnd"/>
      <w:r w:rsidRPr="00F61D20">
        <w:rPr>
          <w:b/>
          <w:bCs/>
          <w:lang w:val="de-DE"/>
        </w:rPr>
        <w:t xml:space="preserve"> </w:t>
      </w:r>
      <w:proofErr w:type="spellStart"/>
      <w:r w:rsidRPr="00F61D20">
        <w:rPr>
          <w:b/>
          <w:bCs/>
          <w:lang w:val="de-DE"/>
        </w:rPr>
        <w:t>wavelength</w:t>
      </w:r>
      <w:proofErr w:type="spellEnd"/>
      <w:r w:rsidRPr="00F61D20">
        <w:rPr>
          <w:b/>
          <w:bCs/>
          <w:lang w:val="de-DE"/>
        </w:rPr>
        <w:t xml:space="preserve"> </w:t>
      </w:r>
      <w:proofErr w:type="spellStart"/>
      <w:r w:rsidRPr="00F61D20">
        <w:rPr>
          <w:b/>
          <w:bCs/>
          <w:lang w:val="de-DE"/>
        </w:rPr>
        <w:t>content</w:t>
      </w:r>
      <w:proofErr w:type="spellEnd"/>
      <w:r w:rsidR="008C4DD3">
        <w:rPr>
          <w:rStyle w:val="NormalTok"/>
        </w:rPr>
        <w:br/>
      </w:r>
      <w:r w:rsidR="000A6CEF">
        <w:rPr>
          <w:rStyle w:val="NormalTok"/>
        </w:rPr>
        <w:t>1</w:t>
      </w:r>
      <w:r w:rsidR="000A6CEF">
        <w:rPr>
          <w:rStyle w:val="NormalTok"/>
          <w:rFonts w:cs="Consolas"/>
        </w:rPr>
        <w:t xml:space="preserve"> </w:t>
      </w:r>
      <w:proofErr w:type="spellStart"/>
      <w:r w:rsidR="007C0A0D" w:rsidRPr="00E15C3C">
        <w:rPr>
          <w:rStyle w:val="NormalTok"/>
          <w:rFonts w:cs="Consolas"/>
        </w:rPr>
        <w:t>dataVEET</w:t>
      </w:r>
      <w:proofErr w:type="spell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2</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w:t>
      </w:r>
      <w:proofErr w:type="gramStart"/>
      <w:r w:rsidR="007C0A0D" w:rsidRPr="00E15C3C">
        <w:rPr>
          <w:rStyle w:val="FunctionTok"/>
          <w:rFonts w:cs="Consolas"/>
        </w:rPr>
        <w:t>numeric</w:t>
      </w:r>
      <w:proofErr w:type="spellEnd"/>
      <w:r w:rsidR="007C0A0D" w:rsidRPr="00E15C3C">
        <w:rPr>
          <w:rStyle w:val="NormalTok"/>
          <w:rFonts w:cs="Consolas"/>
        </w:rPr>
        <w:t>(</w:t>
      </w:r>
      <w:proofErr w:type="gramEnd"/>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3</w:t>
      </w:r>
      <w:r w:rsidR="000A6CEF">
        <w:rPr>
          <w:rStyle w:val="NormalTok"/>
          <w:rFonts w:cs="Consolas"/>
        </w:rPr>
        <w:t xml:space="preserve"> </w:t>
      </w:r>
      <w:r w:rsidR="007C0A0D" w:rsidRPr="00E15C3C">
        <w:rPr>
          <w:rStyle w:val="NormalTok"/>
          <w:rFonts w:cs="Consolas"/>
        </w:rPr>
        <w:t xml:space="preserve">  </w:t>
      </w:r>
      <w:proofErr w:type="spellStart"/>
      <w:proofErr w:type="gramStart"/>
      <w:r w:rsidR="007C0A0D" w:rsidRPr="00E15C3C">
        <w:rPr>
          <w:rStyle w:val="FunctionTok"/>
          <w:rFonts w:cs="Consolas"/>
        </w:rPr>
        <w:t>gt</w:t>
      </w:r>
      <w:proofErr w:type="spellEnd"/>
      <w:r w:rsidR="007C0A0D" w:rsidRPr="00E15C3C">
        <w:rPr>
          <w:rStyle w:val="NormalTok"/>
          <w:rFonts w:cs="Consolas"/>
        </w:rPr>
        <w:t>(</w:t>
      </w:r>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4</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proofErr w:type="gramEnd"/>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proofErr w:type="spellStart"/>
      <w:r w:rsidR="007C0A0D" w:rsidRPr="00E15C3C">
        <w:rPr>
          <w:rStyle w:val="AttributeTok"/>
          <w:rFonts w:cs="Consolas"/>
        </w:rPr>
        <w:t>scale_by</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A6CEF">
        <w:rPr>
          <w:rStyle w:val="NormalTok"/>
        </w:rPr>
        <w:t>5</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proofErr w:type="gramEnd"/>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A6CEF">
        <w:rPr>
          <w:rStyle w:val="NormalTok"/>
        </w:rPr>
        <w:t>6</w:t>
      </w:r>
      <w:r w:rsidR="000A6CEF">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cols_hide</w:t>
      </w:r>
      <w:proofErr w:type="spellEnd"/>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Change w:id="833" w:author="Johannes Zauner" w:date="2026-04-01T17:11:00Z" w16du:dateUtc="2026-04-01T15:11:00Z">
          <w:tblPr>
            <w:tblStyle w:val="Table"/>
            <w:tblW w:w="0" w:type="auto"/>
            <w:jc w:val="center"/>
            <w:tblCellMar>
              <w:left w:w="60" w:type="dxa"/>
              <w:right w:w="60" w:type="dxa"/>
            </w:tblCellMar>
            <w:tblLook w:val="0000" w:firstRow="0" w:lastRow="0" w:firstColumn="0" w:lastColumn="0" w:noHBand="0" w:noVBand="0"/>
          </w:tblPr>
        </w:tblPrChange>
      </w:tblPr>
      <w:tblGrid>
        <w:gridCol w:w="1219"/>
        <w:gridCol w:w="1191"/>
        <w:gridCol w:w="992"/>
        <w:gridCol w:w="1134"/>
        <w:tblGridChange w:id="834">
          <w:tblGrid>
            <w:gridCol w:w="1219"/>
            <w:gridCol w:w="904"/>
            <w:gridCol w:w="904"/>
            <w:gridCol w:w="38"/>
            <w:gridCol w:w="337"/>
            <w:gridCol w:w="593"/>
            <w:gridCol w:w="38"/>
            <w:gridCol w:w="503"/>
          </w:tblGrid>
        </w:tblGridChange>
      </w:tblGrid>
      <w:tr w:rsidR="00D02138" w:rsidRPr="00197960" w14:paraId="65874F6D" w14:textId="77777777" w:rsidTr="006528F6">
        <w:trPr>
          <w:cantSplit/>
          <w:tblHeader/>
          <w:jc w:val="center"/>
          <w:ins w:id="835" w:author="Johannes Zauner" w:date="2026-04-01T17:07:00Z" w16du:dateUtc="2026-04-01T15:07:00Z"/>
          <w:trPrChange w:id="836" w:author="Johannes Zauner" w:date="2026-04-01T17:11:00Z" w16du:dateUtc="2026-04-01T15:11:00Z">
            <w:trPr>
              <w:gridAfter w:val="0"/>
              <w:cantSplit/>
              <w:tblHeader/>
              <w:jc w:val="center"/>
            </w:trPr>
          </w:trPrChange>
        </w:trPr>
        <w:tc>
          <w:tcPr>
            <w:tcW w:w="1219" w:type="dxa"/>
            <w:tcPrChange w:id="837" w:author="Johannes Zauner" w:date="2026-04-01T17:11:00Z" w16du:dateUtc="2026-04-01T15:11:00Z">
              <w:tcPr>
                <w:tcW w:w="1219" w:type="dxa"/>
                <w:tcBorders>
                  <w:bottom w:val="single" w:sz="4" w:space="0" w:color="auto"/>
                </w:tcBorders>
              </w:tcPr>
            </w:tcPrChange>
          </w:tcPr>
          <w:p w14:paraId="44045779" w14:textId="77777777" w:rsidR="00D02138" w:rsidRDefault="00D02138" w:rsidP="0047611C">
            <w:pPr>
              <w:rPr>
                <w:ins w:id="838" w:author="Johannes Zauner" w:date="2026-04-01T17:07:00Z" w16du:dateUtc="2026-04-01T15:07:00Z"/>
                <w:b/>
                <w:bCs/>
              </w:rPr>
            </w:pPr>
          </w:p>
        </w:tc>
        <w:tc>
          <w:tcPr>
            <w:tcW w:w="2183" w:type="dxa"/>
            <w:gridSpan w:val="2"/>
            <w:tcBorders>
              <w:bottom w:val="single" w:sz="4" w:space="0" w:color="auto"/>
            </w:tcBorders>
            <w:tcPrChange w:id="839" w:author="Johannes Zauner" w:date="2026-04-01T17:11:00Z" w16du:dateUtc="2026-04-01T15:11:00Z">
              <w:tcPr>
                <w:tcW w:w="1846" w:type="dxa"/>
                <w:gridSpan w:val="3"/>
                <w:tcBorders>
                  <w:bottom w:val="single" w:sz="4" w:space="0" w:color="auto"/>
                </w:tcBorders>
              </w:tcPr>
            </w:tcPrChange>
          </w:tcPr>
          <w:p w14:paraId="10C55F24" w14:textId="5AC3F1A9" w:rsidR="00D02138" w:rsidRPr="006528F6" w:rsidRDefault="00D02138" w:rsidP="0047611C">
            <w:pPr>
              <w:rPr>
                <w:ins w:id="840" w:author="Johannes Zauner" w:date="2026-04-01T17:07:00Z" w16du:dateUtc="2026-04-01T15:07:00Z"/>
                <w:rFonts w:ascii="Arial" w:hAnsi="Arial" w:cs="Arial"/>
                <w:b/>
                <w:bCs/>
                <w:rPrChange w:id="841" w:author="Johannes Zauner" w:date="2026-04-01T17:10:00Z" w16du:dateUtc="2026-04-01T15:10:00Z">
                  <w:rPr>
                    <w:ins w:id="842" w:author="Johannes Zauner" w:date="2026-04-01T17:07:00Z" w16du:dateUtc="2026-04-01T15:07:00Z"/>
                    <w:b/>
                    <w:bCs/>
                  </w:rPr>
                </w:rPrChange>
              </w:rPr>
            </w:pPr>
            <w:ins w:id="843" w:author="Johannes Zauner" w:date="2026-04-01T17:07:00Z" w16du:dateUtc="2026-04-01T15:07:00Z">
              <w:r w:rsidRPr="006528F6">
                <w:rPr>
                  <w:rFonts w:ascii="Arial" w:hAnsi="Arial" w:cs="Arial"/>
                  <w:b/>
                  <w:bCs/>
                  <w:rPrChange w:id="844" w:author="Johannes Zauner" w:date="2026-04-01T17:10:00Z" w16du:dateUtc="2026-04-01T15:10:00Z">
                    <w:rPr>
                      <w:rFonts w:ascii="Calibri" w:hAnsi="Calibri"/>
                    </w:rPr>
                  </w:rPrChange>
                </w:rPr>
                <w:t>Irradiance (</w:t>
              </w:r>
              <w:proofErr w:type="spellStart"/>
              <w:r w:rsidRPr="006528F6">
                <w:rPr>
                  <w:rFonts w:ascii="Arial" w:hAnsi="Arial" w:cs="Arial"/>
                  <w:b/>
                  <w:bCs/>
                  <w:rPrChange w:id="845" w:author="Johannes Zauner" w:date="2026-04-01T17:10:00Z" w16du:dateUtc="2026-04-01T15:10:00Z">
                    <w:rPr>
                      <w:rFonts w:ascii="Calibri" w:hAnsi="Calibri"/>
                    </w:rPr>
                  </w:rPrChange>
                </w:rPr>
                <w:t>mW</w:t>
              </w:r>
              <w:proofErr w:type="spellEnd"/>
              <w:r w:rsidRPr="006528F6">
                <w:rPr>
                  <w:rFonts w:ascii="Arial" w:hAnsi="Arial" w:cs="Arial"/>
                  <w:b/>
                  <w:bCs/>
                  <w:rPrChange w:id="846" w:author="Johannes Zauner" w:date="2026-04-01T17:10:00Z" w16du:dateUtc="2026-04-01T15:10:00Z">
                    <w:rPr>
                      <w:rFonts w:ascii="Calibri" w:hAnsi="Calibri"/>
                    </w:rPr>
                  </w:rPrChange>
                </w:rPr>
                <w:t>/m²)</w:t>
              </w:r>
            </w:ins>
          </w:p>
        </w:tc>
        <w:tc>
          <w:tcPr>
            <w:tcW w:w="1134" w:type="dxa"/>
            <w:tcPrChange w:id="847" w:author="Johannes Zauner" w:date="2026-04-01T17:11:00Z" w16du:dateUtc="2026-04-01T15:11:00Z">
              <w:tcPr>
                <w:tcW w:w="968" w:type="dxa"/>
                <w:gridSpan w:val="3"/>
                <w:tcBorders>
                  <w:bottom w:val="single" w:sz="4" w:space="0" w:color="auto"/>
                </w:tcBorders>
              </w:tcPr>
            </w:tcPrChange>
          </w:tcPr>
          <w:p w14:paraId="7EDFA9F0" w14:textId="77777777" w:rsidR="00D02138" w:rsidRPr="00197960" w:rsidRDefault="00D02138" w:rsidP="0047611C">
            <w:pPr>
              <w:rPr>
                <w:ins w:id="848" w:author="Johannes Zauner" w:date="2026-04-01T17:07:00Z" w16du:dateUtc="2026-04-01T15:07:00Z"/>
                <w:b/>
                <w:bCs/>
              </w:rPr>
            </w:pPr>
          </w:p>
        </w:tc>
      </w:tr>
      <w:tr w:rsidR="004132B6" w:rsidRPr="00197960" w14:paraId="208510BF" w14:textId="77777777" w:rsidTr="006528F6">
        <w:trPr>
          <w:cantSplit/>
          <w:tblHeader/>
          <w:jc w:val="center"/>
          <w:trPrChange w:id="849" w:author="Johannes Zauner" w:date="2026-04-01T17:11:00Z" w16du:dateUtc="2026-04-01T15:11:00Z">
            <w:trPr>
              <w:gridAfter w:val="0"/>
              <w:cantSplit/>
              <w:tblHeader/>
              <w:jc w:val="center"/>
            </w:trPr>
          </w:trPrChange>
        </w:trPr>
        <w:tc>
          <w:tcPr>
            <w:tcW w:w="1219" w:type="dxa"/>
            <w:tcBorders>
              <w:bottom w:val="single" w:sz="4" w:space="0" w:color="auto"/>
            </w:tcBorders>
            <w:tcPrChange w:id="850" w:author="Johannes Zauner" w:date="2026-04-01T17:11:00Z" w16du:dateUtc="2026-04-01T15:11:00Z">
              <w:tcPr>
                <w:tcW w:w="1219" w:type="dxa"/>
                <w:tcBorders>
                  <w:bottom w:val="single" w:sz="4" w:space="0" w:color="auto"/>
                </w:tcBorders>
              </w:tcPr>
            </w:tcPrChange>
          </w:tcPr>
          <w:p w14:paraId="3C3E047D" w14:textId="29A27E14" w:rsidR="004132B6" w:rsidRPr="00197960" w:rsidRDefault="00D02138" w:rsidP="0047611C">
            <w:pPr>
              <w:rPr>
                <w:b/>
                <w:bCs/>
              </w:rPr>
            </w:pPr>
            <w:bookmarkStart w:id="851" w:name="melanopic-daylight-efficacy-ratio-mder"/>
            <w:bookmarkEnd w:id="831"/>
            <w:ins w:id="852" w:author="Johannes Zauner" w:date="2026-04-01T17:07:00Z" w16du:dateUtc="2026-04-01T15:07:00Z">
              <w:r>
                <w:rPr>
                  <w:b/>
                  <w:bCs/>
                </w:rPr>
                <w:t>D</w:t>
              </w:r>
            </w:ins>
            <w:del w:id="853" w:author="Johannes Zauner" w:date="2026-04-01T17:07:00Z" w16du:dateUtc="2026-04-01T15:07:00Z">
              <w:r w:rsidR="004132B6" w:rsidDel="00D02138">
                <w:rPr>
                  <w:b/>
                  <w:bCs/>
                </w:rPr>
                <w:delText>d</w:delText>
              </w:r>
            </w:del>
            <w:r w:rsidR="004132B6">
              <w:rPr>
                <w:b/>
                <w:bCs/>
              </w:rPr>
              <w:t>ate</w:t>
            </w:r>
          </w:p>
        </w:tc>
        <w:tc>
          <w:tcPr>
            <w:tcW w:w="1191" w:type="dxa"/>
            <w:tcBorders>
              <w:bottom w:val="single" w:sz="4" w:space="0" w:color="auto"/>
            </w:tcBorders>
            <w:tcPrChange w:id="854" w:author="Johannes Zauner" w:date="2026-04-01T17:11:00Z" w16du:dateUtc="2026-04-01T15:11:00Z">
              <w:tcPr>
                <w:tcW w:w="766" w:type="dxa"/>
                <w:tcBorders>
                  <w:bottom w:val="single" w:sz="4" w:space="0" w:color="auto"/>
                </w:tcBorders>
              </w:tcPr>
            </w:tcPrChange>
          </w:tcPr>
          <w:p w14:paraId="323F0BCC" w14:textId="1AE70FD7" w:rsidR="004132B6" w:rsidRPr="00197960" w:rsidRDefault="00D02138" w:rsidP="0047611C">
            <w:pPr>
              <w:rPr>
                <w:b/>
                <w:bCs/>
              </w:rPr>
            </w:pPr>
            <w:ins w:id="855" w:author="Johannes Zauner" w:date="2026-04-01T17:07:00Z" w16du:dateUtc="2026-04-01T15:07:00Z">
              <w:r>
                <w:rPr>
                  <w:b/>
                  <w:bCs/>
                </w:rPr>
                <w:t>S</w:t>
              </w:r>
            </w:ins>
            <w:del w:id="856" w:author="Johannes Zauner" w:date="2026-04-01T17:07:00Z" w16du:dateUtc="2026-04-01T15:07:00Z">
              <w:r w:rsidR="004132B6" w:rsidRPr="00197960" w:rsidDel="00D02138">
                <w:rPr>
                  <w:b/>
                  <w:bCs/>
                </w:rPr>
                <w:delText>s</w:delText>
              </w:r>
            </w:del>
            <w:r w:rsidR="004132B6" w:rsidRPr="00197960">
              <w:rPr>
                <w:b/>
                <w:bCs/>
              </w:rPr>
              <w:t>hor</w:t>
            </w:r>
            <w:del w:id="857" w:author="Johannes Zauner" w:date="2026-04-01T17:07:00Z" w16du:dateUtc="2026-04-01T15:07:00Z">
              <w:r w:rsidR="004132B6" w:rsidRPr="00197960" w:rsidDel="00D02138">
                <w:rPr>
                  <w:b/>
                  <w:bCs/>
                </w:rPr>
                <w:delText>t</w:delText>
              </w:r>
            </w:del>
            <w:ins w:id="858" w:author="Johannes Zauner" w:date="2026-04-01T17:07:00Z" w16du:dateUtc="2026-04-01T15:07:00Z">
              <w:r>
                <w:rPr>
                  <w:b/>
                  <w:bCs/>
                </w:rPr>
                <w:t>t</w:t>
              </w:r>
            </w:ins>
          </w:p>
        </w:tc>
        <w:tc>
          <w:tcPr>
            <w:tcW w:w="992" w:type="dxa"/>
            <w:tcBorders>
              <w:bottom w:val="single" w:sz="4" w:space="0" w:color="auto"/>
            </w:tcBorders>
            <w:tcPrChange w:id="859" w:author="Johannes Zauner" w:date="2026-04-01T17:11:00Z" w16du:dateUtc="2026-04-01T15:11:00Z">
              <w:tcPr>
                <w:tcW w:w="709" w:type="dxa"/>
                <w:tcBorders>
                  <w:bottom w:val="single" w:sz="4" w:space="0" w:color="auto"/>
                </w:tcBorders>
              </w:tcPr>
            </w:tcPrChange>
          </w:tcPr>
          <w:p w14:paraId="37B46987" w14:textId="048BA82B" w:rsidR="004132B6" w:rsidRPr="00197960" w:rsidRDefault="00D02138" w:rsidP="0047611C">
            <w:pPr>
              <w:rPr>
                <w:b/>
                <w:bCs/>
              </w:rPr>
            </w:pPr>
            <w:ins w:id="860" w:author="Johannes Zauner" w:date="2026-04-01T17:07:00Z" w16du:dateUtc="2026-04-01T15:07:00Z">
              <w:r>
                <w:rPr>
                  <w:b/>
                  <w:bCs/>
                </w:rPr>
                <w:t>L</w:t>
              </w:r>
            </w:ins>
            <w:del w:id="861" w:author="Johannes Zauner" w:date="2026-04-01T17:07:00Z" w16du:dateUtc="2026-04-01T15:07:00Z">
              <w:r w:rsidR="004132B6" w:rsidRPr="00197960" w:rsidDel="00D02138">
                <w:rPr>
                  <w:b/>
                  <w:bCs/>
                </w:rPr>
                <w:delText>l</w:delText>
              </w:r>
            </w:del>
            <w:r w:rsidR="004132B6" w:rsidRPr="00197960">
              <w:rPr>
                <w:b/>
                <w:bCs/>
              </w:rPr>
              <w:t>ong</w:t>
            </w:r>
          </w:p>
        </w:tc>
        <w:tc>
          <w:tcPr>
            <w:tcW w:w="1134" w:type="dxa"/>
            <w:tcBorders>
              <w:bottom w:val="single" w:sz="4" w:space="0" w:color="auto"/>
            </w:tcBorders>
            <w:tcPrChange w:id="862" w:author="Johannes Zauner" w:date="2026-04-01T17:11:00Z" w16du:dateUtc="2026-04-01T15:11:00Z">
              <w:tcPr>
                <w:tcW w:w="968" w:type="dxa"/>
                <w:gridSpan w:val="3"/>
                <w:tcBorders>
                  <w:bottom w:val="single" w:sz="4" w:space="0" w:color="auto"/>
                </w:tcBorders>
              </w:tcPr>
            </w:tcPrChange>
          </w:tcPr>
          <w:p w14:paraId="1F412069" w14:textId="28D449AA" w:rsidR="004132B6" w:rsidRPr="00197960" w:rsidRDefault="00D02138" w:rsidP="0047611C">
            <w:pPr>
              <w:rPr>
                <w:b/>
                <w:bCs/>
              </w:rPr>
            </w:pPr>
            <w:ins w:id="863" w:author="Johannes Zauner" w:date="2026-04-01T17:07:00Z" w16du:dateUtc="2026-04-01T15:07:00Z">
              <w:r>
                <w:rPr>
                  <w:b/>
                  <w:bCs/>
                </w:rPr>
                <w:t>SL</w:t>
              </w:r>
            </w:ins>
            <w:del w:id="864" w:author="Johannes Zauner" w:date="2026-04-01T17:07:00Z" w16du:dateUtc="2026-04-01T15:07:00Z">
              <w:r w:rsidR="004132B6" w:rsidRPr="00197960" w:rsidDel="00D02138">
                <w:rPr>
                  <w:b/>
                  <w:bCs/>
                </w:rPr>
                <w:delText>sl</w:delText>
              </w:r>
            </w:del>
            <w:r w:rsidR="004132B6">
              <w:rPr>
                <w:b/>
                <w:bCs/>
              </w:rPr>
              <w:t>-</w:t>
            </w:r>
            <w:r w:rsidR="004132B6" w:rsidRPr="00197960">
              <w:rPr>
                <w:b/>
                <w:bCs/>
              </w:rPr>
              <w:t>ratio</w:t>
            </w:r>
          </w:p>
        </w:tc>
      </w:tr>
      <w:tr w:rsidR="00DD525C" w:rsidRPr="00197960" w14:paraId="6B141ACC" w14:textId="77777777" w:rsidTr="006528F6">
        <w:trPr>
          <w:cantSplit/>
          <w:jc w:val="center"/>
          <w:trPrChange w:id="865" w:author="Johannes Zauner" w:date="2026-04-01T17:11:00Z" w16du:dateUtc="2026-04-01T15:11:00Z">
            <w:trPr>
              <w:gridAfter w:val="0"/>
              <w:cantSplit/>
              <w:jc w:val="center"/>
            </w:trPr>
          </w:trPrChange>
        </w:trPr>
        <w:tc>
          <w:tcPr>
            <w:tcW w:w="1219" w:type="dxa"/>
            <w:tcPrChange w:id="866" w:author="Johannes Zauner" w:date="2026-04-01T17:11:00Z" w16du:dateUtc="2026-04-01T15:11:00Z">
              <w:tcPr>
                <w:tcW w:w="1219" w:type="dxa"/>
              </w:tcPr>
            </w:tcPrChange>
          </w:tcPr>
          <w:p w14:paraId="2BE0367F" w14:textId="77777777" w:rsidR="00DD525C" w:rsidRPr="00197960" w:rsidRDefault="00DD525C" w:rsidP="00DD525C">
            <w:r w:rsidRPr="00197960">
              <w:t>2025-06-18</w:t>
            </w:r>
          </w:p>
        </w:tc>
        <w:tc>
          <w:tcPr>
            <w:tcW w:w="1191" w:type="dxa"/>
            <w:tcPrChange w:id="867" w:author="Johannes Zauner" w:date="2026-04-01T17:11:00Z" w16du:dateUtc="2026-04-01T15:11:00Z">
              <w:tcPr>
                <w:tcW w:w="766" w:type="dxa"/>
              </w:tcPr>
            </w:tcPrChange>
          </w:tcPr>
          <w:p w14:paraId="53976813" w14:textId="6EA23E8B" w:rsidR="00DD525C" w:rsidRPr="00C86C21" w:rsidRDefault="00DD525C" w:rsidP="00DD525C">
            <w:pPr>
              <w:jc w:val="center"/>
              <w:rPr>
                <w:rFonts w:ascii="Arial" w:hAnsi="Arial" w:cs="Arial"/>
              </w:rPr>
            </w:pPr>
            <w:r w:rsidRPr="00C86C21">
              <w:rPr>
                <w:rFonts w:ascii="Arial" w:hAnsi="Arial" w:cs="Arial"/>
              </w:rPr>
              <w:t>83.7</w:t>
            </w:r>
          </w:p>
        </w:tc>
        <w:tc>
          <w:tcPr>
            <w:tcW w:w="992" w:type="dxa"/>
            <w:tcPrChange w:id="868" w:author="Johannes Zauner" w:date="2026-04-01T17:11:00Z" w16du:dateUtc="2026-04-01T15:11:00Z">
              <w:tcPr>
                <w:tcW w:w="709" w:type="dxa"/>
              </w:tcPr>
            </w:tcPrChange>
          </w:tcPr>
          <w:p w14:paraId="728074BF" w14:textId="6146578D" w:rsidR="00DD525C" w:rsidRPr="00C86C21" w:rsidRDefault="00DD525C" w:rsidP="00DD525C">
            <w:pPr>
              <w:jc w:val="center"/>
              <w:rPr>
                <w:rFonts w:ascii="Arial" w:hAnsi="Arial" w:cs="Arial"/>
              </w:rPr>
            </w:pPr>
            <w:r w:rsidRPr="00C86C21">
              <w:rPr>
                <w:rFonts w:ascii="Arial" w:hAnsi="Arial" w:cs="Arial"/>
              </w:rPr>
              <w:t>71.7</w:t>
            </w:r>
          </w:p>
        </w:tc>
        <w:tc>
          <w:tcPr>
            <w:tcW w:w="1134" w:type="dxa"/>
            <w:tcPrChange w:id="869" w:author="Johannes Zauner" w:date="2026-04-01T17:11:00Z" w16du:dateUtc="2026-04-01T15:11:00Z">
              <w:tcPr>
                <w:tcW w:w="968" w:type="dxa"/>
                <w:gridSpan w:val="3"/>
              </w:tcPr>
            </w:tcPrChange>
          </w:tcPr>
          <w:p w14:paraId="450BA70B" w14:textId="62999C34" w:rsidR="00DD525C" w:rsidRPr="00C86C21" w:rsidRDefault="00DD525C" w:rsidP="00DD525C">
            <w:pPr>
              <w:jc w:val="center"/>
              <w:rPr>
                <w:rFonts w:ascii="Arial" w:hAnsi="Arial" w:cs="Arial"/>
              </w:rPr>
            </w:pPr>
            <w:r w:rsidRPr="00C86C21">
              <w:rPr>
                <w:rFonts w:ascii="Arial" w:hAnsi="Arial" w:cs="Arial"/>
              </w:rPr>
              <w:t>0.610</w:t>
            </w:r>
          </w:p>
        </w:tc>
      </w:tr>
      <w:tr w:rsidR="00DD525C" w:rsidRPr="00197960" w14:paraId="2ABB4109" w14:textId="77777777" w:rsidTr="006528F6">
        <w:trPr>
          <w:cantSplit/>
          <w:jc w:val="center"/>
          <w:trPrChange w:id="870" w:author="Johannes Zauner" w:date="2026-04-01T17:11:00Z" w16du:dateUtc="2026-04-01T15:11:00Z">
            <w:trPr>
              <w:gridAfter w:val="0"/>
              <w:cantSplit/>
              <w:jc w:val="center"/>
            </w:trPr>
          </w:trPrChange>
        </w:trPr>
        <w:tc>
          <w:tcPr>
            <w:tcW w:w="1219" w:type="dxa"/>
            <w:tcPrChange w:id="871" w:author="Johannes Zauner" w:date="2026-04-01T17:11:00Z" w16du:dateUtc="2026-04-01T15:11:00Z">
              <w:tcPr>
                <w:tcW w:w="1219" w:type="dxa"/>
              </w:tcPr>
            </w:tcPrChange>
          </w:tcPr>
          <w:p w14:paraId="7D550116" w14:textId="77777777" w:rsidR="00DD525C" w:rsidRPr="00197960" w:rsidRDefault="00DD525C" w:rsidP="00DD525C">
            <w:r w:rsidRPr="00197960">
              <w:t>2025-06-20</w:t>
            </w:r>
          </w:p>
        </w:tc>
        <w:tc>
          <w:tcPr>
            <w:tcW w:w="1191" w:type="dxa"/>
            <w:tcPrChange w:id="872" w:author="Johannes Zauner" w:date="2026-04-01T17:11:00Z" w16du:dateUtc="2026-04-01T15:11:00Z">
              <w:tcPr>
                <w:tcW w:w="766" w:type="dxa"/>
              </w:tcPr>
            </w:tcPrChange>
          </w:tcPr>
          <w:p w14:paraId="4117A84C" w14:textId="3A0A6AE1" w:rsidR="00DD525C" w:rsidRPr="00C86C21" w:rsidRDefault="00DD525C" w:rsidP="00DD525C">
            <w:pPr>
              <w:jc w:val="center"/>
              <w:rPr>
                <w:rFonts w:ascii="Arial" w:hAnsi="Arial" w:cs="Arial"/>
              </w:rPr>
            </w:pPr>
            <w:r w:rsidRPr="00C86C21">
              <w:rPr>
                <w:rFonts w:ascii="Arial" w:hAnsi="Arial" w:cs="Arial"/>
              </w:rPr>
              <w:t>114.0</w:t>
            </w:r>
          </w:p>
        </w:tc>
        <w:tc>
          <w:tcPr>
            <w:tcW w:w="992" w:type="dxa"/>
            <w:tcPrChange w:id="873" w:author="Johannes Zauner" w:date="2026-04-01T17:11:00Z" w16du:dateUtc="2026-04-01T15:11:00Z">
              <w:tcPr>
                <w:tcW w:w="709" w:type="dxa"/>
              </w:tcPr>
            </w:tcPrChange>
          </w:tcPr>
          <w:p w14:paraId="43A03676" w14:textId="3CB31A79" w:rsidR="00DD525C" w:rsidRPr="00C86C21" w:rsidRDefault="00DD525C" w:rsidP="00DD525C">
            <w:pPr>
              <w:jc w:val="center"/>
              <w:rPr>
                <w:rFonts w:ascii="Arial" w:hAnsi="Arial" w:cs="Arial"/>
              </w:rPr>
            </w:pPr>
            <w:r w:rsidRPr="00C86C21">
              <w:rPr>
                <w:rFonts w:ascii="Arial" w:hAnsi="Arial" w:cs="Arial"/>
              </w:rPr>
              <w:t>81.6</w:t>
            </w:r>
          </w:p>
        </w:tc>
        <w:tc>
          <w:tcPr>
            <w:tcW w:w="1134" w:type="dxa"/>
            <w:tcPrChange w:id="874" w:author="Johannes Zauner" w:date="2026-04-01T17:11:00Z" w16du:dateUtc="2026-04-01T15:11:00Z">
              <w:tcPr>
                <w:tcW w:w="968" w:type="dxa"/>
                <w:gridSpan w:val="3"/>
              </w:tcPr>
            </w:tcPrChange>
          </w:tcPr>
          <w:p w14:paraId="74563850" w14:textId="3E0B5A8A" w:rsidR="00DD525C" w:rsidRPr="00C86C21" w:rsidRDefault="00DD525C" w:rsidP="00DD525C">
            <w:pPr>
              <w:jc w:val="center"/>
              <w:rPr>
                <w:rFonts w:ascii="Arial" w:hAnsi="Arial" w:cs="Arial"/>
              </w:rPr>
            </w:pPr>
            <w:r w:rsidRPr="00C86C21">
              <w:rPr>
                <w:rFonts w:ascii="Arial" w:hAnsi="Arial" w:cs="Arial"/>
              </w:rPr>
              <w:t>0.372</w:t>
            </w:r>
          </w:p>
        </w:tc>
      </w:tr>
    </w:tbl>
    <w:p w14:paraId="5BD28316" w14:textId="3FCE823A" w:rsidR="00E15C3C" w:rsidRDefault="004132B6" w:rsidP="004132B6">
      <w:pPr>
        <w:pStyle w:val="ImageCaption"/>
        <w:spacing w:before="200"/>
      </w:pPr>
      <w:r>
        <w:t>Table 1</w:t>
      </w:r>
      <w:r w:rsidR="00F066A6">
        <w:t>7</w:t>
      </w:r>
      <w:r>
        <w:t>: Average (</w:t>
      </w:r>
      <w:proofErr w:type="spellStart"/>
      <w:r>
        <w:t>mW</w:t>
      </w:r>
      <w:proofErr w:type="spellEnd"/>
      <w:r>
        <w:t>/m²) and ratio of short-wavelength (400–500 nm) to long-wavelength (600–700 nm) light</w:t>
      </w:r>
    </w:p>
    <w:p w14:paraId="4F7D62E5" w14:textId="549D3E04" w:rsidR="007C0A0D" w:rsidRPr="00C673E9" w:rsidRDefault="007C0A0D" w:rsidP="007C0A0D">
      <w:pPr>
        <w:pStyle w:val="berschrift4"/>
      </w:pPr>
      <w:proofErr w:type="spellStart"/>
      <w:r w:rsidRPr="00C673E9">
        <w:t>Melanopic</w:t>
      </w:r>
      <w:proofErr w:type="spellEnd"/>
      <w:r w:rsidRPr="00C673E9">
        <w:t xml:space="preserve"> daylight efficacy ratio (MDER)</w:t>
      </w:r>
    </w:p>
    <w:p w14:paraId="1847D12C" w14:textId="39B53C79" w:rsidR="007C0A0D" w:rsidRPr="00C673E9" w:rsidRDefault="007C0A0D" w:rsidP="007C0A0D">
      <w:pPr>
        <w:pStyle w:val="FirstParagraph"/>
        <w:rPr>
          <w:rFonts w:ascii="Arial" w:hAnsi="Arial" w:cs="Arial"/>
        </w:rPr>
      </w:pPr>
      <w:r w:rsidRPr="00C673E9">
        <w:rPr>
          <w:rFonts w:ascii="Arial" w:hAnsi="Arial" w:cs="Arial"/>
        </w:rPr>
        <w:t xml:space="preserve">The same idea is behind calculating the </w:t>
      </w:r>
      <w:proofErr w:type="spellStart"/>
      <w:r w:rsidRPr="00C673E9">
        <w:rPr>
          <w:rFonts w:ascii="Arial" w:hAnsi="Arial" w:cs="Arial"/>
        </w:rPr>
        <w:t>melanopic</w:t>
      </w:r>
      <w:proofErr w:type="spellEnd"/>
      <w:r w:rsidRPr="00C673E9">
        <w:rPr>
          <w:rFonts w:ascii="Arial" w:hAnsi="Arial" w:cs="Arial"/>
        </w:rPr>
        <w:t xml:space="preserve"> daylight efficacy ratio (or MDER), which is defined by the CIE (“CIE System for Metrology </w:t>
      </w:r>
      <w:r w:rsidRPr="00E15C3C">
        <w:t xml:space="preserve">of </w:t>
      </w:r>
      <w:r w:rsidRPr="00C673E9">
        <w:rPr>
          <w:rFonts w:ascii="Arial" w:hAnsi="Arial" w:cs="Arial"/>
        </w:rPr>
        <w:t xml:space="preserve">Optical Radiation for ipRGC-Influenced Responses to Light” 2018) as the </w:t>
      </w:r>
      <w:proofErr w:type="spellStart"/>
      <w:r w:rsidRPr="00C673E9">
        <w:rPr>
          <w:rFonts w:ascii="Arial" w:hAnsi="Arial" w:cs="Arial"/>
        </w:rPr>
        <w:t>melanopic</w:t>
      </w:r>
      <w:proofErr w:type="spellEnd"/>
      <w:r w:rsidRPr="00C673E9">
        <w:rPr>
          <w:rFonts w:ascii="Arial" w:hAnsi="Arial" w:cs="Arial"/>
        </w:rPr>
        <w:t xml:space="preserve"> EDI divided by the photopic illuminance (Hartmeyer and Andersen 2023). Results are shown in </w:t>
      </w:r>
      <w:r w:rsidR="004132B6" w:rsidRPr="00F066A6">
        <w:rPr>
          <w:rFonts w:ascii="Arial" w:hAnsi="Arial" w:cs="Arial"/>
          <w:b/>
          <w:bCs/>
        </w:rPr>
        <w:t xml:space="preserve">Table </w:t>
      </w:r>
      <w:r w:rsidR="004132B6" w:rsidRPr="00F066A6">
        <w:rPr>
          <w:rFonts w:ascii="Arial" w:hAnsi="Arial" w:cs="Arial"/>
          <w:b/>
          <w:bCs/>
        </w:rPr>
        <w:lastRenderedPageBreak/>
        <w:t>18</w:t>
      </w:r>
      <w:r w:rsidRPr="00C673E9">
        <w:rPr>
          <w:rFonts w:ascii="Arial" w:hAnsi="Arial" w:cs="Arial"/>
        </w:rPr>
        <w:t xml:space="preserve">. In this case, instead of a simple integration over a </w:t>
      </w:r>
      <w:r w:rsidRPr="00E15C3C">
        <w:t xml:space="preserve">wavelength </w:t>
      </w:r>
      <w:r w:rsidRPr="00C673E9">
        <w:rPr>
          <w:rFonts w:ascii="Arial" w:hAnsi="Arial" w:cs="Arial"/>
        </w:rPr>
        <w:t xml:space="preserve">band, we apply an action spectrum to the spectral power distribution (SPD), integrate over the weighted SPD, and apply a correction factor. All </w:t>
      </w:r>
      <w:proofErr w:type="spellStart"/>
      <w:r w:rsidRPr="00C673E9">
        <w:rPr>
          <w:rFonts w:ascii="Arial" w:hAnsi="Arial" w:cs="Arial"/>
        </w:rPr>
        <w:t>alphaopic</w:t>
      </w:r>
      <w:proofErr w:type="spellEnd"/>
      <w:r w:rsidRPr="00C673E9">
        <w:rPr>
          <w:rFonts w:ascii="Arial" w:hAnsi="Arial" w:cs="Arial"/>
        </w:rPr>
        <w:t xml:space="preserve"> action spectra are implemented in the </w:t>
      </w:r>
      <w:proofErr w:type="spellStart"/>
      <w:r w:rsidRPr="00C673E9">
        <w:rPr>
          <w:rStyle w:val="VerbatimChar"/>
          <w:rFonts w:ascii="Arial" w:hAnsi="Arial" w:cs="Arial"/>
        </w:rPr>
        <w:t>spectral_</w:t>
      </w:r>
      <w:proofErr w:type="gramStart"/>
      <w:r w:rsidRPr="00C673E9">
        <w:rPr>
          <w:rStyle w:val="VerbatimChar"/>
          <w:rFonts w:ascii="Arial" w:hAnsi="Arial" w:cs="Arial"/>
        </w:rPr>
        <w:t>integration</w:t>
      </w:r>
      <w:proofErr w:type="spellEnd"/>
      <w:r w:rsidRPr="00C673E9">
        <w:rPr>
          <w:rStyle w:val="VerbatimChar"/>
          <w:rFonts w:ascii="Arial" w:hAnsi="Arial" w:cs="Arial"/>
        </w:rPr>
        <w:t>(</w:t>
      </w:r>
      <w:proofErr w:type="gramEnd"/>
      <w:r w:rsidRPr="00C673E9">
        <w:rPr>
          <w:rStyle w:val="VerbatimChar"/>
          <w:rFonts w:ascii="Arial" w:hAnsi="Arial" w:cs="Arial"/>
        </w:rPr>
        <w:t>)</w:t>
      </w:r>
      <w:r w:rsidRPr="00C673E9">
        <w:rPr>
          <w:rFonts w:ascii="Arial" w:hAnsi="Arial" w:cs="Arial"/>
        </w:rPr>
        <w:t xml:space="preserve"> function. These will result in photopic illuminance and </w:t>
      </w:r>
      <w:proofErr w:type="spellStart"/>
      <w:r w:rsidRPr="00C673E9">
        <w:rPr>
          <w:rFonts w:ascii="Arial" w:hAnsi="Arial" w:cs="Arial"/>
        </w:rPr>
        <w:t>melanopic</w:t>
      </w:r>
      <w:proofErr w:type="spellEnd"/>
      <w:r w:rsidRPr="00C673E9">
        <w:rPr>
          <w:rFonts w:ascii="Arial" w:hAnsi="Arial" w:cs="Arial"/>
        </w:rPr>
        <w:t xml:space="preserve"> equivalent daylight illuminance (</w:t>
      </w:r>
      <w:proofErr w:type="spellStart"/>
      <w:r w:rsidRPr="00C673E9">
        <w:rPr>
          <w:rFonts w:ascii="Arial" w:hAnsi="Arial" w:cs="Arial"/>
        </w:rPr>
        <w:t>melEDI</w:t>
      </w:r>
      <w:proofErr w:type="spellEnd"/>
      <w:r w:rsidRPr="00C673E9">
        <w:rPr>
          <w:rFonts w:ascii="Arial" w:hAnsi="Arial" w:cs="Arial"/>
        </w:rPr>
        <w:t>)</w:t>
      </w:r>
    </w:p>
    <w:p w14:paraId="163040A1" w14:textId="78DDD069" w:rsidR="007C0A0D" w:rsidRPr="00C86C21" w:rsidRDefault="00F61D20" w:rsidP="00C86C21">
      <w:pPr>
        <w:pStyle w:val="SourceCode"/>
        <w:spacing w:line="240" w:lineRule="auto"/>
        <w:rPr>
          <w:b/>
          <w:bCs/>
          <w:lang w:val="de-DE"/>
        </w:rPr>
      </w:pPr>
      <w:bookmarkStart w:id="875" w:name="annotated-cell-25"/>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melEDI</w:t>
      </w:r>
      <w:proofErr w:type="spellEnd"/>
      <w:r w:rsidRPr="00F61D20">
        <w:rPr>
          <w:b/>
          <w:bCs/>
          <w:lang w:val="de-DE"/>
        </w:rPr>
        <w:t xml:space="preserve"> and </w:t>
      </w:r>
      <w:proofErr w:type="spellStart"/>
      <w:r w:rsidRPr="00F61D20">
        <w:rPr>
          <w:b/>
          <w:bCs/>
          <w:lang w:val="de-DE"/>
        </w:rPr>
        <w:t>illumiance</w:t>
      </w:r>
      <w:proofErr w:type="spellEnd"/>
      <w:r w:rsidR="008C4DD3">
        <w:rPr>
          <w:rStyle w:val="NormalTok"/>
        </w:rPr>
        <w:br/>
      </w:r>
      <w:proofErr w:type="gramStart"/>
      <w:r w:rsidR="001176CA">
        <w:rPr>
          <w:rStyle w:val="NormalTok"/>
        </w:rPr>
        <w:t>1</w:t>
      </w:r>
      <w:r w:rsidR="001176CA">
        <w:rPr>
          <w:rStyle w:val="NormalTok"/>
          <w:rFonts w:cs="Consolas"/>
        </w:rPr>
        <w:t xml:space="preserve">  </w:t>
      </w:r>
      <w:proofErr w:type="spellStart"/>
      <w:r w:rsidR="007C0A0D" w:rsidRPr="00C86C21">
        <w:rPr>
          <w:rStyle w:val="NormalTok"/>
          <w:rFonts w:cs="Consolas"/>
        </w:rPr>
        <w:t>dataVEET</w:t>
      </w:r>
      <w:proofErr w:type="spellEnd"/>
      <w:proofErr w:type="gramEnd"/>
      <w:r w:rsidR="007C0A0D" w:rsidRPr="00C86C21">
        <w:rPr>
          <w:rStyle w:val="NormalTok"/>
          <w:rFonts w:cs="Consolas"/>
        </w:rPr>
        <w:t xml:space="preserve"> </w:t>
      </w:r>
      <w:r w:rsidR="007C0A0D" w:rsidRPr="00C86C21">
        <w:rPr>
          <w:rStyle w:val="OtherTok"/>
          <w:rFonts w:cs="Consolas"/>
        </w:rPr>
        <w:t>&lt;-</w:t>
      </w:r>
      <w:r w:rsidR="007C0A0D" w:rsidRPr="00C86C21">
        <w:rPr>
          <w:rStyle w:val="NormalTok"/>
          <w:rFonts w:cs="Consolas"/>
        </w:rPr>
        <w:t xml:space="preserve"> </w:t>
      </w:r>
      <w:r w:rsidR="007C0A0D" w:rsidRPr="00C86C21">
        <w:rPr>
          <w:rFonts w:cs="Consolas"/>
        </w:rPr>
        <w:br/>
      </w:r>
      <w:r w:rsidR="001176CA">
        <w:rPr>
          <w:rStyle w:val="NormalTok"/>
        </w:rPr>
        <w:t>2</w:t>
      </w:r>
      <w:r w:rsidR="001176CA">
        <w:rPr>
          <w:rStyle w:val="NormalTok"/>
          <w:rFonts w:cs="Consolas"/>
        </w:rPr>
        <w:t xml:space="preserve">  </w:t>
      </w:r>
      <w:r w:rsidR="007C0A0D" w:rsidRPr="00C86C21">
        <w:rPr>
          <w:rStyle w:val="NormalTok"/>
          <w:rFonts w:cs="Consolas"/>
        </w:rPr>
        <w:t xml:space="preserve">  </w:t>
      </w:r>
      <w:proofErr w:type="spellStart"/>
      <w:r w:rsidR="007C0A0D" w:rsidRPr="00C86C21">
        <w:rPr>
          <w:rStyle w:val="NormalTok"/>
          <w:rFonts w:cs="Consolas"/>
        </w:rPr>
        <w:t>dataVEET</w:t>
      </w:r>
      <w:proofErr w:type="spellEnd"/>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r w:rsidR="007C0A0D" w:rsidRPr="00C86C21">
        <w:rPr>
          <w:rFonts w:cs="Consolas"/>
        </w:rPr>
        <w:br/>
      </w:r>
      <w:r w:rsidR="001176CA">
        <w:rPr>
          <w:rStyle w:val="NormalTok"/>
        </w:rPr>
        <w:t>3</w:t>
      </w:r>
      <w:r w:rsidR="001176CA">
        <w:rPr>
          <w:rStyle w:val="NormalTok"/>
          <w:rFonts w:cs="Consolas"/>
        </w:rPr>
        <w:t xml:space="preserve">  </w:t>
      </w:r>
      <w:r w:rsidR="007C0A0D" w:rsidRPr="00C86C21">
        <w:rPr>
          <w:rStyle w:val="NormalTok"/>
          <w:rFonts w:cs="Consolas"/>
        </w:rPr>
        <w:t xml:space="preserve">  </w:t>
      </w:r>
      <w:proofErr w:type="gramStart"/>
      <w:r w:rsidR="007C0A0D" w:rsidRPr="00C86C21">
        <w:rPr>
          <w:rStyle w:val="FunctionTok"/>
          <w:rFonts w:cs="Consolas"/>
        </w:rPr>
        <w:t>select</w:t>
      </w:r>
      <w:r w:rsidR="007C0A0D" w:rsidRPr="00C86C21">
        <w:rPr>
          <w:rStyle w:val="NormalTok"/>
          <w:rFonts w:cs="Consolas"/>
        </w:rPr>
        <w:t>(</w:t>
      </w:r>
      <w:proofErr w:type="gramEnd"/>
      <w:r w:rsidR="007C0A0D" w:rsidRPr="00C86C21">
        <w:rPr>
          <w:rStyle w:val="NormalTok"/>
          <w:rFonts w:cs="Consolas"/>
        </w:rPr>
        <w:t xml:space="preserve">Id, Date, Datetime, Spectrum, short, </w:t>
      </w:r>
      <w:r w:rsidR="007C0A0D" w:rsidRPr="001176CA">
        <w:rPr>
          <w:rFonts w:cs="Consolas"/>
        </w:rPr>
        <w:t>long</w:t>
      </w:r>
      <w:r w:rsidR="007C0A0D" w:rsidRPr="00C86C21">
        <w:rPr>
          <w:rStyle w:val="NormalTok"/>
          <w:rFonts w:cs="Consolas"/>
        </w:rPr>
        <w:t xml:space="preserve">, </w:t>
      </w:r>
      <w:r w:rsidR="007C0A0D" w:rsidRPr="00C86C21">
        <w:rPr>
          <w:rStyle w:val="StringTok"/>
          <w:rFonts w:cs="Consolas"/>
        </w:rPr>
        <w:t>`</w:t>
      </w:r>
      <w:proofErr w:type="spellStart"/>
      <w:r w:rsidR="007C0A0D" w:rsidRPr="00C86C21">
        <w:rPr>
          <w:rStyle w:val="AttributeTok"/>
          <w:rFonts w:cs="Consolas"/>
        </w:rPr>
        <w:t>sl</w:t>
      </w:r>
      <w:proofErr w:type="spellEnd"/>
      <w:r w:rsidR="007C0A0D" w:rsidRPr="00C86C21">
        <w:rPr>
          <w:rStyle w:val="AttributeTok"/>
          <w:rFonts w:cs="Consolas"/>
        </w:rPr>
        <w:t xml:space="preserve"> ratio</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1176CA">
        <w:rPr>
          <w:rStyle w:val="NormalTok"/>
        </w:rPr>
        <w:t>4</w:t>
      </w:r>
      <w:r w:rsidR="001176CA">
        <w:rPr>
          <w:rStyle w:val="NormalTok"/>
          <w:rFonts w:cs="Consolas"/>
        </w:rPr>
        <w:t xml:space="preserve">  </w:t>
      </w:r>
      <w:r w:rsidR="007C0A0D" w:rsidRPr="00C86C21">
        <w:rPr>
          <w:rStyle w:val="NormalTok"/>
          <w:rFonts w:cs="Consolas"/>
        </w:rPr>
        <w:t xml:space="preserve">  </w:t>
      </w:r>
      <w:proofErr w:type="gramStart"/>
      <w:r w:rsidR="007C0A0D" w:rsidRPr="00C86C21">
        <w:rPr>
          <w:rStyle w:val="FunctionTok"/>
          <w:rFonts w:cs="Consolas"/>
        </w:rPr>
        <w:t>mutate</w:t>
      </w:r>
      <w:r w:rsidR="007C0A0D" w:rsidRPr="00C86C21">
        <w:rPr>
          <w:rStyle w:val="NormalTok"/>
          <w:rFonts w:cs="Consolas"/>
        </w:rPr>
        <w:t>(</w:t>
      </w:r>
      <w:proofErr w:type="gramEnd"/>
      <w:r w:rsidR="007C0A0D" w:rsidRPr="00C86C21">
        <w:rPr>
          <w:rFonts w:cs="Consolas"/>
        </w:rPr>
        <w:br/>
      </w:r>
      <w:r w:rsidR="001176CA">
        <w:rPr>
          <w:rStyle w:val="NormalTok"/>
        </w:rPr>
        <w:t>5</w:t>
      </w:r>
      <w:r w:rsidR="001176CA">
        <w:rPr>
          <w:rStyle w:val="NormalTok"/>
          <w:rFonts w:cs="Consolas"/>
        </w:rPr>
        <w:t xml:space="preserve">  </w:t>
      </w:r>
      <w:r w:rsidR="007C0A0D" w:rsidRPr="00C86C21">
        <w:rPr>
          <w:rStyle w:val="NormalTok"/>
          <w:rFonts w:cs="Consolas"/>
        </w:rPr>
        <w:t xml:space="preserve">    </w:t>
      </w:r>
      <w:proofErr w:type="spellStart"/>
      <w:r w:rsidR="007C0A0D" w:rsidRPr="00C86C21">
        <w:rPr>
          <w:rStyle w:val="AttributeTok"/>
          <w:rFonts w:cs="Consolas"/>
        </w:rPr>
        <w:t>melEDI</w:t>
      </w:r>
      <w:proofErr w:type="spellEnd"/>
      <w:r w:rsidR="007C0A0D" w:rsidRPr="00C86C21">
        <w:rPr>
          <w:rStyle w:val="AttributeTok"/>
          <w:rFonts w:cs="Consolas"/>
        </w:rPr>
        <w:t xml:space="preserve"> =</w:t>
      </w:r>
      <w:r w:rsidR="007C0A0D" w:rsidRPr="00C86C21">
        <w:rPr>
          <w:rFonts w:cs="Consolas"/>
        </w:rPr>
        <w:br/>
      </w:r>
      <w:r w:rsidR="001176CA">
        <w:rPr>
          <w:rStyle w:val="NormalTok"/>
        </w:rPr>
        <w:t>6</w:t>
      </w:r>
      <w:r w:rsidR="001176CA">
        <w:rPr>
          <w:rStyle w:val="NormalTok"/>
          <w:rFonts w:cs="Consolas"/>
        </w:rPr>
        <w:t xml:space="preserve"> </w:t>
      </w:r>
      <w:r w:rsidR="007C0A0D" w:rsidRPr="00C86C21">
        <w:rPr>
          <w:rStyle w:val="NormalTok"/>
          <w:rFonts w:cs="Consolas"/>
        </w:rPr>
        <w:t xml:space="preserve">      Spectrum </w:t>
      </w:r>
      <w:r w:rsidR="007C0A0D" w:rsidRPr="00C86C21">
        <w:rPr>
          <w:rStyle w:val="SpecialCharTok"/>
          <w:rFonts w:cs="Consolas"/>
        </w:rPr>
        <w:t>|&gt;</w:t>
      </w:r>
      <w:r w:rsidR="007C0A0D" w:rsidRPr="00C86C21">
        <w:rPr>
          <w:rStyle w:val="NormalTok"/>
          <w:rFonts w:cs="Consolas"/>
        </w:rPr>
        <w:t xml:space="preserve"> </w:t>
      </w:r>
      <w:r w:rsidR="001176CA">
        <w:rPr>
          <w:rStyle w:val="NormalTok"/>
          <w:rFonts w:cs="Consolas"/>
        </w:rPr>
        <w:br/>
      </w:r>
      <w:r w:rsidR="001176CA">
        <w:rPr>
          <w:rStyle w:val="NormalTok"/>
        </w:rPr>
        <w:t>7</w:t>
      </w:r>
      <w:r w:rsidR="001176CA">
        <w:rPr>
          <w:rStyle w:val="NormalTok"/>
          <w:rFonts w:cs="Consolas"/>
        </w:rPr>
        <w:t xml:space="preserve">       </w:t>
      </w:r>
      <w:proofErr w:type="spellStart"/>
      <w:r w:rsidR="007C0A0D" w:rsidRPr="00C86C21">
        <w:rPr>
          <w:rStyle w:val="FunctionTok"/>
          <w:rFonts w:cs="Consolas"/>
        </w:rPr>
        <w:t>map_</w:t>
      </w:r>
      <w:proofErr w:type="gramStart"/>
      <w:r w:rsidR="007C0A0D" w:rsidRPr="00C86C21">
        <w:rPr>
          <w:rStyle w:val="FunctionTok"/>
          <w:rFonts w:cs="Consolas"/>
        </w:rPr>
        <w:t>dbl</w:t>
      </w:r>
      <w:proofErr w:type="spellEnd"/>
      <w:r w:rsidR="007C0A0D" w:rsidRPr="00C86C21">
        <w:rPr>
          <w:rStyle w:val="NormalTok"/>
          <w:rFonts w:cs="Consolas"/>
        </w:rPr>
        <w:t>(</w:t>
      </w:r>
      <w:proofErr w:type="spellStart"/>
      <w:proofErr w:type="gramEnd"/>
      <w:r w:rsidR="007C0A0D" w:rsidRPr="00C86C21">
        <w:rPr>
          <w:rStyle w:val="NormalTok"/>
          <w:rFonts w:cs="Consolas"/>
        </w:rPr>
        <w:t>spectral_integration</w:t>
      </w:r>
      <w:proofErr w:type="spellEnd"/>
      <w:r w:rsidR="007C0A0D" w:rsidRPr="00C86C21">
        <w:rPr>
          <w:rStyle w:val="NormalTok"/>
          <w:rFonts w:cs="Consolas"/>
        </w:rPr>
        <w:t xml:space="preserve">, </w:t>
      </w:r>
      <w:proofErr w:type="spellStart"/>
      <w:proofErr w:type="gramStart"/>
      <w:r w:rsidR="007C0A0D" w:rsidRPr="00C86C21">
        <w:rPr>
          <w:rStyle w:val="AttributeTok"/>
          <w:rFonts w:cs="Consolas"/>
        </w:rPr>
        <w:t>action.spectrum</w:t>
      </w:r>
      <w:proofErr w:type="spellEnd"/>
      <w:proofErr w:type="gramEnd"/>
      <w:r w:rsidR="007C0A0D" w:rsidRPr="00C86C21">
        <w:rPr>
          <w:rStyle w:val="AttributeTok"/>
          <w:rFonts w:cs="Consolas"/>
        </w:rPr>
        <w:t xml:space="preserve"> =</w:t>
      </w:r>
      <w:r w:rsidR="007C0A0D" w:rsidRPr="00C86C21">
        <w:rPr>
          <w:rStyle w:val="NormalTok"/>
          <w:rFonts w:cs="Consolas"/>
        </w:rPr>
        <w:t xml:space="preserve"> </w:t>
      </w:r>
      <w:r w:rsidR="007C0A0D" w:rsidRPr="00C86C21">
        <w:rPr>
          <w:rStyle w:val="StringTok"/>
          <w:rFonts w:cs="Consolas"/>
        </w:rPr>
        <w:t>"</w:t>
      </w:r>
      <w:proofErr w:type="spellStart"/>
      <w:r w:rsidR="007C0A0D" w:rsidRPr="00C86C21">
        <w:rPr>
          <w:rStyle w:val="StringTok"/>
          <w:rFonts w:cs="Consolas"/>
        </w:rPr>
        <w:t>melanopic</w:t>
      </w:r>
      <w:proofErr w:type="spellEnd"/>
      <w:r w:rsidR="007C0A0D" w:rsidRPr="00C86C21">
        <w:rPr>
          <w:rStyle w:val="StringTok"/>
          <w:rFonts w:cs="Consolas"/>
        </w:rPr>
        <w:t>"</w:t>
      </w:r>
      <w:r w:rsidR="007C0A0D" w:rsidRPr="00C86C21">
        <w:rPr>
          <w:rStyle w:val="NormalTok"/>
          <w:rFonts w:cs="Consolas"/>
        </w:rPr>
        <w:t>),</w:t>
      </w:r>
      <w:r w:rsidR="007C0A0D" w:rsidRPr="00C86C21">
        <w:rPr>
          <w:rFonts w:cs="Consolas"/>
        </w:rPr>
        <w:br/>
      </w:r>
      <w:r w:rsidR="001176CA">
        <w:rPr>
          <w:rStyle w:val="NormalTok"/>
        </w:rPr>
        <w:t>8</w:t>
      </w:r>
      <w:r w:rsidR="001176CA">
        <w:rPr>
          <w:rStyle w:val="NormalTok"/>
          <w:rFonts w:cs="Consolas"/>
        </w:rPr>
        <w:t xml:space="preserve"> </w:t>
      </w:r>
      <w:r w:rsidR="007C0A0D" w:rsidRPr="00C86C21">
        <w:rPr>
          <w:rStyle w:val="NormalTok"/>
          <w:rFonts w:cs="Consolas"/>
        </w:rPr>
        <w:t xml:space="preserve"> </w:t>
      </w:r>
      <w:r w:rsidR="001176CA">
        <w:rPr>
          <w:rStyle w:val="NormalTok"/>
          <w:rFonts w:cs="Consolas"/>
        </w:rPr>
        <w:t xml:space="preserve"> </w:t>
      </w:r>
      <w:r w:rsidR="007C0A0D" w:rsidRPr="00C86C21">
        <w:rPr>
          <w:rStyle w:val="NormalTok"/>
          <w:rFonts w:cs="Consolas"/>
        </w:rPr>
        <w:t xml:space="preserve">   </w:t>
      </w:r>
      <w:proofErr w:type="gramStart"/>
      <w:r w:rsidR="007C0A0D" w:rsidRPr="00C86C21">
        <w:rPr>
          <w:rStyle w:val="AttributeTok"/>
          <w:rFonts w:cs="Consolas"/>
        </w:rPr>
        <w:t>illuminance  =</w:t>
      </w:r>
      <w:proofErr w:type="gramEnd"/>
      <w:r w:rsidR="007C0A0D" w:rsidRPr="00C86C21">
        <w:rPr>
          <w:rFonts w:cs="Consolas"/>
        </w:rPr>
        <w:br/>
      </w:r>
      <w:r w:rsidR="001176CA">
        <w:rPr>
          <w:rStyle w:val="NormalTok"/>
        </w:rPr>
        <w:t>9</w:t>
      </w:r>
      <w:r w:rsidR="001176CA">
        <w:rPr>
          <w:rStyle w:val="NormalTok"/>
          <w:rFonts w:cs="Consolas"/>
        </w:rPr>
        <w:t xml:space="preserve"> </w:t>
      </w:r>
      <w:r w:rsidR="007C0A0D" w:rsidRPr="00C86C21">
        <w:rPr>
          <w:rStyle w:val="NormalTok"/>
          <w:rFonts w:cs="Consolas"/>
        </w:rPr>
        <w:t xml:space="preserve">      Spectrum </w:t>
      </w:r>
      <w:r w:rsidR="007C0A0D" w:rsidRPr="00C86C21">
        <w:rPr>
          <w:rStyle w:val="SpecialCharTok"/>
          <w:rFonts w:cs="Consolas"/>
        </w:rPr>
        <w:t>|&gt;</w:t>
      </w:r>
      <w:r w:rsidR="007C0A0D" w:rsidRPr="00C86C21">
        <w:rPr>
          <w:rStyle w:val="NormalTok"/>
          <w:rFonts w:cs="Consolas"/>
        </w:rPr>
        <w:t xml:space="preserve"> </w:t>
      </w:r>
      <w:r w:rsidR="001176CA">
        <w:rPr>
          <w:rStyle w:val="NormalTok"/>
          <w:rFonts w:cs="Consolas"/>
        </w:rPr>
        <w:br/>
      </w:r>
      <w:r w:rsidR="001176CA">
        <w:rPr>
          <w:rStyle w:val="NormalTok"/>
        </w:rPr>
        <w:t>1</w:t>
      </w:r>
      <w:r w:rsidR="001176CA">
        <w:rPr>
          <w:rStyle w:val="NormalTok"/>
          <w:rFonts w:cs="Consolas"/>
        </w:rPr>
        <w:t xml:space="preserve">0      </w:t>
      </w:r>
      <w:proofErr w:type="spellStart"/>
      <w:r w:rsidR="007C0A0D" w:rsidRPr="00C86C21">
        <w:rPr>
          <w:rStyle w:val="FunctionTok"/>
          <w:rFonts w:cs="Consolas"/>
        </w:rPr>
        <w:t>map_</w:t>
      </w:r>
      <w:proofErr w:type="gramStart"/>
      <w:r w:rsidR="007C0A0D" w:rsidRPr="00C86C21">
        <w:rPr>
          <w:rStyle w:val="FunctionTok"/>
          <w:rFonts w:cs="Consolas"/>
        </w:rPr>
        <w:t>dbl</w:t>
      </w:r>
      <w:proofErr w:type="spellEnd"/>
      <w:r w:rsidR="007C0A0D" w:rsidRPr="00C86C21">
        <w:rPr>
          <w:rStyle w:val="NormalTok"/>
          <w:rFonts w:cs="Consolas"/>
        </w:rPr>
        <w:t>(</w:t>
      </w:r>
      <w:proofErr w:type="spellStart"/>
      <w:proofErr w:type="gramEnd"/>
      <w:r w:rsidR="007C0A0D" w:rsidRPr="00C86C21">
        <w:rPr>
          <w:rStyle w:val="NormalTok"/>
          <w:rFonts w:cs="Consolas"/>
        </w:rPr>
        <w:t>spectral_integration</w:t>
      </w:r>
      <w:proofErr w:type="spellEnd"/>
      <w:r w:rsidR="007C0A0D" w:rsidRPr="00C86C21">
        <w:rPr>
          <w:rStyle w:val="NormalTok"/>
          <w:rFonts w:cs="Consolas"/>
        </w:rPr>
        <w:t xml:space="preserve">, </w:t>
      </w:r>
      <w:proofErr w:type="spellStart"/>
      <w:proofErr w:type="gramStart"/>
      <w:r w:rsidR="007C0A0D" w:rsidRPr="00C86C21">
        <w:rPr>
          <w:rStyle w:val="AttributeTok"/>
          <w:rFonts w:cs="Consolas"/>
        </w:rPr>
        <w:t>action.spectrum</w:t>
      </w:r>
      <w:proofErr w:type="spellEnd"/>
      <w:proofErr w:type="gramEnd"/>
      <w:r w:rsidR="007C0A0D" w:rsidRPr="00C86C21">
        <w:rPr>
          <w:rStyle w:val="AttributeTok"/>
          <w:rFonts w:cs="Consolas"/>
        </w:rPr>
        <w:t xml:space="preserve"> =</w:t>
      </w:r>
      <w:r w:rsidR="007C0A0D" w:rsidRPr="00C86C21">
        <w:rPr>
          <w:rStyle w:val="NormalTok"/>
          <w:rFonts w:cs="Consolas"/>
        </w:rPr>
        <w:t xml:space="preserve"> </w:t>
      </w:r>
      <w:r w:rsidR="007C0A0D" w:rsidRPr="00C86C21">
        <w:rPr>
          <w:rStyle w:val="StringTok"/>
          <w:rFonts w:cs="Consolas"/>
        </w:rPr>
        <w:t>"photopic"</w:t>
      </w:r>
      <w:r w:rsidR="007C0A0D" w:rsidRPr="00C86C21">
        <w:rPr>
          <w:rStyle w:val="NormalTok"/>
          <w:rFonts w:cs="Consolas"/>
        </w:rPr>
        <w:t>)</w:t>
      </w:r>
      <w:r w:rsidR="007C0A0D" w:rsidRPr="00C86C21">
        <w:rPr>
          <w:rFonts w:cs="Consolas"/>
        </w:rPr>
        <w:br/>
      </w:r>
      <w:proofErr w:type="gramStart"/>
      <w:r w:rsidR="001176CA">
        <w:rPr>
          <w:rStyle w:val="NormalTok"/>
        </w:rPr>
        <w:t>11</w:t>
      </w:r>
      <w:r w:rsidR="007C0A0D" w:rsidRPr="00C86C21">
        <w:rPr>
          <w:rStyle w:val="NormalTok"/>
          <w:rFonts w:cs="Consolas"/>
        </w:rPr>
        <w:t xml:space="preserve">  )</w:t>
      </w:r>
      <w:proofErr w:type="gramEnd"/>
    </w:p>
    <w:bookmarkEnd w:id="875"/>
    <w:p w14:paraId="3D65159B" w14:textId="0F4D998D" w:rsidR="007C0A0D" w:rsidRPr="005A2EDF" w:rsidRDefault="007C0A0D" w:rsidP="00C86C21">
      <w:pPr>
        <w:pStyle w:val="DefinitionTerm"/>
        <w:rPr>
          <w:bCs/>
        </w:rPr>
      </w:pPr>
      <w:r w:rsidRPr="00C673E9">
        <w:rPr>
          <w:rFonts w:ascii="Arial" w:hAnsi="Arial" w:cs="Arial"/>
        </w:rPr>
        <w:t>Lines 5-</w:t>
      </w:r>
      <w:r w:rsidR="001176CA">
        <w:rPr>
          <w:rFonts w:ascii="Arial" w:hAnsi="Arial" w:cs="Arial"/>
        </w:rPr>
        <w:t>7</w:t>
      </w:r>
      <w:r w:rsidR="0098570A">
        <w:rPr>
          <w:rFonts w:ascii="Arial" w:hAnsi="Arial" w:cs="Arial"/>
        </w:rPr>
        <w:t xml:space="preserve"> </w:t>
      </w:r>
      <w:r w:rsidRPr="00C86C21">
        <w:rPr>
          <w:b w:val="0"/>
          <w:bCs/>
        </w:rPr>
        <w:t xml:space="preserve">Calculate </w:t>
      </w:r>
      <w:proofErr w:type="spellStart"/>
      <w:r w:rsidRPr="00C86C21">
        <w:rPr>
          <w:b w:val="0"/>
          <w:bCs/>
        </w:rPr>
        <w:t>melanopic</w:t>
      </w:r>
      <w:proofErr w:type="spellEnd"/>
      <w:r w:rsidRPr="00C86C21">
        <w:rPr>
          <w:b w:val="0"/>
          <w:bCs/>
        </w:rPr>
        <w:t xml:space="preserve"> EDI by applying the </w:t>
      </w:r>
      <m:oMath>
        <m:sSub>
          <m:sSubPr>
            <m:ctrlPr>
              <w:rPr>
                <w:rFonts w:ascii="Cambria Math" w:hAnsi="Cambria Math"/>
                <w:b w:val="0"/>
                <w:bCs/>
              </w:rPr>
            </m:ctrlPr>
          </m:sSubPr>
          <m:e>
            <m:r>
              <m:rPr>
                <m:sty m:val="bi"/>
              </m:rPr>
              <w:rPr>
                <w:rFonts w:ascii="Cambria Math" w:hAnsi="Cambria Math"/>
              </w:rPr>
              <m:t>s</m:t>
            </m:r>
          </m:e>
          <m:sub>
            <m:r>
              <m:rPr>
                <m:sty m:val="bi"/>
              </m:rPr>
              <w:rPr>
                <w:rFonts w:ascii="Cambria Math" w:hAnsi="Cambria Math"/>
              </w:rPr>
              <m:t>mel</m:t>
            </m:r>
            <m:d>
              <m:dPr>
                <m:ctrlPr>
                  <w:rPr>
                    <w:rFonts w:ascii="Cambria Math" w:hAnsi="Cambria Math"/>
                    <w:b w:val="0"/>
                    <w:bCs/>
                  </w:rPr>
                </m:ctrlPr>
              </m:dPr>
              <m:e>
                <m:r>
                  <m:rPr>
                    <m:sty m:val="bi"/>
                  </m:rPr>
                  <w:rPr>
                    <w:rFonts w:ascii="Cambria Math" w:hAnsi="Cambria Math"/>
                  </w:rPr>
                  <m:t>λ</m:t>
                </m:r>
              </m:e>
            </m:d>
          </m:sub>
        </m:sSub>
      </m:oMath>
      <w:r w:rsidRPr="00C86C21">
        <w:rPr>
          <w:b w:val="0"/>
          <w:bCs/>
        </w:rPr>
        <w:t xml:space="preserve"> action spectrum, integrating, and weighing</w:t>
      </w:r>
    </w:p>
    <w:p w14:paraId="50A59441" w14:textId="31928533" w:rsidR="007C0A0D" w:rsidRDefault="007C0A0D" w:rsidP="0098570A">
      <w:pPr>
        <w:pStyle w:val="DefinitionTerm"/>
        <w:rPr>
          <w:b w:val="0"/>
          <w:bCs/>
        </w:rPr>
      </w:pPr>
      <w:r w:rsidRPr="00C673E9">
        <w:rPr>
          <w:rFonts w:ascii="Arial" w:hAnsi="Arial" w:cs="Arial"/>
        </w:rPr>
        <w:t xml:space="preserve">Lines </w:t>
      </w:r>
      <w:r w:rsidR="001176CA">
        <w:rPr>
          <w:rFonts w:ascii="Arial" w:hAnsi="Arial" w:cs="Arial"/>
        </w:rPr>
        <w:t>8</w:t>
      </w:r>
      <w:r w:rsidRPr="00C673E9">
        <w:rPr>
          <w:rFonts w:ascii="Arial" w:hAnsi="Arial" w:cs="Arial"/>
        </w:rPr>
        <w:t>-</w:t>
      </w:r>
      <w:r w:rsidR="001176CA">
        <w:rPr>
          <w:rFonts w:ascii="Arial" w:hAnsi="Arial" w:cs="Arial"/>
        </w:rPr>
        <w:t>10</w:t>
      </w:r>
      <w:r w:rsidR="0098570A">
        <w:rPr>
          <w:rFonts w:ascii="Arial" w:hAnsi="Arial" w:cs="Arial"/>
        </w:rPr>
        <w:t xml:space="preserve"> </w:t>
      </w:r>
      <w:r w:rsidRPr="00C86C21">
        <w:rPr>
          <w:b w:val="0"/>
          <w:bCs/>
        </w:rPr>
        <w:t xml:space="preserve">Calculate photopic illuminance by applying the </w:t>
      </w:r>
      <m:oMath>
        <m:sSub>
          <m:sSubPr>
            <m:ctrlPr>
              <w:rPr>
                <w:rFonts w:ascii="Cambria Math" w:hAnsi="Cambria Math"/>
                <w:b w:val="0"/>
                <w:bCs/>
              </w:rPr>
            </m:ctrlPr>
          </m:sSubPr>
          <m:e>
            <m:r>
              <m:rPr>
                <m:sty m:val="bi"/>
              </m:rPr>
              <w:rPr>
                <w:rFonts w:ascii="Cambria Math" w:hAnsi="Cambria Math"/>
              </w:rPr>
              <m:t>V</m:t>
            </m:r>
          </m:e>
          <m:sub>
            <m:d>
              <m:dPr>
                <m:ctrlPr>
                  <w:rPr>
                    <w:rFonts w:ascii="Cambria Math" w:hAnsi="Cambria Math"/>
                    <w:b w:val="0"/>
                    <w:bCs/>
                  </w:rPr>
                </m:ctrlPr>
              </m:dPr>
              <m:e>
                <m:r>
                  <m:rPr>
                    <m:sty m:val="bi"/>
                  </m:rPr>
                  <w:rPr>
                    <w:rFonts w:ascii="Cambria Math" w:hAnsi="Cambria Math"/>
                  </w:rPr>
                  <m:t>λ</m:t>
                </m:r>
              </m:e>
            </m:d>
          </m:sub>
        </m:sSub>
      </m:oMath>
      <w:r w:rsidRPr="00C86C21">
        <w:rPr>
          <w:b w:val="0"/>
          <w:bCs/>
        </w:rPr>
        <w:t xml:space="preserve"> action spectrum, integrating, and weighing</w:t>
      </w:r>
    </w:p>
    <w:p w14:paraId="347B8DAA" w14:textId="77777777" w:rsidR="0098570A" w:rsidRPr="0098570A" w:rsidRDefault="0098570A" w:rsidP="0098570A">
      <w:pPr>
        <w:pStyle w:val="Definition"/>
      </w:pPr>
    </w:p>
    <w:p w14:paraId="7B355F0C" w14:textId="1E64D9A3" w:rsidR="007C0A0D" w:rsidRPr="00C86C21" w:rsidRDefault="00F61D20" w:rsidP="00C86C21">
      <w:pPr>
        <w:pStyle w:val="SourceCode"/>
        <w:spacing w:line="240" w:lineRule="auto"/>
        <w:rPr>
          <w:b/>
          <w:bCs/>
          <w:lang w:val="de-DE"/>
        </w:rPr>
      </w:pPr>
      <w:proofErr w:type="spellStart"/>
      <w:r w:rsidRPr="00F61D20">
        <w:rPr>
          <w:b/>
          <w:bCs/>
          <w:lang w:val="de-DE"/>
        </w:rPr>
        <w:t>Calculate</w:t>
      </w:r>
      <w:proofErr w:type="spellEnd"/>
      <w:r w:rsidRPr="00F61D20">
        <w:rPr>
          <w:b/>
          <w:bCs/>
          <w:lang w:val="de-DE"/>
        </w:rPr>
        <w:t xml:space="preserve"> MDER</w:t>
      </w:r>
      <w:r w:rsidR="008C4DD3">
        <w:rPr>
          <w:rStyle w:val="NormalTok"/>
        </w:rPr>
        <w:br/>
      </w:r>
      <w:proofErr w:type="gramStart"/>
      <w:r w:rsidR="00017A44">
        <w:rPr>
          <w:rStyle w:val="NormalTok"/>
        </w:rPr>
        <w:t>1</w:t>
      </w:r>
      <w:r w:rsidR="00017A44">
        <w:rPr>
          <w:rStyle w:val="NormalTok"/>
          <w:rFonts w:cs="Consolas"/>
        </w:rPr>
        <w:t xml:space="preserve"> </w:t>
      </w:r>
      <w:r w:rsidR="00171274">
        <w:rPr>
          <w:rStyle w:val="NormalTok"/>
          <w:rFonts w:cs="Consolas"/>
        </w:rPr>
        <w:t xml:space="preserve"> </w:t>
      </w:r>
      <w:proofErr w:type="spellStart"/>
      <w:r w:rsidR="007C0A0D" w:rsidRPr="00E15C3C">
        <w:rPr>
          <w:rStyle w:val="NormalTok"/>
          <w:rFonts w:cs="Consolas"/>
        </w:rPr>
        <w:t>dataVEET</w:t>
      </w:r>
      <w:proofErr w:type="spellEnd"/>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2</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summarize_</w:t>
      </w:r>
      <w:proofErr w:type="gramStart"/>
      <w:r w:rsidR="007C0A0D" w:rsidRPr="00E15C3C">
        <w:rPr>
          <w:rStyle w:val="FunctionTok"/>
          <w:rFonts w:cs="Consolas"/>
        </w:rPr>
        <w:t>numeric</w:t>
      </w:r>
      <w:proofErr w:type="spellEnd"/>
      <w:r w:rsidR="007C0A0D" w:rsidRPr="00E15C3C">
        <w:rPr>
          <w:rStyle w:val="NormalTok"/>
          <w:rFonts w:cs="Consolas"/>
        </w:rPr>
        <w:t>(</w:t>
      </w:r>
      <w:proofErr w:type="gramEnd"/>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proofErr w:type="gramStart"/>
      <w:r w:rsidR="007C0A0D" w:rsidRPr="00E15C3C">
        <w:rPr>
          <w:rStyle w:val="FunctionTok"/>
          <w:rFonts w:cs="Consolas"/>
        </w:rPr>
        <w:t>c</w:t>
      </w:r>
      <w:r w:rsidR="007C0A0D" w:rsidRPr="00E15C3C">
        <w:rPr>
          <w:rStyle w:val="NormalTok"/>
          <w:rFonts w:cs="Consolas"/>
        </w:rPr>
        <w:t>(</w:t>
      </w:r>
      <w:proofErr w:type="gramEnd"/>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3</w:t>
      </w:r>
      <w:r w:rsidR="00017A44">
        <w:rPr>
          <w:rStyle w:val="NormalTok"/>
          <w:rFonts w:cs="Consolas"/>
        </w:rPr>
        <w:t xml:space="preserve"> </w:t>
      </w:r>
      <w:r w:rsidR="007C0A0D" w:rsidRPr="00E15C3C">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gramStart"/>
      <w:r w:rsidR="007C0A0D" w:rsidRPr="00E15C3C">
        <w:rPr>
          <w:rStyle w:val="FunctionTok"/>
          <w:rFonts w:cs="Consolas"/>
        </w:rPr>
        <w:t>mutate</w:t>
      </w:r>
      <w:r w:rsidR="007C0A0D" w:rsidRPr="00E15C3C">
        <w:rPr>
          <w:rStyle w:val="NormalTok"/>
          <w:rFonts w:cs="Consolas"/>
        </w:rPr>
        <w:t>(</w:t>
      </w:r>
      <w:proofErr w:type="gramEnd"/>
      <w:r w:rsidR="007C0A0D" w:rsidRPr="00E15C3C">
        <w:rPr>
          <w:rStyle w:val="AttributeTok"/>
          <w:rFonts w:cs="Consolas"/>
        </w:rPr>
        <w:t>MDER =</w:t>
      </w:r>
      <w:r w:rsidR="007C0A0D" w:rsidRPr="00E15C3C">
        <w:rPr>
          <w:rStyle w:val="NormalTok"/>
          <w:rFonts w:cs="Consolas"/>
        </w:rPr>
        <w:t xml:space="preserve"> </w:t>
      </w:r>
      <w:proofErr w:type="spellStart"/>
      <w:r w:rsidR="007C0A0D" w:rsidRPr="00E15C3C">
        <w:rPr>
          <w:rStyle w:val="NormalTok"/>
          <w:rFonts w:cs="Consolas"/>
        </w:rPr>
        <w:t>melEDI</w:t>
      </w:r>
      <w:proofErr w:type="spellEnd"/>
      <w:r w:rsidR="007C0A0D" w:rsidRPr="00E15C3C">
        <w:rPr>
          <w:rStyle w:val="NormalTok"/>
          <w:rFonts w:cs="Consolas"/>
        </w:rPr>
        <w:t xml:space="preserve"> </w:t>
      </w:r>
      <w:r w:rsidR="007C0A0D" w:rsidRPr="00E15C3C">
        <w:rPr>
          <w:rStyle w:val="SpecialCharTok"/>
          <w:rFonts w:cs="Consolas"/>
        </w:rPr>
        <w:t>/</w:t>
      </w:r>
      <w:r w:rsidR="007C0A0D" w:rsidRPr="00E15C3C">
        <w:rPr>
          <w:rStyle w:val="NormalTok"/>
          <w:rFonts w:cs="Consolas"/>
        </w:rPr>
        <w:t xml:space="preserve"> illuminance) </w:t>
      </w:r>
      <w:r w:rsidR="007C0A0D" w:rsidRPr="00E15C3C">
        <w:rPr>
          <w:rStyle w:val="SpecialCharTok"/>
          <w:rFonts w:cs="Consolas"/>
        </w:rPr>
        <w:t>|&gt;</w:t>
      </w:r>
      <w:r w:rsidR="007C0A0D" w:rsidRPr="00E15C3C">
        <w:rPr>
          <w:rFonts w:cs="Consolas"/>
        </w:rPr>
        <w:br/>
      </w:r>
      <w:r w:rsidR="00017A44">
        <w:rPr>
          <w:rStyle w:val="NormalTok"/>
        </w:rPr>
        <w:t>4</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proofErr w:type="gramStart"/>
      <w:r w:rsidR="007C0A0D" w:rsidRPr="00E15C3C">
        <w:rPr>
          <w:rStyle w:val="FunctionTok"/>
          <w:rFonts w:cs="Consolas"/>
        </w:rPr>
        <w:t>gt</w:t>
      </w:r>
      <w:proofErr w:type="spellEnd"/>
      <w:r w:rsidR="007C0A0D" w:rsidRPr="00E15C3C">
        <w:rPr>
          <w:rStyle w:val="NormalTok"/>
          <w:rFonts w:cs="Consolas"/>
        </w:rPr>
        <w:t>(</w:t>
      </w:r>
      <w:proofErr w:type="gramEnd"/>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5</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proofErr w:type="gramEnd"/>
      <w:r w:rsidR="007C0A0D" w:rsidRPr="00E15C3C">
        <w:rPr>
          <w:rStyle w:val="SpecialCharTok"/>
          <w:rFonts w:cs="Consolas"/>
        </w:rPr>
        <w:t>-</w:t>
      </w:r>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proofErr w:type="spellStart"/>
      <w:r w:rsidR="007C0A0D" w:rsidRPr="00E15C3C">
        <w:rPr>
          <w:rStyle w:val="AttributeTok"/>
          <w:rFonts w:cs="Consolas"/>
        </w:rPr>
        <w:t>scale_by</w:t>
      </w:r>
      <w:proofErr w:type="spellEnd"/>
      <w:r w:rsidR="007C0A0D" w:rsidRPr="00E15C3C">
        <w:rPr>
          <w:rStyle w:val="AttributeTok"/>
          <w:rFonts w:cs="Consolas"/>
        </w:rPr>
        <w:t xml:space="preserve">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17A44">
        <w:rPr>
          <w:rStyle w:val="NormalTok"/>
        </w:rPr>
        <w:t>6</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fmt_</w:t>
      </w:r>
      <w:proofErr w:type="gramStart"/>
      <w:r w:rsidR="007C0A0D" w:rsidRPr="00E15C3C">
        <w:rPr>
          <w:rStyle w:val="FunctionTok"/>
          <w:rFonts w:cs="Consolas"/>
        </w:rPr>
        <w:t>number</w:t>
      </w:r>
      <w:proofErr w:type="spellEnd"/>
      <w:r w:rsidR="007C0A0D" w:rsidRPr="00E15C3C">
        <w:rPr>
          <w:rStyle w:val="NormalTok"/>
          <w:rFonts w:cs="Consolas"/>
        </w:rPr>
        <w:t>(</w:t>
      </w:r>
      <w:r w:rsidR="007C0A0D" w:rsidRPr="00E15C3C">
        <w:rPr>
          <w:rStyle w:val="FunctionTok"/>
          <w:rFonts w:cs="Consolas"/>
        </w:rPr>
        <w:t>c</w:t>
      </w:r>
      <w:r w:rsidR="007C0A0D" w:rsidRPr="00E15C3C">
        <w:rPr>
          <w:rStyle w:val="NormalTok"/>
          <w:rFonts w:cs="Consolas"/>
        </w:rPr>
        <w:t>(</w:t>
      </w:r>
      <w:proofErr w:type="gramEnd"/>
      <w:r w:rsidR="007C0A0D" w:rsidRPr="00E15C3C">
        <w:rPr>
          <w:rStyle w:val="NormalTok"/>
          <w:rFonts w:cs="Consolas"/>
        </w:rPr>
        <w:t xml:space="preserve">MDER, </w:t>
      </w:r>
      <w:r w:rsidR="007C0A0D" w:rsidRPr="00E15C3C">
        <w:rPr>
          <w:rStyle w:val="StringTok"/>
          <w:rFonts w:cs="Consolas"/>
        </w:rPr>
        <w:t>`</w:t>
      </w:r>
      <w:proofErr w:type="spellStart"/>
      <w:r w:rsidR="007C0A0D" w:rsidRPr="00E15C3C">
        <w:rPr>
          <w:rStyle w:val="AttributeTok"/>
          <w:rFonts w:cs="Consolas"/>
        </w:rPr>
        <w:t>sl</w:t>
      </w:r>
      <w:proofErr w:type="spellEnd"/>
      <w:r w:rsidR="007C0A0D" w:rsidRPr="00E15C3C">
        <w:rPr>
          <w:rStyle w:val="AttributeTok"/>
          <w:rFonts w:cs="Consolas"/>
        </w:rPr>
        <w:t xml:space="preserve">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17A44">
        <w:rPr>
          <w:rStyle w:val="NormalTok"/>
        </w:rPr>
        <w:t>7</w:t>
      </w:r>
      <w:r w:rsidR="00017A44">
        <w:rPr>
          <w:rStyle w:val="NormalTok"/>
          <w:rFonts w:cs="Consolas"/>
        </w:rPr>
        <w:t xml:space="preserve"> </w:t>
      </w:r>
      <w:r w:rsidR="007C0A0D" w:rsidRPr="00E15C3C">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proofErr w:type="spellStart"/>
      <w:r w:rsidR="007C0A0D" w:rsidRPr="00E15C3C">
        <w:rPr>
          <w:rStyle w:val="FunctionTok"/>
          <w:rFonts w:cs="Consolas"/>
        </w:rPr>
        <w:t>cols_hide</w:t>
      </w:r>
      <w:proofErr w:type="spellEnd"/>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Change w:id="876" w:author="Johannes Zauner" w:date="2026-04-01T17:10:00Z" w16du:dateUtc="2026-04-01T15:10:00Z">
          <w:tblPr>
            <w:tblStyle w:val="Table"/>
            <w:tblW w:w="0" w:type="auto"/>
            <w:jc w:val="center"/>
            <w:tblCellMar>
              <w:left w:w="60" w:type="dxa"/>
              <w:right w:w="60" w:type="dxa"/>
            </w:tblCellMar>
            <w:tblLook w:val="0000" w:firstRow="0" w:lastRow="0" w:firstColumn="0" w:lastColumn="0" w:noHBand="0" w:noVBand="0"/>
          </w:tblPr>
        </w:tblPrChange>
      </w:tblPr>
      <w:tblGrid>
        <w:gridCol w:w="1276"/>
        <w:gridCol w:w="2268"/>
        <w:gridCol w:w="2268"/>
        <w:gridCol w:w="2268"/>
        <w:tblGridChange w:id="877">
          <w:tblGrid>
            <w:gridCol w:w="1276"/>
            <w:gridCol w:w="2268"/>
            <w:gridCol w:w="2268"/>
            <w:gridCol w:w="2268"/>
          </w:tblGrid>
        </w:tblGridChange>
      </w:tblGrid>
      <w:tr w:rsidR="009705B9" w:rsidRPr="00FE298F" w14:paraId="598F233D" w14:textId="77777777" w:rsidTr="009705B9">
        <w:trPr>
          <w:cantSplit/>
          <w:tblHeader/>
          <w:jc w:val="center"/>
          <w:ins w:id="878" w:author="Johannes Zauner" w:date="2026-04-01T17:08:00Z" w16du:dateUtc="2026-04-01T15:08:00Z"/>
          <w:trPrChange w:id="879" w:author="Johannes Zauner" w:date="2026-04-01T17:10:00Z" w16du:dateUtc="2026-04-01T15:10:00Z">
            <w:trPr>
              <w:cantSplit/>
              <w:tblHeader/>
              <w:jc w:val="center"/>
            </w:trPr>
          </w:trPrChange>
        </w:trPr>
        <w:tc>
          <w:tcPr>
            <w:tcW w:w="1276" w:type="dxa"/>
            <w:tcPrChange w:id="880" w:author="Johannes Zauner" w:date="2026-04-01T17:10:00Z" w16du:dateUtc="2026-04-01T15:10:00Z">
              <w:tcPr>
                <w:tcW w:w="1276" w:type="dxa"/>
                <w:tcBorders>
                  <w:bottom w:val="single" w:sz="4" w:space="0" w:color="auto"/>
                </w:tcBorders>
              </w:tcPr>
            </w:tcPrChange>
          </w:tcPr>
          <w:p w14:paraId="21EAEFD9" w14:textId="77777777" w:rsidR="009705B9" w:rsidRPr="00FE298F" w:rsidRDefault="009705B9" w:rsidP="00AC4923">
            <w:pPr>
              <w:rPr>
                <w:ins w:id="881" w:author="Johannes Zauner" w:date="2026-04-01T17:08:00Z" w16du:dateUtc="2026-04-01T15:08:00Z"/>
                <w:b/>
                <w:bCs/>
              </w:rPr>
            </w:pPr>
          </w:p>
        </w:tc>
        <w:tc>
          <w:tcPr>
            <w:tcW w:w="4536" w:type="dxa"/>
            <w:gridSpan w:val="2"/>
            <w:tcBorders>
              <w:bottom w:val="single" w:sz="4" w:space="0" w:color="auto"/>
            </w:tcBorders>
            <w:tcPrChange w:id="882" w:author="Johannes Zauner" w:date="2026-04-01T17:10:00Z" w16du:dateUtc="2026-04-01T15:10:00Z">
              <w:tcPr>
                <w:tcW w:w="4536" w:type="dxa"/>
                <w:gridSpan w:val="2"/>
                <w:tcBorders>
                  <w:bottom w:val="single" w:sz="4" w:space="0" w:color="auto"/>
                </w:tcBorders>
              </w:tcPr>
            </w:tcPrChange>
          </w:tcPr>
          <w:p w14:paraId="162342D9" w14:textId="7663A098" w:rsidR="009705B9" w:rsidRPr="009705B9" w:rsidRDefault="009705B9" w:rsidP="00C86C21">
            <w:pPr>
              <w:jc w:val="center"/>
              <w:rPr>
                <w:ins w:id="883" w:author="Johannes Zauner" w:date="2026-04-01T17:08:00Z" w16du:dateUtc="2026-04-01T15:08:00Z"/>
                <w:rFonts w:ascii="Arial" w:hAnsi="Arial" w:cs="Arial"/>
                <w:b/>
                <w:bCs/>
              </w:rPr>
            </w:pPr>
            <w:ins w:id="884" w:author="Johannes Zauner" w:date="2026-04-01T17:10:00Z" w16du:dateUtc="2026-04-01T15:10:00Z">
              <w:r w:rsidRPr="009705B9">
                <w:rPr>
                  <w:rFonts w:ascii="Arial" w:hAnsi="Arial" w:cs="Arial"/>
                  <w:b/>
                  <w:bCs/>
                  <w:rPrChange w:id="885" w:author="Johannes Zauner" w:date="2026-04-01T17:10:00Z" w16du:dateUtc="2026-04-01T15:10:00Z">
                    <w:rPr>
                      <w:rFonts w:ascii="Calibri" w:hAnsi="Calibri"/>
                    </w:rPr>
                  </w:rPrChange>
                </w:rPr>
                <w:t>Illuminance (lx)</w:t>
              </w:r>
            </w:ins>
          </w:p>
        </w:tc>
        <w:tc>
          <w:tcPr>
            <w:tcW w:w="2268" w:type="dxa"/>
            <w:tcPrChange w:id="886" w:author="Johannes Zauner" w:date="2026-04-01T17:10:00Z" w16du:dateUtc="2026-04-01T15:10:00Z">
              <w:tcPr>
                <w:tcW w:w="2268" w:type="dxa"/>
                <w:tcBorders>
                  <w:bottom w:val="single" w:sz="4" w:space="0" w:color="auto"/>
                </w:tcBorders>
              </w:tcPr>
            </w:tcPrChange>
          </w:tcPr>
          <w:p w14:paraId="61C83B13" w14:textId="77777777" w:rsidR="009705B9" w:rsidRPr="00C86C21" w:rsidRDefault="009705B9" w:rsidP="00C86C21">
            <w:pPr>
              <w:jc w:val="center"/>
              <w:rPr>
                <w:ins w:id="887" w:author="Johannes Zauner" w:date="2026-04-01T17:08:00Z" w16du:dateUtc="2026-04-01T15:08:00Z"/>
                <w:rFonts w:ascii="Arial" w:hAnsi="Arial" w:cs="Arial"/>
                <w:b/>
                <w:bCs/>
              </w:rPr>
            </w:pPr>
          </w:p>
        </w:tc>
      </w:tr>
      <w:tr w:rsidR="00AC4923" w:rsidRPr="00FE298F" w14:paraId="3825806C" w14:textId="62EF9C9B" w:rsidTr="009705B9">
        <w:trPr>
          <w:cantSplit/>
          <w:tblHeader/>
          <w:jc w:val="center"/>
          <w:trPrChange w:id="888" w:author="Johannes Zauner" w:date="2026-04-01T17:10:00Z" w16du:dateUtc="2026-04-01T15:10:00Z">
            <w:trPr>
              <w:cantSplit/>
              <w:tblHeader/>
              <w:jc w:val="center"/>
            </w:trPr>
          </w:trPrChange>
        </w:trPr>
        <w:tc>
          <w:tcPr>
            <w:tcW w:w="1276" w:type="dxa"/>
            <w:tcBorders>
              <w:bottom w:val="single" w:sz="4" w:space="0" w:color="auto"/>
            </w:tcBorders>
            <w:tcPrChange w:id="889" w:author="Johannes Zauner" w:date="2026-04-01T17:10:00Z" w16du:dateUtc="2026-04-01T15:10:00Z">
              <w:tcPr>
                <w:tcW w:w="1276" w:type="dxa"/>
                <w:tcBorders>
                  <w:bottom w:val="single" w:sz="4" w:space="0" w:color="auto"/>
                </w:tcBorders>
              </w:tcPr>
            </w:tcPrChange>
          </w:tcPr>
          <w:p w14:paraId="29556292" w14:textId="77777777" w:rsidR="00AC4923" w:rsidRPr="00FE298F" w:rsidRDefault="00AC4923" w:rsidP="00AC4923">
            <w:pPr>
              <w:rPr>
                <w:b/>
                <w:bCs/>
              </w:rPr>
            </w:pPr>
            <w:bookmarkStart w:id="890" w:name="X278511e4af72fc2282d4de0a913d2d77ed2a0b8"/>
            <w:bookmarkEnd w:id="851"/>
            <w:r w:rsidRPr="00FE298F">
              <w:rPr>
                <w:b/>
                <w:bCs/>
              </w:rPr>
              <w:t>Date</w:t>
            </w:r>
          </w:p>
        </w:tc>
        <w:tc>
          <w:tcPr>
            <w:tcW w:w="2268" w:type="dxa"/>
            <w:tcBorders>
              <w:bottom w:val="single" w:sz="4" w:space="0" w:color="auto"/>
            </w:tcBorders>
            <w:tcPrChange w:id="891" w:author="Johannes Zauner" w:date="2026-04-01T17:10:00Z" w16du:dateUtc="2026-04-01T15:10:00Z">
              <w:tcPr>
                <w:tcW w:w="2268" w:type="dxa"/>
                <w:tcBorders>
                  <w:bottom w:val="single" w:sz="4" w:space="0" w:color="auto"/>
                </w:tcBorders>
              </w:tcPr>
            </w:tcPrChange>
          </w:tcPr>
          <w:p w14:paraId="4BB349DD" w14:textId="5D0CC493" w:rsidR="00AC4923" w:rsidRPr="00C86C21" w:rsidRDefault="00AC4923" w:rsidP="00C86C21">
            <w:pPr>
              <w:jc w:val="center"/>
              <w:rPr>
                <w:rFonts w:ascii="Arial" w:hAnsi="Arial" w:cs="Arial"/>
                <w:b/>
                <w:bCs/>
              </w:rPr>
            </w:pPr>
            <w:proofErr w:type="spellStart"/>
            <w:r w:rsidRPr="00C86C21">
              <w:rPr>
                <w:rFonts w:ascii="Arial" w:hAnsi="Arial" w:cs="Arial"/>
                <w:b/>
                <w:bCs/>
              </w:rPr>
              <w:t>melEDI</w:t>
            </w:r>
            <w:proofErr w:type="spellEnd"/>
          </w:p>
        </w:tc>
        <w:tc>
          <w:tcPr>
            <w:tcW w:w="2268" w:type="dxa"/>
            <w:tcBorders>
              <w:bottom w:val="single" w:sz="4" w:space="0" w:color="auto"/>
            </w:tcBorders>
            <w:tcPrChange w:id="892" w:author="Johannes Zauner" w:date="2026-04-01T17:10:00Z" w16du:dateUtc="2026-04-01T15:10:00Z">
              <w:tcPr>
                <w:tcW w:w="2268" w:type="dxa"/>
                <w:tcBorders>
                  <w:bottom w:val="single" w:sz="4" w:space="0" w:color="auto"/>
                </w:tcBorders>
              </w:tcPr>
            </w:tcPrChange>
          </w:tcPr>
          <w:p w14:paraId="1623C259" w14:textId="6ADF088B" w:rsidR="00AC4923" w:rsidRPr="00C86C21" w:rsidRDefault="009705B9" w:rsidP="00C86C21">
            <w:pPr>
              <w:jc w:val="center"/>
              <w:rPr>
                <w:rFonts w:ascii="Arial" w:hAnsi="Arial" w:cs="Arial"/>
                <w:b/>
                <w:bCs/>
              </w:rPr>
            </w:pPr>
            <w:ins w:id="893" w:author="Johannes Zauner" w:date="2026-04-01T17:10:00Z" w16du:dateUtc="2026-04-01T15:10:00Z">
              <w:r>
                <w:rPr>
                  <w:rFonts w:ascii="Arial" w:hAnsi="Arial" w:cs="Arial"/>
                  <w:b/>
                  <w:bCs/>
                </w:rPr>
                <w:t>Photopic</w:t>
              </w:r>
            </w:ins>
            <w:del w:id="894" w:author="Johannes Zauner" w:date="2026-04-01T17:10:00Z" w16du:dateUtc="2026-04-01T15:10:00Z">
              <w:r w:rsidR="00AC4923" w:rsidDel="009705B9">
                <w:rPr>
                  <w:rFonts w:ascii="Arial" w:hAnsi="Arial" w:cs="Arial"/>
                  <w:b/>
                  <w:bCs/>
                </w:rPr>
                <w:delText>I</w:delText>
              </w:r>
              <w:r w:rsidR="00AC4923" w:rsidRPr="00C86C21" w:rsidDel="009705B9">
                <w:rPr>
                  <w:rFonts w:ascii="Arial" w:hAnsi="Arial" w:cs="Arial"/>
                  <w:b/>
                  <w:bCs/>
                </w:rPr>
                <w:delText>lluminance</w:delText>
              </w:r>
            </w:del>
          </w:p>
        </w:tc>
        <w:tc>
          <w:tcPr>
            <w:tcW w:w="2268" w:type="dxa"/>
            <w:tcBorders>
              <w:bottom w:val="single" w:sz="4" w:space="0" w:color="auto"/>
            </w:tcBorders>
            <w:tcPrChange w:id="895" w:author="Johannes Zauner" w:date="2026-04-01T17:10:00Z" w16du:dateUtc="2026-04-01T15:10:00Z">
              <w:tcPr>
                <w:tcW w:w="2268" w:type="dxa"/>
                <w:tcBorders>
                  <w:bottom w:val="single" w:sz="4" w:space="0" w:color="auto"/>
                </w:tcBorders>
              </w:tcPr>
            </w:tcPrChange>
          </w:tcPr>
          <w:p w14:paraId="1D57BEBA" w14:textId="057D46EE" w:rsidR="00AC4923" w:rsidRPr="00C86C21" w:rsidRDefault="00AC4923" w:rsidP="00C86C21">
            <w:pPr>
              <w:jc w:val="center"/>
              <w:rPr>
                <w:rFonts w:ascii="Arial" w:hAnsi="Arial" w:cs="Arial"/>
                <w:b/>
                <w:bCs/>
              </w:rPr>
            </w:pPr>
            <w:r w:rsidRPr="00C86C21">
              <w:rPr>
                <w:rFonts w:ascii="Arial" w:hAnsi="Arial" w:cs="Arial"/>
                <w:b/>
                <w:bCs/>
              </w:rPr>
              <w:t>MDER</w:t>
            </w:r>
          </w:p>
        </w:tc>
      </w:tr>
      <w:tr w:rsidR="00AC4923" w:rsidRPr="00FE298F" w14:paraId="6B277625" w14:textId="4A3CA5EF" w:rsidTr="00C86C21">
        <w:trPr>
          <w:cantSplit/>
          <w:jc w:val="center"/>
        </w:trPr>
        <w:tc>
          <w:tcPr>
            <w:tcW w:w="1276" w:type="dxa"/>
          </w:tcPr>
          <w:p w14:paraId="11BC809C" w14:textId="77777777" w:rsidR="00AC4923" w:rsidRPr="00FE298F" w:rsidRDefault="00AC4923" w:rsidP="00AC4923">
            <w:r w:rsidRPr="00FE298F">
              <w:t>2025-06-18</w:t>
            </w:r>
          </w:p>
        </w:tc>
        <w:tc>
          <w:tcPr>
            <w:tcW w:w="2268" w:type="dxa"/>
          </w:tcPr>
          <w:p w14:paraId="079E9E31" w14:textId="4DDE2D71" w:rsidR="00AC4923" w:rsidRPr="00C86C21" w:rsidRDefault="00AC4923" w:rsidP="00AC4923">
            <w:pPr>
              <w:jc w:val="center"/>
              <w:rPr>
                <w:rFonts w:ascii="Arial" w:hAnsi="Arial" w:cs="Arial"/>
              </w:rPr>
            </w:pPr>
            <w:r w:rsidRPr="00C86C21">
              <w:rPr>
                <w:rFonts w:ascii="Arial" w:hAnsi="Arial" w:cs="Arial"/>
              </w:rPr>
              <w:t>80.6</w:t>
            </w:r>
          </w:p>
        </w:tc>
        <w:tc>
          <w:tcPr>
            <w:tcW w:w="2268" w:type="dxa"/>
            <w:tcBorders>
              <w:top w:val="single" w:sz="4" w:space="0" w:color="auto"/>
            </w:tcBorders>
          </w:tcPr>
          <w:p w14:paraId="57A069BB" w14:textId="2DC4F063" w:rsidR="00AC4923" w:rsidRPr="00C86C21" w:rsidRDefault="00AC4923" w:rsidP="00AC4923">
            <w:pPr>
              <w:jc w:val="center"/>
              <w:rPr>
                <w:rFonts w:ascii="Arial" w:hAnsi="Arial" w:cs="Arial"/>
              </w:rPr>
            </w:pPr>
            <w:r w:rsidRPr="00C86C21">
              <w:rPr>
                <w:rFonts w:ascii="Arial" w:hAnsi="Arial" w:cs="Arial"/>
              </w:rPr>
              <w:t>103.7</w:t>
            </w:r>
          </w:p>
        </w:tc>
        <w:tc>
          <w:tcPr>
            <w:tcW w:w="2268" w:type="dxa"/>
            <w:tcBorders>
              <w:top w:val="single" w:sz="4" w:space="0" w:color="auto"/>
            </w:tcBorders>
          </w:tcPr>
          <w:p w14:paraId="13B69CCA" w14:textId="7746C979" w:rsidR="00AC4923" w:rsidRPr="00C86C21" w:rsidRDefault="00AC4923" w:rsidP="00AC4923">
            <w:pPr>
              <w:jc w:val="center"/>
              <w:rPr>
                <w:rFonts w:ascii="Arial" w:hAnsi="Arial" w:cs="Arial"/>
              </w:rPr>
            </w:pPr>
            <w:r w:rsidRPr="00C86C21">
              <w:rPr>
                <w:rFonts w:ascii="Arial" w:hAnsi="Arial" w:cs="Arial"/>
              </w:rPr>
              <w:t>0.777</w:t>
            </w:r>
          </w:p>
        </w:tc>
      </w:tr>
      <w:tr w:rsidR="00AC4923" w:rsidRPr="00FE298F" w14:paraId="465A270A" w14:textId="5FA9B87D" w:rsidTr="002B252A">
        <w:trPr>
          <w:cantSplit/>
          <w:jc w:val="center"/>
        </w:trPr>
        <w:tc>
          <w:tcPr>
            <w:tcW w:w="1276" w:type="dxa"/>
          </w:tcPr>
          <w:p w14:paraId="63EC5A0F" w14:textId="77777777" w:rsidR="00AC4923" w:rsidRPr="00FE298F" w:rsidRDefault="00AC4923" w:rsidP="00AC4923">
            <w:r w:rsidRPr="00FE298F">
              <w:t>2025-06-20</w:t>
            </w:r>
          </w:p>
        </w:tc>
        <w:tc>
          <w:tcPr>
            <w:tcW w:w="2268" w:type="dxa"/>
          </w:tcPr>
          <w:p w14:paraId="7D47CB96" w14:textId="5F82336C" w:rsidR="00AC4923" w:rsidRPr="00C86C21" w:rsidRDefault="00AC4923" w:rsidP="00AC4923">
            <w:pPr>
              <w:jc w:val="center"/>
              <w:rPr>
                <w:rFonts w:ascii="Arial" w:hAnsi="Arial" w:cs="Arial"/>
              </w:rPr>
            </w:pPr>
            <w:r w:rsidRPr="00C86C21">
              <w:rPr>
                <w:rFonts w:ascii="Arial" w:hAnsi="Arial" w:cs="Arial"/>
              </w:rPr>
              <w:t>108.0</w:t>
            </w:r>
          </w:p>
        </w:tc>
        <w:tc>
          <w:tcPr>
            <w:tcW w:w="2268" w:type="dxa"/>
          </w:tcPr>
          <w:p w14:paraId="1EBF8D22" w14:textId="515D2E46" w:rsidR="00AC4923" w:rsidRPr="00C86C21" w:rsidRDefault="00AC4923" w:rsidP="00AC4923">
            <w:pPr>
              <w:jc w:val="center"/>
              <w:rPr>
                <w:rFonts w:ascii="Arial" w:hAnsi="Arial" w:cs="Arial"/>
              </w:rPr>
            </w:pPr>
            <w:r w:rsidRPr="00C86C21">
              <w:rPr>
                <w:rFonts w:ascii="Arial" w:hAnsi="Arial" w:cs="Arial"/>
              </w:rPr>
              <w:t>123.9</w:t>
            </w:r>
          </w:p>
        </w:tc>
        <w:tc>
          <w:tcPr>
            <w:tcW w:w="2268" w:type="dxa"/>
          </w:tcPr>
          <w:p w14:paraId="0D177BB7" w14:textId="7EC513DC" w:rsidR="00AC4923" w:rsidRPr="00C86C21" w:rsidRDefault="00AC4923" w:rsidP="00AC4923">
            <w:pPr>
              <w:jc w:val="center"/>
              <w:rPr>
                <w:rFonts w:ascii="Arial" w:hAnsi="Arial" w:cs="Arial"/>
              </w:rPr>
            </w:pPr>
            <w:r w:rsidRPr="00C86C21">
              <w:rPr>
                <w:rFonts w:ascii="Arial" w:hAnsi="Arial" w:cs="Arial"/>
              </w:rPr>
              <w:t>0.871</w:t>
            </w:r>
          </w:p>
        </w:tc>
      </w:tr>
    </w:tbl>
    <w:p w14:paraId="4EE4F020" w14:textId="20FB9B3D" w:rsidR="00B75A9F" w:rsidRDefault="00F066A6" w:rsidP="00F066A6">
      <w:pPr>
        <w:pStyle w:val="ImageCaption"/>
        <w:spacing w:before="200"/>
      </w:pPr>
      <w:r>
        <w:t xml:space="preserve">Table 18: </w:t>
      </w:r>
      <w:r w:rsidR="00DD525C" w:rsidRPr="00DD525C">
        <w:t xml:space="preserve">Average </w:t>
      </w:r>
      <w:proofErr w:type="spellStart"/>
      <w:r w:rsidR="00DD525C" w:rsidRPr="00DD525C">
        <w:t>melanopic</w:t>
      </w:r>
      <w:proofErr w:type="spellEnd"/>
      <w:r w:rsidR="00DD525C" w:rsidRPr="00DD525C">
        <w:t xml:space="preserve"> daylight efficacy ratio (MDER)</w:t>
      </w:r>
    </w:p>
    <w:p w14:paraId="116AF1FE" w14:textId="219BCF18" w:rsidR="007C0A0D" w:rsidRPr="00C673E9" w:rsidRDefault="007C0A0D" w:rsidP="007C0A0D">
      <w:pPr>
        <w:pStyle w:val="berschrift4"/>
      </w:pPr>
      <w:r w:rsidRPr="00C673E9">
        <w:t>Short-wavelength light at specific times of day</w:t>
      </w:r>
    </w:p>
    <w:p w14:paraId="4ED25AB7" w14:textId="6F7F474D" w:rsidR="007C0A0D" w:rsidRPr="00F36FDB" w:rsidRDefault="007C0A0D" w:rsidP="007C0A0D">
      <w:pPr>
        <w:pStyle w:val="FirstParagraph"/>
      </w:pPr>
      <w:r w:rsidRPr="00F36FDB">
        <w:t xml:space="preserve">The </w:t>
      </w:r>
      <w:r w:rsidRPr="00C673E9">
        <w:rPr>
          <w:rFonts w:ascii="Arial" w:hAnsi="Arial" w:cs="Arial"/>
        </w:rPr>
        <w:t>third</w:t>
      </w:r>
      <w:r w:rsidRPr="00F36FDB">
        <w:t xml:space="preserve"> spectral example examines short-wavelength light exposure as a function of time of day. Certain studies might be interested in, for instance, blue-light </w:t>
      </w:r>
      <w:r w:rsidRPr="00F36FDB">
        <w:lastRenderedPageBreak/>
        <w:t>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890"/>
    <w:p w14:paraId="76EEF638" w14:textId="77777777" w:rsidR="007C0A0D" w:rsidRPr="00C673E9" w:rsidRDefault="007C0A0D" w:rsidP="00F36FDB">
      <w:pPr>
        <w:pStyle w:val="berschrift5"/>
        <w:rPr>
          <w:rFonts w:ascii="Arial" w:hAnsi="Arial" w:cs="Arial"/>
        </w:rPr>
      </w:pPr>
      <w:r w:rsidRPr="00C673E9">
        <w:rPr>
          <w:rFonts w:ascii="Arial" w:hAnsi="Arial" w:cs="Arial"/>
        </w:rPr>
        <w:t>Local morning exposure</w:t>
      </w:r>
    </w:p>
    <w:p w14:paraId="4868B715" w14:textId="00DF5481" w:rsidR="007C0A0D" w:rsidRPr="00F36FDB" w:rsidRDefault="00F066A6" w:rsidP="007C0A0D">
      <w:pPr>
        <w:pStyle w:val="FirstParagraph"/>
      </w:pPr>
      <w:r>
        <w:rPr>
          <w:b/>
          <w:bCs/>
        </w:rPr>
        <w:t xml:space="preserve">Table 19 </w:t>
      </w:r>
      <w:r w:rsidR="007C0A0D" w:rsidRPr="00F36FDB">
        <w:t>isolates the time window between 7:00 and 11:00 each day and computes the average short-wavelength irradiance in that interval. This represents a straightforward query: “How much blue light does the subject get in the morning on average?”</w:t>
      </w:r>
    </w:p>
    <w:p w14:paraId="74447A51" w14:textId="566D6A32" w:rsidR="007C0A0D" w:rsidRPr="00C86C21" w:rsidRDefault="00F61D20" w:rsidP="00F61D20">
      <w:pPr>
        <w:pStyle w:val="SourceCode"/>
        <w:spacing w:line="240" w:lineRule="auto"/>
        <w:rPr>
          <w:b/>
          <w:bCs/>
          <w:lang w:val="de-DE"/>
        </w:rPr>
      </w:pPr>
      <w:bookmarkStart w:id="896" w:name="annotated-cell-40"/>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short-wavelength</w:t>
      </w:r>
      <w:proofErr w:type="spellEnd"/>
      <w:r w:rsidRPr="00F61D20">
        <w:rPr>
          <w:b/>
          <w:bCs/>
          <w:lang w:val="de-DE"/>
        </w:rPr>
        <w:t xml:space="preserve"> light </w:t>
      </w:r>
      <w:proofErr w:type="spellStart"/>
      <w:r w:rsidRPr="00F61D20">
        <w:rPr>
          <w:b/>
          <w:bCs/>
          <w:lang w:val="de-DE"/>
        </w:rPr>
        <w:t>before</w:t>
      </w:r>
      <w:proofErr w:type="spellEnd"/>
      <w:r w:rsidRPr="00F61D20">
        <w:rPr>
          <w:b/>
          <w:bCs/>
          <w:lang w:val="de-DE"/>
        </w:rPr>
        <w:t xml:space="preserve"> </w:t>
      </w:r>
      <w:proofErr w:type="spellStart"/>
      <w:r w:rsidRPr="00F61D20">
        <w:rPr>
          <w:b/>
          <w:bCs/>
          <w:lang w:val="de-DE"/>
        </w:rPr>
        <w:t>noon</w:t>
      </w:r>
      <w:proofErr w:type="spellEnd"/>
      <w:r w:rsidR="008C4DD3">
        <w:rPr>
          <w:rStyle w:val="NormalTok"/>
        </w:rPr>
        <w:br/>
      </w:r>
      <w:r w:rsidR="006C49F5">
        <w:rPr>
          <w:rStyle w:val="NormalTok"/>
        </w:rPr>
        <w:t>1</w:t>
      </w:r>
      <w:r w:rsidR="006C49F5">
        <w:rPr>
          <w:rStyle w:val="NormalTok"/>
          <w:rFonts w:cs="Consolas"/>
        </w:rPr>
        <w:t xml:space="preserve"> </w:t>
      </w:r>
      <w:proofErr w:type="spellStart"/>
      <w:r w:rsidR="007C0A0D" w:rsidRPr="00F36FDB">
        <w:rPr>
          <w:rStyle w:val="NormalTok"/>
          <w:rFonts w:cs="Consolas"/>
        </w:rPr>
        <w:t>dataVEET</w:t>
      </w:r>
      <w:proofErr w:type="spellEnd"/>
      <w:r w:rsidR="007C0A0D" w:rsidRPr="00F36FDB">
        <w:rPr>
          <w:rStyle w:val="NormalTok"/>
          <w:rFonts w:cs="Consolas"/>
        </w:rPr>
        <w:t xml:space="preserve"> </w:t>
      </w:r>
      <w:r w:rsidR="007C0A0D" w:rsidRPr="00F36FDB">
        <w:rPr>
          <w:rStyle w:val="SpecialCharTok"/>
          <w:rFonts w:cs="Consolas"/>
        </w:rPr>
        <w:t>|&gt;</w:t>
      </w:r>
      <w:r w:rsidR="007C0A0D" w:rsidRPr="00F36FDB">
        <w:rPr>
          <w:rStyle w:val="NormalTok"/>
          <w:rFonts w:cs="Consolas"/>
        </w:rPr>
        <w:t xml:space="preserve"> </w:t>
      </w:r>
      <w:r w:rsidR="007C0A0D" w:rsidRPr="00F36FDB">
        <w:rPr>
          <w:rFonts w:cs="Consolas"/>
        </w:rPr>
        <w:br/>
      </w:r>
      <w:r w:rsidR="006C49F5">
        <w:rPr>
          <w:rStyle w:val="NormalTok"/>
        </w:rPr>
        <w:t>2</w:t>
      </w:r>
      <w:r w:rsidR="006C49F5">
        <w:rPr>
          <w:rStyle w:val="NormalTok"/>
          <w:rFonts w:cs="Consolas"/>
        </w:rPr>
        <w:t xml:space="preserve"> </w:t>
      </w:r>
      <w:r w:rsidR="007C0A0D" w:rsidRPr="00F36FDB">
        <w:rPr>
          <w:rStyle w:val="NormalTok"/>
          <w:rFonts w:cs="Consolas"/>
        </w:rPr>
        <w:t xml:space="preserve">  </w:t>
      </w:r>
      <w:proofErr w:type="spellStart"/>
      <w:r w:rsidR="007C0A0D" w:rsidRPr="00F36FDB">
        <w:rPr>
          <w:rStyle w:val="FunctionTok"/>
          <w:rFonts w:cs="Consolas"/>
        </w:rPr>
        <w:t>filter_</w:t>
      </w:r>
      <w:proofErr w:type="gramStart"/>
      <w:r w:rsidR="007C0A0D" w:rsidRPr="00F36FDB">
        <w:rPr>
          <w:rStyle w:val="FunctionTok"/>
          <w:rFonts w:cs="Consolas"/>
        </w:rPr>
        <w:t>Time</w:t>
      </w:r>
      <w:proofErr w:type="spellEnd"/>
      <w:r w:rsidR="007C0A0D" w:rsidRPr="00F36FDB">
        <w:rPr>
          <w:rStyle w:val="NormalTok"/>
          <w:rFonts w:cs="Consolas"/>
        </w:rPr>
        <w:t>(</w:t>
      </w:r>
      <w:proofErr w:type="gramEnd"/>
      <w:r w:rsidR="007C0A0D" w:rsidRPr="00F36FDB">
        <w:rPr>
          <w:rStyle w:val="AttributeTok"/>
          <w:rFonts w:cs="Consolas"/>
        </w:rPr>
        <w:t>start =</w:t>
      </w:r>
      <w:r w:rsidR="007C0A0D" w:rsidRPr="00F36FDB">
        <w:rPr>
          <w:rStyle w:val="NormalTok"/>
          <w:rFonts w:cs="Consolas"/>
        </w:rPr>
        <w:t xml:space="preserve"> </w:t>
      </w:r>
      <w:r w:rsidR="007C0A0D" w:rsidRPr="00F36FDB">
        <w:rPr>
          <w:rStyle w:val="StringTok"/>
          <w:rFonts w:cs="Consolas"/>
        </w:rPr>
        <w:t>"7:00:00"</w:t>
      </w:r>
      <w:r w:rsidR="007C0A0D" w:rsidRPr="00F36FDB">
        <w:rPr>
          <w:rStyle w:val="NormalTok"/>
          <w:rFonts w:cs="Consolas"/>
        </w:rPr>
        <w:t xml:space="preserve">, </w:t>
      </w:r>
      <w:r w:rsidR="007C0A0D" w:rsidRPr="00F36FDB">
        <w:rPr>
          <w:rStyle w:val="AttributeTok"/>
          <w:rFonts w:cs="Consolas"/>
        </w:rPr>
        <w:t>end =</w:t>
      </w:r>
      <w:r w:rsidR="007C0A0D" w:rsidRPr="00F36FDB">
        <w:rPr>
          <w:rStyle w:val="NormalTok"/>
          <w:rFonts w:cs="Consolas"/>
        </w:rPr>
        <w:t xml:space="preserve"> </w:t>
      </w:r>
      <w:r w:rsidR="007C0A0D" w:rsidRPr="00F36FDB">
        <w:rPr>
          <w:rStyle w:val="StringTok"/>
          <w:rFonts w:cs="Consolas"/>
        </w:rPr>
        <w:t>"11:00:00"</w:t>
      </w:r>
      <w:r w:rsidR="007C0A0D" w:rsidRPr="00F36FDB">
        <w:rPr>
          <w:rStyle w:val="NormalTok"/>
          <w:rFonts w:cs="Consolas"/>
        </w:rPr>
        <w:t xml:space="preserve">) </w:t>
      </w:r>
      <w:r w:rsidR="007C0A0D" w:rsidRPr="00F36FDB">
        <w:rPr>
          <w:rStyle w:val="SpecialCharTok"/>
          <w:rFonts w:cs="Consolas"/>
        </w:rPr>
        <w:t>|&gt;</w:t>
      </w:r>
      <w:r w:rsidR="007C0A0D" w:rsidRPr="00F36FDB">
        <w:rPr>
          <w:rStyle w:val="CommentTok"/>
          <w:rFonts w:cs="Consolas"/>
        </w:rPr>
        <w:br/>
      </w:r>
      <w:r w:rsidR="006C49F5">
        <w:rPr>
          <w:rStyle w:val="NormalTok"/>
        </w:rPr>
        <w:t>3</w:t>
      </w:r>
      <w:r w:rsidR="006C49F5">
        <w:rPr>
          <w:rStyle w:val="NormalTok"/>
          <w:rFonts w:cs="Consolas"/>
        </w:rPr>
        <w:t xml:space="preserve"> </w:t>
      </w:r>
      <w:r w:rsidR="007C0A0D" w:rsidRPr="00103545">
        <w:rPr>
          <w:rStyle w:val="NormalTok"/>
          <w:rFonts w:cs="Consolas"/>
        </w:rPr>
        <w:t xml:space="preserve">  </w:t>
      </w:r>
      <w:proofErr w:type="gramStart"/>
      <w:r w:rsidR="007C0A0D" w:rsidRPr="00103545">
        <w:rPr>
          <w:rStyle w:val="FunctionTok"/>
          <w:rFonts w:cs="Consolas"/>
        </w:rPr>
        <w:t>select</w:t>
      </w:r>
      <w:r w:rsidR="007C0A0D" w:rsidRPr="00103545">
        <w:rPr>
          <w:rStyle w:val="NormalTok"/>
          <w:rFonts w:cs="Consolas"/>
        </w:rPr>
        <w:t>(</w:t>
      </w:r>
      <w:r w:rsidR="007C0A0D" w:rsidRPr="00103545">
        <w:rPr>
          <w:rStyle w:val="FunctionTok"/>
          <w:rFonts w:cs="Consolas"/>
        </w:rPr>
        <w:t>c</w:t>
      </w:r>
      <w:r w:rsidR="007C0A0D" w:rsidRPr="00103545">
        <w:rPr>
          <w:rStyle w:val="NormalTok"/>
          <w:rFonts w:cs="Consolas"/>
        </w:rPr>
        <w:t>(</w:t>
      </w:r>
      <w:proofErr w:type="gramEnd"/>
      <w:r w:rsidR="007C0A0D" w:rsidRPr="00103545">
        <w:rPr>
          <w:rStyle w:val="NormalTok"/>
          <w:rFonts w:cs="Consolas"/>
        </w:rPr>
        <w:t xml:space="preserve">Id, Date, short)) </w:t>
      </w:r>
      <w:r w:rsidR="007C0A0D" w:rsidRPr="00103545">
        <w:rPr>
          <w:rStyle w:val="SpecialCharTok"/>
          <w:rFonts w:cs="Consolas"/>
        </w:rPr>
        <w:t>|&gt;</w:t>
      </w:r>
      <w:r w:rsidR="007C0A0D" w:rsidRPr="00103545">
        <w:rPr>
          <w:rFonts w:cs="Consolas"/>
        </w:rPr>
        <w:br/>
      </w:r>
      <w:r w:rsidR="006C49F5">
        <w:rPr>
          <w:rStyle w:val="NormalTok"/>
        </w:rPr>
        <w:t>4</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summarize_</w:t>
      </w:r>
      <w:proofErr w:type="gramStart"/>
      <w:r w:rsidR="007C0A0D" w:rsidRPr="00103545">
        <w:rPr>
          <w:rStyle w:val="FunctionTok"/>
          <w:rFonts w:cs="Consolas"/>
        </w:rPr>
        <w:t>numeric</w:t>
      </w:r>
      <w:proofErr w:type="spellEnd"/>
      <w:r w:rsidR="007C0A0D" w:rsidRPr="00103545">
        <w:rPr>
          <w:rStyle w:val="NormalTok"/>
          <w:rFonts w:cs="Consolas"/>
        </w:rPr>
        <w:t>(</w:t>
      </w:r>
      <w:proofErr w:type="gramEnd"/>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5</w:t>
      </w:r>
      <w:r w:rsidR="006C49F5">
        <w:rPr>
          <w:rStyle w:val="NormalTok"/>
          <w:rFonts w:cs="Consolas"/>
        </w:rPr>
        <w:t xml:space="preserve"> </w:t>
      </w:r>
      <w:r w:rsidR="007C0A0D" w:rsidRPr="00103545">
        <w:rPr>
          <w:rStyle w:val="NormalTok"/>
          <w:rFonts w:cs="Consolas"/>
        </w:rPr>
        <w:t xml:space="preserve">  </w:t>
      </w:r>
      <w:proofErr w:type="spellStart"/>
      <w:proofErr w:type="gramStart"/>
      <w:r w:rsidR="007C0A0D" w:rsidRPr="00103545">
        <w:rPr>
          <w:rStyle w:val="FunctionTok"/>
          <w:rFonts w:cs="Consolas"/>
        </w:rPr>
        <w:t>gt</w:t>
      </w:r>
      <w:proofErr w:type="spellEnd"/>
      <w:r w:rsidR="007C0A0D" w:rsidRPr="00103545">
        <w:rPr>
          <w:rStyle w:val="NormalTok"/>
          <w:rFonts w:cs="Consolas"/>
        </w:rPr>
        <w:t>(</w:t>
      </w:r>
      <w:proofErr w:type="gramEnd"/>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6</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fmt_</w:t>
      </w:r>
      <w:proofErr w:type="gramStart"/>
      <w:r w:rsidR="007C0A0D" w:rsidRPr="00103545">
        <w:rPr>
          <w:rStyle w:val="FunctionTok"/>
          <w:rFonts w:cs="Consolas"/>
        </w:rPr>
        <w:t>number</w:t>
      </w:r>
      <w:proofErr w:type="spellEnd"/>
      <w:r w:rsidR="007C0A0D" w:rsidRPr="00103545">
        <w:rPr>
          <w:rStyle w:val="NormalTok"/>
          <w:rFonts w:cs="Consolas"/>
        </w:rPr>
        <w:t>(</w:t>
      </w:r>
      <w:proofErr w:type="gramEnd"/>
      <w:r w:rsidR="007C0A0D" w:rsidRPr="00103545">
        <w:rPr>
          <w:rStyle w:val="NormalTok"/>
          <w:rFonts w:cs="Consolas"/>
        </w:rPr>
        <w:t xml:space="preserve">short, </w:t>
      </w:r>
      <w:proofErr w:type="spellStart"/>
      <w:r w:rsidR="007C0A0D" w:rsidRPr="00103545">
        <w:rPr>
          <w:rStyle w:val="AttributeTok"/>
          <w:rFonts w:cs="Consolas"/>
        </w:rPr>
        <w:t>scale_by</w:t>
      </w:r>
      <w:proofErr w:type="spellEnd"/>
      <w:r w:rsidR="007C0A0D" w:rsidRPr="00103545">
        <w:rPr>
          <w:rStyle w:val="AttributeTok"/>
          <w:rFonts w:cs="Consolas"/>
        </w:rPr>
        <w:t xml:space="preserve">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7</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cols_</w:t>
      </w:r>
      <w:proofErr w:type="gramStart"/>
      <w:r w:rsidR="007C0A0D" w:rsidRPr="00103545">
        <w:rPr>
          <w:rStyle w:val="FunctionTok"/>
          <w:rFonts w:cs="Consolas"/>
        </w:rPr>
        <w:t>label</w:t>
      </w:r>
      <w:proofErr w:type="spellEnd"/>
      <w:r w:rsidR="007C0A0D" w:rsidRPr="00103545">
        <w:rPr>
          <w:rStyle w:val="NormalTok"/>
          <w:rFonts w:cs="Consolas"/>
        </w:rPr>
        <w:t>(</w:t>
      </w:r>
      <w:proofErr w:type="gramEnd"/>
      <w:r w:rsidR="007C0A0D" w:rsidRPr="00103545">
        <w:rPr>
          <w:rStyle w:val="AttributeTok"/>
          <w:rFonts w:cs="Consolas"/>
        </w:rPr>
        <w:t>short =</w:t>
      </w:r>
      <w:r w:rsidR="007C0A0D" w:rsidRPr="00103545">
        <w:rPr>
          <w:rStyle w:val="NormalTok"/>
          <w:rFonts w:cs="Consolas"/>
        </w:rPr>
        <w:t xml:space="preserve"> </w:t>
      </w:r>
      <w:r w:rsidR="007C0A0D" w:rsidRPr="00103545">
        <w:rPr>
          <w:rStyle w:val="StringTok"/>
          <w:rFonts w:cs="Consolas"/>
        </w:rPr>
        <w:t>"Short-wavelength irradiance (</w:t>
      </w:r>
      <w:proofErr w:type="spellStart"/>
      <w:r w:rsidR="007C0A0D" w:rsidRPr="00103545">
        <w:rPr>
          <w:rStyle w:val="StringTok"/>
          <w:rFonts w:cs="Consolas"/>
        </w:rPr>
        <w:t>mW</w:t>
      </w:r>
      <w:proofErr w:type="spellEnd"/>
      <w:r w:rsidR="007C0A0D" w:rsidRPr="00103545">
        <w:rPr>
          <w:rStyle w:val="StringTok"/>
          <w:rFonts w:cs="Consolas"/>
        </w:rPr>
        <w:t>/m²)"</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8</w:t>
      </w:r>
      <w:r w:rsidR="006C49F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cols_hide</w:t>
      </w:r>
      <w:proofErr w:type="spellEnd"/>
      <w:r w:rsidR="007C0A0D" w:rsidRPr="00103545">
        <w:rPr>
          <w:rStyle w:val="NormalTok"/>
          <w:rFonts w:cs="Consolas"/>
        </w:rPr>
        <w:t>(episodes)</w:t>
      </w:r>
    </w:p>
    <w:bookmarkEnd w:id="896"/>
    <w:p w14:paraId="08FE7951" w14:textId="3E8FEA30" w:rsidR="007C0A0D" w:rsidRDefault="007C0A0D" w:rsidP="0098570A">
      <w:pPr>
        <w:pStyle w:val="DefinitionTerm"/>
        <w:rPr>
          <w:b w:val="0"/>
          <w:bCs/>
        </w:rPr>
      </w:pPr>
      <w:r w:rsidRPr="00C673E9">
        <w:rPr>
          <w:rFonts w:ascii="Arial" w:hAnsi="Arial" w:cs="Arial"/>
        </w:rPr>
        <w:t>Line 2</w:t>
      </w:r>
      <w:r w:rsidR="0098570A">
        <w:rPr>
          <w:rFonts w:ascii="Arial" w:hAnsi="Arial" w:cs="Arial"/>
        </w:rPr>
        <w:t xml:space="preserve"> </w:t>
      </w:r>
      <w:r w:rsidRPr="00C86C21">
        <w:rPr>
          <w:b w:val="0"/>
          <w:bCs/>
        </w:rPr>
        <w:t>Filter data to local 7am–11am</w:t>
      </w:r>
    </w:p>
    <w:p w14:paraId="7365E85A" w14:textId="77777777" w:rsidR="0098570A" w:rsidRPr="0098570A" w:rsidRDefault="0098570A" w:rsidP="0098570A">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276"/>
        <w:gridCol w:w="2268"/>
      </w:tblGrid>
      <w:tr w:rsidR="00B75A9F" w:rsidRPr="00FE298F" w14:paraId="3065C876" w14:textId="77777777" w:rsidTr="0047611C">
        <w:trPr>
          <w:cantSplit/>
          <w:tblHeader/>
          <w:jc w:val="center"/>
        </w:trPr>
        <w:tc>
          <w:tcPr>
            <w:tcW w:w="1276" w:type="dxa"/>
            <w:tcBorders>
              <w:bottom w:val="single" w:sz="4" w:space="0" w:color="auto"/>
            </w:tcBorders>
          </w:tcPr>
          <w:p w14:paraId="2907F72C" w14:textId="77777777" w:rsidR="00B75A9F" w:rsidRPr="00FE298F" w:rsidRDefault="00B75A9F" w:rsidP="0047611C">
            <w:pPr>
              <w:rPr>
                <w:b/>
                <w:bCs/>
              </w:rPr>
            </w:pPr>
            <w:r w:rsidRPr="00FE298F">
              <w:rPr>
                <w:b/>
                <w:bCs/>
              </w:rPr>
              <w:t>Date</w:t>
            </w:r>
          </w:p>
        </w:tc>
        <w:tc>
          <w:tcPr>
            <w:tcW w:w="2268" w:type="dxa"/>
            <w:tcBorders>
              <w:bottom w:val="single" w:sz="4" w:space="0" w:color="auto"/>
            </w:tcBorders>
          </w:tcPr>
          <w:p w14:paraId="31A209FC" w14:textId="77777777" w:rsidR="00B75A9F" w:rsidRPr="00FE298F" w:rsidRDefault="00B75A9F" w:rsidP="0047611C">
            <w:pPr>
              <w:rPr>
                <w:b/>
                <w:bCs/>
              </w:rPr>
            </w:pPr>
            <w:r w:rsidRPr="00FE298F">
              <w:rPr>
                <w:b/>
                <w:bCs/>
              </w:rPr>
              <w:t>Short-wavelength irradiance (</w:t>
            </w:r>
            <w:proofErr w:type="spellStart"/>
            <w:r w:rsidRPr="00FE298F">
              <w:rPr>
                <w:b/>
                <w:bCs/>
              </w:rPr>
              <w:t>mW</w:t>
            </w:r>
            <w:proofErr w:type="spellEnd"/>
            <w:r w:rsidRPr="00FE298F">
              <w:rPr>
                <w:b/>
                <w:bCs/>
              </w:rPr>
              <w:t>/m²)</w:t>
            </w:r>
          </w:p>
        </w:tc>
      </w:tr>
      <w:tr w:rsidR="00B75A9F" w:rsidRPr="00FE298F" w14:paraId="277C9961" w14:textId="77777777" w:rsidTr="0047611C">
        <w:trPr>
          <w:cantSplit/>
          <w:jc w:val="center"/>
        </w:trPr>
        <w:tc>
          <w:tcPr>
            <w:tcW w:w="1276" w:type="dxa"/>
          </w:tcPr>
          <w:p w14:paraId="4BC82E62" w14:textId="77777777" w:rsidR="00B75A9F" w:rsidRPr="00FE298F" w:rsidRDefault="00B75A9F" w:rsidP="0047611C">
            <w:r w:rsidRPr="00FE298F">
              <w:t>2025-06-18</w:t>
            </w:r>
          </w:p>
        </w:tc>
        <w:tc>
          <w:tcPr>
            <w:tcW w:w="2268" w:type="dxa"/>
          </w:tcPr>
          <w:p w14:paraId="59A8456F" w14:textId="77777777" w:rsidR="00B75A9F" w:rsidRPr="00FE298F" w:rsidRDefault="00B75A9F" w:rsidP="0047611C">
            <w:pPr>
              <w:jc w:val="center"/>
            </w:pPr>
            <w:r w:rsidRPr="00FE298F">
              <w:t>5.44</w:t>
            </w:r>
          </w:p>
        </w:tc>
      </w:tr>
      <w:tr w:rsidR="00B75A9F" w:rsidRPr="00FE298F" w14:paraId="5519DE78" w14:textId="77777777" w:rsidTr="0047611C">
        <w:trPr>
          <w:cantSplit/>
          <w:jc w:val="center"/>
        </w:trPr>
        <w:tc>
          <w:tcPr>
            <w:tcW w:w="1276" w:type="dxa"/>
          </w:tcPr>
          <w:p w14:paraId="7214E0D9" w14:textId="77777777" w:rsidR="00B75A9F" w:rsidRPr="00FE298F" w:rsidRDefault="00B75A9F" w:rsidP="0047611C">
            <w:r w:rsidRPr="00FE298F">
              <w:t>2025-06-20</w:t>
            </w:r>
          </w:p>
        </w:tc>
        <w:tc>
          <w:tcPr>
            <w:tcW w:w="2268" w:type="dxa"/>
          </w:tcPr>
          <w:p w14:paraId="2602D108" w14:textId="77777777" w:rsidR="00B75A9F" w:rsidRPr="00FE298F" w:rsidRDefault="00B75A9F" w:rsidP="0047611C">
            <w:pPr>
              <w:jc w:val="center"/>
            </w:pPr>
            <w:r w:rsidRPr="00FE298F">
              <w:t>0.95</w:t>
            </w:r>
          </w:p>
        </w:tc>
      </w:tr>
    </w:tbl>
    <w:p w14:paraId="014EEA2A" w14:textId="01E67DA3" w:rsidR="00103545" w:rsidRPr="00103545" w:rsidRDefault="00B75A9F" w:rsidP="00B75A9F">
      <w:pPr>
        <w:pStyle w:val="ImageCaption"/>
        <w:spacing w:before="200"/>
      </w:pPr>
      <w:r>
        <w:t>Table 19: Average short-wavelength light (400–500 nm) exposure between 7:00 and 11:00 each day</w:t>
      </w:r>
    </w:p>
    <w:p w14:paraId="60BF268C" w14:textId="77777777" w:rsidR="007C0A0D" w:rsidRPr="00C673E9" w:rsidRDefault="007C0A0D" w:rsidP="00103545">
      <w:pPr>
        <w:pStyle w:val="berschrift5"/>
        <w:rPr>
          <w:rFonts w:ascii="Arial" w:hAnsi="Arial" w:cs="Arial"/>
        </w:rPr>
      </w:pPr>
      <w:r w:rsidRPr="00C673E9">
        <w:rPr>
          <w:rFonts w:ascii="Arial" w:hAnsi="Arial" w:cs="Arial"/>
        </w:rPr>
        <w:t>Hourly profile across the day</w:t>
      </w:r>
    </w:p>
    <w:p w14:paraId="2036A985" w14:textId="5FE1CD0A" w:rsidR="007C0A0D" w:rsidRPr="00103545" w:rsidRDefault="007C0A0D" w:rsidP="007C0A0D">
      <w:pPr>
        <w:pStyle w:val="FirstParagraph"/>
      </w:pPr>
      <w:r w:rsidRPr="00103545">
        <w:t xml:space="preserve">To visualize short-wavelength exposure over the course of a day, we aggregate the data into hourly bins. We cut the timeline into 1-hour segments (using local time), compute the mean short-wavelength irradiance in each hour for each day. </w:t>
      </w:r>
      <w:r w:rsidR="00282E6A" w:rsidRPr="00C86C21">
        <w:rPr>
          <w:b/>
          <w:bCs/>
        </w:rPr>
        <w:t>Figure </w:t>
      </w:r>
      <w:r w:rsidR="008068B9">
        <w:rPr>
          <w:b/>
          <w:bCs/>
        </w:rPr>
        <w:t>11</w:t>
      </w:r>
      <w:r w:rsidRPr="00103545">
        <w:t xml:space="preserve"> shows the resulting diurnal profile, with short-wavelength exposure expressed as a fraction of the daily maximum for easier comparison.</w:t>
      </w:r>
    </w:p>
    <w:p w14:paraId="6C1212EE" w14:textId="40A74C62" w:rsidR="007C0A0D" w:rsidRPr="00C86C21" w:rsidRDefault="00F61D20" w:rsidP="00F61D20">
      <w:pPr>
        <w:pStyle w:val="SourceCode"/>
        <w:spacing w:line="240" w:lineRule="auto"/>
        <w:rPr>
          <w:b/>
          <w:bCs/>
          <w:lang w:val="de-DE"/>
        </w:rPr>
      </w:pPr>
      <w:bookmarkStart w:id="897" w:name="annotated-cell-41"/>
      <w:r w:rsidRPr="00F61D20">
        <w:rPr>
          <w:b/>
          <w:bCs/>
          <w:lang w:val="de-DE"/>
        </w:rPr>
        <w:lastRenderedPageBreak/>
        <w:t xml:space="preserve">Plot a </w:t>
      </w:r>
      <w:proofErr w:type="spellStart"/>
      <w:r w:rsidRPr="00F61D20">
        <w:rPr>
          <w:b/>
          <w:bCs/>
          <w:lang w:val="de-DE"/>
        </w:rPr>
        <w:t>diurnal</w:t>
      </w:r>
      <w:proofErr w:type="spellEnd"/>
      <w:r w:rsidRPr="00F61D20">
        <w:rPr>
          <w:b/>
          <w:bCs/>
          <w:lang w:val="de-DE"/>
        </w:rPr>
        <w:t xml:space="preserve"> </w:t>
      </w:r>
      <w:proofErr w:type="spellStart"/>
      <w:r w:rsidRPr="00F61D20">
        <w:rPr>
          <w:b/>
          <w:bCs/>
          <w:lang w:val="de-DE"/>
        </w:rPr>
        <w:t>profile</w:t>
      </w:r>
      <w:proofErr w:type="spellEnd"/>
      <w:r w:rsidR="008C4DD3">
        <w:rPr>
          <w:rStyle w:val="NormalTok"/>
        </w:rPr>
        <w:br/>
      </w:r>
      <w:r w:rsidR="005E4BD5">
        <w:rPr>
          <w:rStyle w:val="NormalTok"/>
        </w:rPr>
        <w:t>1</w:t>
      </w:r>
      <w:r w:rsidR="00B31C06">
        <w:rPr>
          <w:rStyle w:val="NormalTok"/>
        </w:rPr>
        <w:t xml:space="preserve"> </w:t>
      </w:r>
      <w:r w:rsidR="005E4BD5">
        <w:rPr>
          <w:rStyle w:val="NormalTok"/>
          <w:rFonts w:cs="Consolas"/>
        </w:rPr>
        <w:t xml:space="preserve"> </w:t>
      </w:r>
      <w:proofErr w:type="spellStart"/>
      <w:r w:rsidR="007C0A0D" w:rsidRPr="00103545">
        <w:rPr>
          <w:rStyle w:val="NormalTok"/>
          <w:rFonts w:cs="Consolas"/>
        </w:rPr>
        <w:t>dataVEETtime</w:t>
      </w:r>
      <w:proofErr w:type="spellEnd"/>
      <w:r w:rsidR="007C0A0D" w:rsidRPr="00103545">
        <w:rPr>
          <w:rStyle w:val="NormalTok"/>
          <w:rFonts w:cs="Consolas"/>
        </w:rPr>
        <w:t xml:space="preserve"> </w:t>
      </w:r>
      <w:r w:rsidR="007C0A0D" w:rsidRPr="00103545">
        <w:rPr>
          <w:rStyle w:val="OtherTok"/>
          <w:rFonts w:cs="Consolas"/>
        </w:rPr>
        <w:t>&lt;-</w:t>
      </w:r>
      <w:r w:rsidR="007C0A0D" w:rsidRPr="00103545">
        <w:rPr>
          <w:rStyle w:val="NormalTok"/>
          <w:rFonts w:cs="Consolas"/>
        </w:rPr>
        <w:t xml:space="preserve"> </w:t>
      </w:r>
      <w:proofErr w:type="spellStart"/>
      <w:r w:rsidR="007C0A0D" w:rsidRPr="00103545">
        <w:rPr>
          <w:rStyle w:val="NormalTok"/>
          <w:rFonts w:cs="Consolas"/>
        </w:rPr>
        <w:t>dataVEET</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 xml:space="preserve">2 </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cut_Datetime</w:t>
      </w:r>
      <w:proofErr w:type="spellEnd"/>
      <w:r w:rsidR="007C0A0D" w:rsidRPr="00103545">
        <w:rPr>
          <w:rStyle w:val="NormalTok"/>
          <w:rFonts w:cs="Consolas"/>
        </w:rPr>
        <w:t>(</w:t>
      </w:r>
      <w:r w:rsidR="007C0A0D" w:rsidRPr="00103545">
        <w:rPr>
          <w:rStyle w:val="AttributeTok"/>
          <w:rFonts w:cs="Consolas"/>
        </w:rPr>
        <w:t>unit =</w:t>
      </w:r>
      <w:r w:rsidR="007C0A0D" w:rsidRPr="00103545">
        <w:rPr>
          <w:rStyle w:val="NormalTok"/>
          <w:rFonts w:cs="Consolas"/>
        </w:rPr>
        <w:t xml:space="preserve"> </w:t>
      </w:r>
      <w:r w:rsidR="007C0A0D" w:rsidRPr="00103545">
        <w:rPr>
          <w:rStyle w:val="StringTok"/>
          <w:rFonts w:cs="Consolas"/>
        </w:rPr>
        <w:t>"1 hour"</w:t>
      </w:r>
      <w:r w:rsidR="007C0A0D" w:rsidRPr="00103545">
        <w:rPr>
          <w:rStyle w:val="NormalTok"/>
          <w:rFonts w:cs="Consolas"/>
        </w:rPr>
        <w:t xml:space="preserve">, </w:t>
      </w:r>
      <w:r w:rsidR="007C0A0D" w:rsidRPr="00103545">
        <w:rPr>
          <w:rStyle w:val="AttributeTok"/>
          <w:rFonts w:cs="Consolas"/>
        </w:rPr>
        <w:t>type =</w:t>
      </w:r>
      <w:r w:rsidR="007C0A0D" w:rsidRPr="00103545">
        <w:rPr>
          <w:rStyle w:val="NormalTok"/>
          <w:rFonts w:cs="Consolas"/>
        </w:rPr>
        <w:t xml:space="preserve"> </w:t>
      </w:r>
      <w:r w:rsidR="007C0A0D" w:rsidRPr="00103545">
        <w:rPr>
          <w:rStyle w:val="StringTok"/>
          <w:rFonts w:cs="Consolas"/>
        </w:rPr>
        <w:t>"floor"</w:t>
      </w:r>
      <w:r w:rsidR="007C0A0D" w:rsidRPr="00103545">
        <w:rPr>
          <w:rStyle w:val="NormalTok"/>
          <w:rFonts w:cs="Consolas"/>
        </w:rPr>
        <w:t xml:space="preserve">, </w:t>
      </w:r>
      <w:proofErr w:type="spellStart"/>
      <w:r w:rsidR="007C0A0D" w:rsidRPr="00103545">
        <w:rPr>
          <w:rStyle w:val="AttributeTok"/>
          <w:rFonts w:cs="Consolas"/>
        </w:rPr>
        <w:t>group_by</w:t>
      </w:r>
      <w:proofErr w:type="spellEnd"/>
      <w:r w:rsidR="007C0A0D" w:rsidRPr="00103545">
        <w:rPr>
          <w:rStyle w:val="AttributeTok"/>
          <w:rFonts w:cs="Consolas"/>
        </w:rPr>
        <w:t xml:space="preserve">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3</w:t>
      </w:r>
      <w:r w:rsidR="005E4BD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Datetime)) </w:t>
      </w:r>
      <w:r w:rsidR="007C0A0D" w:rsidRPr="00103545">
        <w:rPr>
          <w:rStyle w:val="SpecialCharTok"/>
          <w:rFonts w:cs="Consolas"/>
        </w:rPr>
        <w:t>|&gt;</w:t>
      </w:r>
      <w:r w:rsidR="007C0A0D" w:rsidRPr="00103545">
        <w:rPr>
          <w:rFonts w:cs="Consolas"/>
        </w:rPr>
        <w:br/>
      </w:r>
      <w:r w:rsidR="00B31C06">
        <w:rPr>
          <w:rStyle w:val="NormalTok"/>
        </w:rPr>
        <w:t>4</w:t>
      </w:r>
      <w:r w:rsidR="005E4BD5">
        <w:rPr>
          <w:rStyle w:val="NormalTok"/>
          <w:rFonts w:cs="Consolas"/>
        </w:rPr>
        <w:t xml:space="preserve"> </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summarize_numeric</w:t>
      </w:r>
      <w:proofErr w:type="spellEnd"/>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31C06">
        <w:rPr>
          <w:rStyle w:val="NormalTok"/>
        </w:rPr>
        <w:t xml:space="preserve">5 </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add_Time_col</w:t>
      </w:r>
      <w:proofErr w:type="spellEnd"/>
      <w:r w:rsidR="007C0A0D" w:rsidRPr="00103545">
        <w:rPr>
          <w:rStyle w:val="NormalTok"/>
          <w:rFonts w:cs="Consolas"/>
        </w:rPr>
        <w:t>(</w:t>
      </w:r>
      <w:proofErr w:type="spellStart"/>
      <w:r w:rsidR="007C0A0D" w:rsidRPr="00103545">
        <w:rPr>
          <w:rStyle w:val="NormalTok"/>
          <w:rFonts w:cs="Consolas"/>
        </w:rPr>
        <w:t>Datetime.rounded</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6</w:t>
      </w:r>
      <w:r w:rsidR="005E4BD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mutate</w:t>
      </w:r>
      <w:r w:rsidR="007C0A0D" w:rsidRPr="00103545">
        <w:rPr>
          <w:rStyle w:val="NormalTok"/>
          <w:rFonts w:cs="Consolas"/>
        </w:rPr>
        <w:t>(</w:t>
      </w:r>
      <w:proofErr w:type="spellStart"/>
      <w:r w:rsidR="007C0A0D" w:rsidRPr="00103545">
        <w:rPr>
          <w:rStyle w:val="AttributeTok"/>
          <w:rFonts w:cs="Consolas"/>
        </w:rPr>
        <w:t>rel_short</w:t>
      </w:r>
      <w:proofErr w:type="spellEnd"/>
      <w:r w:rsidR="007C0A0D" w:rsidRPr="00103545">
        <w:rPr>
          <w:rStyle w:val="AttributeTok"/>
          <w:rFonts w:cs="Consolas"/>
        </w:rPr>
        <w:t xml:space="preserve"> =</w:t>
      </w:r>
      <w:r w:rsidR="007C0A0D" w:rsidRPr="00103545">
        <w:rPr>
          <w:rStyle w:val="NormalTok"/>
          <w:rFonts w:cs="Consolas"/>
        </w:rPr>
        <w:t xml:space="preserve"> short </w:t>
      </w:r>
      <w:r w:rsidR="007C0A0D" w:rsidRPr="00103545">
        <w:rPr>
          <w:rStyle w:val="SpecialCharTok"/>
          <w:rFonts w:cs="Consolas"/>
        </w:rPr>
        <w:t>/</w:t>
      </w:r>
      <w:r w:rsidR="007C0A0D" w:rsidRPr="00103545">
        <w:rPr>
          <w:rStyle w:val="NormalTok"/>
          <w:rFonts w:cs="Consolas"/>
        </w:rPr>
        <w:t xml:space="preserve"> </w:t>
      </w:r>
      <w:r w:rsidR="007C0A0D" w:rsidRPr="00103545">
        <w:rPr>
          <w:rStyle w:val="FunctionTok"/>
          <w:rFonts w:cs="Consolas"/>
        </w:rPr>
        <w:t>max</w:t>
      </w:r>
      <w:r w:rsidR="007C0A0D" w:rsidRPr="00103545">
        <w:rPr>
          <w:rStyle w:val="NormalTok"/>
          <w:rFonts w:cs="Consolas"/>
        </w:rPr>
        <w:t>(short))</w:t>
      </w:r>
      <w:r w:rsidR="007C0A0D" w:rsidRPr="00103545">
        <w:rPr>
          <w:rFonts w:cs="Consolas"/>
        </w:rPr>
        <w:br/>
      </w:r>
      <w:r w:rsidR="00B31C06">
        <w:rPr>
          <w:rStyle w:val="NormalTok"/>
        </w:rPr>
        <w:t>7</w:t>
      </w:r>
      <w:r w:rsidR="007C0A0D" w:rsidRPr="00103545">
        <w:rPr>
          <w:rFonts w:cs="Consolas"/>
        </w:rPr>
        <w:br/>
      </w:r>
      <w:r w:rsidR="00B31C06">
        <w:rPr>
          <w:rStyle w:val="NormalTok"/>
        </w:rPr>
        <w:t xml:space="preserve">8 </w:t>
      </w:r>
      <w:r w:rsidR="005E4BD5">
        <w:rPr>
          <w:rStyle w:val="NormalTok"/>
          <w:rFonts w:cs="Consolas"/>
        </w:rPr>
        <w:t xml:space="preserve"> </w:t>
      </w:r>
      <w:proofErr w:type="spellStart"/>
      <w:r w:rsidR="007C0A0D" w:rsidRPr="00103545">
        <w:rPr>
          <w:rStyle w:val="NormalTok"/>
          <w:rFonts w:cs="Consolas"/>
        </w:rPr>
        <w:t>dataVEETtime</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 xml:space="preserve">9 </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ggplot</w:t>
      </w:r>
      <w:proofErr w:type="spellEnd"/>
      <w:r w:rsidR="007C0A0D" w:rsidRPr="00103545">
        <w:rPr>
          <w:rStyle w:val="NormalTok"/>
          <w:rFonts w:cs="Consolas"/>
        </w:rPr>
        <w:t>(</w:t>
      </w:r>
      <w:proofErr w:type="spellStart"/>
      <w:r w:rsidR="007C0A0D" w:rsidRPr="00103545">
        <w:rPr>
          <w:rStyle w:val="FunctionTok"/>
          <w:rFonts w:cs="Consolas"/>
        </w:rPr>
        <w:t>aes</w:t>
      </w:r>
      <w:proofErr w:type="spellEnd"/>
      <w:r w:rsidR="007C0A0D" w:rsidRPr="00103545">
        <w:rPr>
          <w:rStyle w:val="NormalTok"/>
          <w:rFonts w:cs="Consolas"/>
        </w:rPr>
        <w:t>(</w:t>
      </w:r>
      <w:r w:rsidR="007C0A0D" w:rsidRPr="00103545">
        <w:rPr>
          <w:rStyle w:val="AttributeTok"/>
          <w:rFonts w:cs="Consolas"/>
        </w:rPr>
        <w:t>x=</w:t>
      </w:r>
      <w:r w:rsidR="007C0A0D" w:rsidRPr="00103545">
        <w:rPr>
          <w:rStyle w:val="NormalTok"/>
          <w:rFonts w:cs="Consolas"/>
        </w:rPr>
        <w:t xml:space="preserve">Time, </w:t>
      </w:r>
      <w:r w:rsidR="007C0A0D" w:rsidRPr="00103545">
        <w:rPr>
          <w:rStyle w:val="AttributeTok"/>
          <w:rFonts w:cs="Consolas"/>
        </w:rPr>
        <w:t>y =</w:t>
      </w:r>
      <w:r w:rsidR="007C0A0D" w:rsidRPr="00103545">
        <w:rPr>
          <w:rStyle w:val="NormalTok"/>
          <w:rFonts w:cs="Consolas"/>
        </w:rPr>
        <w:t xml:space="preserve"> </w:t>
      </w:r>
      <w:proofErr w:type="spellStart"/>
      <w:r w:rsidR="007C0A0D" w:rsidRPr="00103545">
        <w:rPr>
          <w:rStyle w:val="NormalTok"/>
          <w:rFonts w:cs="Consolas"/>
        </w:rPr>
        <w:t>rel_short</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 xml:space="preserve">0 </w:t>
      </w:r>
      <w:r w:rsidR="007C0A0D" w:rsidRPr="00103545">
        <w:rPr>
          <w:rStyle w:val="NormalTok"/>
          <w:rFonts w:cs="Consolas"/>
        </w:rPr>
        <w:t xml:space="preserve">  </w:t>
      </w:r>
      <w:proofErr w:type="spellStart"/>
      <w:r w:rsidR="007C0A0D" w:rsidRPr="00103545">
        <w:rPr>
          <w:rStyle w:val="FunctionTok"/>
          <w:rFonts w:cs="Consolas"/>
        </w:rPr>
        <w:t>geom_col</w:t>
      </w:r>
      <w:proofErr w:type="spellEnd"/>
      <w:r w:rsidR="007C0A0D" w:rsidRPr="00103545">
        <w:rPr>
          <w:rStyle w:val="NormalTok"/>
          <w:rFonts w:cs="Consolas"/>
        </w:rPr>
        <w:t>(</w:t>
      </w:r>
      <w:proofErr w:type="spellStart"/>
      <w:r w:rsidR="007C0A0D" w:rsidRPr="00103545">
        <w:rPr>
          <w:rStyle w:val="FunctionTok"/>
          <w:rFonts w:cs="Consolas"/>
        </w:rPr>
        <w:t>aes</w:t>
      </w:r>
      <w:proofErr w:type="spellEnd"/>
      <w:r w:rsidR="007C0A0D" w:rsidRPr="00103545">
        <w:rPr>
          <w:rStyle w:val="NormalTok"/>
          <w:rFonts w:cs="Consolas"/>
        </w:rPr>
        <w:t>(</w:t>
      </w:r>
      <w:r w:rsidR="007C0A0D" w:rsidRPr="00103545">
        <w:rPr>
          <w:rStyle w:val="AttributeTok"/>
          <w:rFonts w:cs="Consolas"/>
        </w:rPr>
        <w:t>fill =</w:t>
      </w:r>
      <w:r w:rsidR="007C0A0D" w:rsidRPr="00103545">
        <w:rPr>
          <w:rStyle w:val="NormalTok"/>
          <w:rFonts w:cs="Consolas"/>
        </w:rPr>
        <w:t xml:space="preserve"> </w:t>
      </w:r>
      <w:r w:rsidR="007C0A0D" w:rsidRPr="00103545">
        <w:rPr>
          <w:rStyle w:val="FunctionTok"/>
          <w:rFonts w:cs="Consolas"/>
        </w:rPr>
        <w:t>factor</w:t>
      </w:r>
      <w:r w:rsidR="007C0A0D" w:rsidRPr="00103545">
        <w:rPr>
          <w:rStyle w:val="NormalTok"/>
          <w:rFonts w:cs="Consolas"/>
        </w:rPr>
        <w:t xml:space="preserve">(Date)), </w:t>
      </w:r>
      <w:r w:rsidR="007C0A0D" w:rsidRPr="00103545">
        <w:rPr>
          <w:rStyle w:val="AttributeTok"/>
          <w:rFonts w:cs="Consolas"/>
        </w:rPr>
        <w:t>position =</w:t>
      </w:r>
      <w:r w:rsidR="007C0A0D" w:rsidRPr="00103545">
        <w:rPr>
          <w:rStyle w:val="NormalTok"/>
          <w:rFonts w:cs="Consolas"/>
        </w:rPr>
        <w:t xml:space="preserve"> </w:t>
      </w:r>
      <w:r w:rsidR="007C0A0D" w:rsidRPr="00103545">
        <w:rPr>
          <w:rStyle w:val="StringTok"/>
          <w:rFonts w:cs="Consolas"/>
        </w:rPr>
        <w:t>"dodge"</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1</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proofErr w:type="spellStart"/>
      <w:r w:rsidR="007C0A0D" w:rsidRPr="00103545">
        <w:rPr>
          <w:rStyle w:val="NormalTok"/>
          <w:rFonts w:cs="Consolas"/>
        </w:rPr>
        <w:t>ggsci</w:t>
      </w:r>
      <w:proofErr w:type="spellEnd"/>
      <w:r w:rsidR="007C0A0D" w:rsidRPr="00103545">
        <w:rPr>
          <w:rStyle w:val="SpecialCharTok"/>
          <w:rFonts w:cs="Consolas"/>
        </w:rPr>
        <w:t>::</w:t>
      </w:r>
      <w:proofErr w:type="spellStart"/>
      <w:r w:rsidR="007C0A0D" w:rsidRPr="00103545">
        <w:rPr>
          <w:rStyle w:val="FunctionTok"/>
          <w:rFonts w:cs="Consolas"/>
        </w:rPr>
        <w:t>scale_fill_jco</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Pr>
        <w:t>2</w:t>
      </w:r>
      <w:r w:rsidR="005E4BD5">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theme_minimal</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 xml:space="preserve">3 </w:t>
      </w:r>
      <w:r w:rsidR="007C0A0D" w:rsidRPr="00103545">
        <w:rPr>
          <w:rStyle w:val="NormalTok"/>
          <w:rFonts w:cs="Consolas"/>
        </w:rPr>
        <w:t xml:space="preserve">  </w:t>
      </w:r>
      <w:r w:rsidR="007C0A0D" w:rsidRPr="00103545">
        <w:rPr>
          <w:rStyle w:val="FunctionTok"/>
          <w:rFonts w:cs="Consolas"/>
        </w:rPr>
        <w:t>labs</w:t>
      </w:r>
      <w:r w:rsidR="007C0A0D" w:rsidRPr="00103545">
        <w:rPr>
          <w:rStyle w:val="NormalTok"/>
          <w:rFonts w:cs="Consolas"/>
        </w:rPr>
        <w:t>(</w:t>
      </w:r>
      <w:r w:rsidR="007C0A0D" w:rsidRPr="00103545">
        <w:rPr>
          <w:rStyle w:val="AttributeTok"/>
          <w:rFonts w:cs="Consolas"/>
        </w:rPr>
        <w:t>y =</w:t>
      </w:r>
      <w:r w:rsidR="007C0A0D" w:rsidRPr="00103545">
        <w:rPr>
          <w:rStyle w:val="NormalTok"/>
          <w:rFonts w:cs="Consolas"/>
        </w:rPr>
        <w:t xml:space="preserve"> </w:t>
      </w:r>
      <w:r w:rsidR="007C0A0D" w:rsidRPr="00103545">
        <w:rPr>
          <w:rStyle w:val="StringTok"/>
          <w:rFonts w:cs="Consolas"/>
        </w:rPr>
        <w:t>"Normalized short-wavelength irradiance"</w:t>
      </w:r>
      <w:r w:rsidR="007C0A0D" w:rsidRPr="00103545">
        <w:rPr>
          <w:rStyle w:val="NormalTok"/>
          <w:rFonts w:cs="Consolas"/>
        </w:rPr>
        <w:t xml:space="preserve">, </w:t>
      </w:r>
      <w:r w:rsidR="007C0A0D" w:rsidRPr="00103545">
        <w:rPr>
          <w:rFonts w:cs="Consolas"/>
        </w:rPr>
        <w:br/>
      </w:r>
      <w:r w:rsidR="005E4BD5">
        <w:rPr>
          <w:rStyle w:val="NormalTok"/>
        </w:rPr>
        <w:t>1</w:t>
      </w:r>
      <w:r w:rsidR="00B31C06">
        <w:rPr>
          <w:rStyle w:val="NormalTok"/>
          <w:rFonts w:cs="Consolas"/>
        </w:rPr>
        <w:t>4</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x =</w:t>
      </w:r>
      <w:r w:rsidR="007C0A0D" w:rsidRPr="00103545">
        <w:rPr>
          <w:rStyle w:val="NormalTok"/>
          <w:rFonts w:cs="Consolas"/>
        </w:rPr>
        <w:t xml:space="preserve"> </w:t>
      </w:r>
      <w:r w:rsidR="007C0A0D" w:rsidRPr="00103545">
        <w:rPr>
          <w:rStyle w:val="StringTok"/>
          <w:rFonts w:cs="Consolas"/>
        </w:rPr>
        <w:t>"Local time (HH:MM)"</w:t>
      </w:r>
      <w:r w:rsidR="007C0A0D" w:rsidRPr="00103545">
        <w:rPr>
          <w:rStyle w:val="NormalTok"/>
          <w:rFonts w:cs="Consolas"/>
        </w:rPr>
        <w:t>,</w:t>
      </w:r>
      <w:r w:rsidR="007C0A0D" w:rsidRPr="00103545">
        <w:rPr>
          <w:rFonts w:cs="Consolas"/>
        </w:rPr>
        <w:br/>
      </w:r>
      <w:r w:rsidR="00B31C06">
        <w:rPr>
          <w:rStyle w:val="NormalTok"/>
        </w:rPr>
        <w:t>1</w:t>
      </w:r>
      <w:r w:rsidR="00B31C06">
        <w:rPr>
          <w:rStyle w:val="NormalTok"/>
          <w:rFonts w:cs="Consolas"/>
        </w:rPr>
        <w:t>5</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fill =</w:t>
      </w:r>
      <w:r w:rsidR="007C0A0D" w:rsidRPr="00103545">
        <w:rPr>
          <w:rStyle w:val="NormalTok"/>
          <w:rFonts w:cs="Consolas"/>
        </w:rPr>
        <w:t xml:space="preserve"> </w:t>
      </w:r>
      <w:r w:rsidR="007C0A0D" w:rsidRPr="00103545">
        <w:rPr>
          <w:rStyle w:val="StringTok"/>
          <w:rFonts w:cs="Consolas"/>
        </w:rPr>
        <w:t>"Date"</w:t>
      </w:r>
      <w:r w:rsidR="007C0A0D" w:rsidRPr="00103545">
        <w:rPr>
          <w:rStyle w:val="NormalTok"/>
          <w:rFonts w:cs="Consolas"/>
        </w:rPr>
        <w:t xml:space="preserve">) </w:t>
      </w:r>
      <w:r w:rsidR="007C0A0D" w:rsidRPr="00103545">
        <w:rPr>
          <w:rStyle w:val="SpecialCharTok"/>
          <w:rFonts w:cs="Consolas"/>
        </w:rPr>
        <w:t>+</w:t>
      </w:r>
      <w:r w:rsidR="007C0A0D" w:rsidRPr="00103545">
        <w:rPr>
          <w:rStyle w:val="NormalTok"/>
          <w:rFonts w:cs="Consolas"/>
        </w:rPr>
        <w:t xml:space="preserve"> </w:t>
      </w:r>
      <w:r w:rsidR="007C0A0D" w:rsidRPr="00103545">
        <w:rPr>
          <w:rFonts w:cs="Consolas"/>
        </w:rPr>
        <w:br/>
      </w:r>
      <w:r w:rsidR="005E4BD5">
        <w:rPr>
          <w:rStyle w:val="NormalTok"/>
        </w:rPr>
        <w:t>1</w:t>
      </w:r>
      <w:r w:rsidR="00B31C06">
        <w:rPr>
          <w:rStyle w:val="NormalTok"/>
          <w:rFonts w:cs="Consolas"/>
        </w:rPr>
        <w:t xml:space="preserve">6 </w:t>
      </w:r>
      <w:r w:rsidR="007C0A0D" w:rsidRPr="00103545">
        <w:rPr>
          <w:rStyle w:val="NormalTok"/>
          <w:rFonts w:cs="Consolas"/>
        </w:rPr>
        <w:t xml:space="preserve">  </w:t>
      </w:r>
      <w:proofErr w:type="spellStart"/>
      <w:r w:rsidR="007C0A0D" w:rsidRPr="00103545">
        <w:rPr>
          <w:rStyle w:val="FunctionTok"/>
          <w:rFonts w:cs="Consolas"/>
        </w:rPr>
        <w:t>scale_y_continuous</w:t>
      </w:r>
      <w:proofErr w:type="spellEnd"/>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proofErr w:type="spellStart"/>
      <w:r w:rsidR="007C0A0D" w:rsidRPr="00103545">
        <w:rPr>
          <w:rStyle w:val="FunctionTok"/>
          <w:rFonts w:cs="Consolas"/>
        </w:rPr>
        <w:t>label_percent</w:t>
      </w:r>
      <w:proofErr w:type="spellEnd"/>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7</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scale_x_time</w:t>
      </w:r>
      <w:proofErr w:type="spellEnd"/>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proofErr w:type="spellStart"/>
      <w:r w:rsidR="007C0A0D" w:rsidRPr="00103545">
        <w:rPr>
          <w:rStyle w:val="FunctionTok"/>
          <w:rFonts w:cs="Consolas"/>
        </w:rPr>
        <w:t>label_time</w:t>
      </w:r>
      <w:proofErr w:type="spellEnd"/>
      <w:r w:rsidR="007C0A0D" w:rsidRPr="00103545">
        <w:rPr>
          <w:rStyle w:val="NormalTok"/>
          <w:rFonts w:cs="Consolas"/>
        </w:rPr>
        <w:t>(</w:t>
      </w:r>
      <w:r w:rsidR="007C0A0D" w:rsidRPr="00103545">
        <w:rPr>
          <w:rStyle w:val="AttributeTok"/>
          <w:rFonts w:cs="Consolas"/>
        </w:rPr>
        <w:t>format =</w:t>
      </w:r>
      <w:r w:rsidR="007C0A0D" w:rsidRPr="00103545">
        <w:rPr>
          <w:rStyle w:val="NormalTok"/>
          <w:rFonts w:cs="Consolas"/>
        </w:rPr>
        <w:t xml:space="preserve"> </w:t>
      </w:r>
      <w:r w:rsidR="007C0A0D" w:rsidRPr="00103545">
        <w:rPr>
          <w:rStyle w:val="StringTok"/>
          <w:rFonts w:cs="Consolas"/>
        </w:rPr>
        <w:t>"%H:%M"</w:t>
      </w:r>
      <w:r w:rsidR="007C0A0D" w:rsidRPr="00103545">
        <w:rPr>
          <w:rStyle w:val="NormalTok"/>
          <w:rFonts w:cs="Consolas"/>
        </w:rPr>
        <w:t>))</w:t>
      </w:r>
    </w:p>
    <w:bookmarkEnd w:id="897"/>
    <w:p w14:paraId="7AE9F272" w14:textId="6D2A1567" w:rsidR="00F9173B" w:rsidRPr="005A2EDF" w:rsidRDefault="007C0A0D" w:rsidP="00C86C21">
      <w:pPr>
        <w:pStyle w:val="DefinitionTerm"/>
        <w:rPr>
          <w:rFonts w:ascii="Arial" w:hAnsi="Arial" w:cs="Arial"/>
          <w:bCs/>
        </w:rPr>
      </w:pPr>
      <w:r w:rsidRPr="00F9173B">
        <w:rPr>
          <w:rFonts w:ascii="Arial" w:hAnsi="Arial" w:cs="Arial"/>
        </w:rPr>
        <w:t>Line 1</w:t>
      </w:r>
      <w:r w:rsidR="0098570A" w:rsidRPr="00C272DD">
        <w:rPr>
          <w:rFonts w:ascii="Arial" w:hAnsi="Arial" w:cs="Arial"/>
        </w:rPr>
        <w:t xml:space="preserve"> </w:t>
      </w:r>
      <w:r w:rsidRPr="00C86C21">
        <w:rPr>
          <w:rFonts w:ascii="Arial" w:hAnsi="Arial" w:cs="Arial"/>
          <w:b w:val="0"/>
          <w:bCs/>
        </w:rPr>
        <w:t>Prepare hourly binned data</w:t>
      </w:r>
    </w:p>
    <w:p w14:paraId="5854AA1A" w14:textId="77777777" w:rsidR="00F9173B" w:rsidRPr="0047611C" w:rsidRDefault="00F9173B" w:rsidP="00F9173B">
      <w:pPr>
        <w:pStyle w:val="DefinitionTerm"/>
        <w:rPr>
          <w:b w:val="0"/>
          <w:bCs/>
        </w:rPr>
      </w:pPr>
      <w:r w:rsidRPr="00C673E9">
        <w:rPr>
          <w:rFonts w:ascii="Arial" w:hAnsi="Arial" w:cs="Arial"/>
        </w:rPr>
        <w:t>Line 2</w:t>
      </w:r>
      <w:r>
        <w:rPr>
          <w:rFonts w:ascii="Arial" w:hAnsi="Arial" w:cs="Arial"/>
        </w:rPr>
        <w:t xml:space="preserve"> </w:t>
      </w:r>
      <w:r w:rsidRPr="0047611C">
        <w:rPr>
          <w:b w:val="0"/>
          <w:bCs/>
        </w:rPr>
        <w:t>Bin timestamps by hour</w:t>
      </w:r>
    </w:p>
    <w:p w14:paraId="430E9EBB" w14:textId="77777777" w:rsidR="00F9173B" w:rsidRPr="0047611C" w:rsidRDefault="00F9173B" w:rsidP="00F9173B">
      <w:pPr>
        <w:pStyle w:val="DefinitionTerm"/>
        <w:rPr>
          <w:b w:val="0"/>
          <w:bCs/>
        </w:rPr>
      </w:pPr>
      <w:r w:rsidRPr="00C673E9">
        <w:rPr>
          <w:rFonts w:ascii="Arial" w:hAnsi="Arial" w:cs="Arial"/>
        </w:rPr>
        <w:t>Line 5</w:t>
      </w:r>
      <w:r>
        <w:rPr>
          <w:rFonts w:ascii="Arial" w:hAnsi="Arial" w:cs="Arial"/>
        </w:rPr>
        <w:t xml:space="preserve"> </w:t>
      </w:r>
      <w:r w:rsidRPr="0047611C">
        <w:rPr>
          <w:b w:val="0"/>
          <w:bCs/>
        </w:rPr>
        <w:t>Add a Time column (hour of day)</w:t>
      </w:r>
    </w:p>
    <w:p w14:paraId="22EC4C5E" w14:textId="5A482ECF" w:rsidR="00F9173B" w:rsidRDefault="00F9173B" w:rsidP="00F9173B">
      <w:pPr>
        <w:pStyle w:val="DefinitionTerm"/>
        <w:rPr>
          <w:b w:val="0"/>
          <w:bCs/>
        </w:rPr>
      </w:pPr>
      <w:r w:rsidRPr="00C673E9">
        <w:rPr>
          <w:rFonts w:ascii="Arial" w:hAnsi="Arial" w:cs="Arial"/>
        </w:rPr>
        <w:t>Line 8</w:t>
      </w:r>
      <w:r w:rsidR="00592A7A">
        <w:rPr>
          <w:rFonts w:ascii="Arial" w:hAnsi="Arial" w:cs="Arial"/>
        </w:rPr>
        <w:t>-17</w:t>
      </w:r>
      <w:r>
        <w:rPr>
          <w:rFonts w:ascii="Arial" w:hAnsi="Arial" w:cs="Arial"/>
        </w:rPr>
        <w:t xml:space="preserve"> </w:t>
      </w:r>
      <w:r w:rsidRPr="0047611C">
        <w:rPr>
          <w:b w:val="0"/>
          <w:bCs/>
        </w:rPr>
        <w:t>Creating the plot</w:t>
      </w:r>
    </w:p>
    <w:p w14:paraId="4E9CED4F" w14:textId="77777777" w:rsidR="00F9173B" w:rsidRDefault="00F9173B" w:rsidP="00103545">
      <w:pPr>
        <w:pStyle w:val="Textkrper"/>
        <w:spacing w:after="0"/>
        <w:rPr>
          <w:rFonts w:ascii="Arial" w:hAnsi="Arial"/>
          <w:bCs/>
        </w:rPr>
      </w:pPr>
    </w:p>
    <w:p w14:paraId="20550A25" w14:textId="2678949C" w:rsidR="00784D43" w:rsidRPr="00F9173B" w:rsidRDefault="006B2402" w:rsidP="00103545">
      <w:pPr>
        <w:pStyle w:val="Textkrper"/>
        <w:spacing w:after="0"/>
        <w:rPr>
          <w:bCs/>
        </w:rPr>
      </w:pPr>
      <w:r w:rsidRPr="00F9173B">
        <w:rPr>
          <w:bCs/>
          <w:noProof/>
        </w:rPr>
        <w:drawing>
          <wp:inline distT="0" distB="0" distL="0" distR="0" wp14:anchorId="66CE12ED" wp14:editId="6001A9B2">
            <wp:extent cx="4572000" cy="3657600"/>
            <wp:effectExtent l="0" t="0" r="0" b="0"/>
            <wp:docPr id="25260489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4899" name="Grafik 1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572000" cy="3657600"/>
                    </a:xfrm>
                    <a:prstGeom prst="rect">
                      <a:avLst/>
                    </a:prstGeom>
                  </pic:spPr>
                </pic:pic>
              </a:graphicData>
            </a:graphic>
          </wp:inline>
        </w:drawing>
      </w:r>
    </w:p>
    <w:p w14:paraId="7972F944" w14:textId="02840D67" w:rsidR="00BF057A" w:rsidRPr="00E20337" w:rsidRDefault="00BF057A" w:rsidP="00103545">
      <w:pPr>
        <w:pStyle w:val="Textkrper"/>
        <w:spacing w:after="0"/>
        <w:rPr>
          <w:rStyle w:val="Hervorhebung"/>
        </w:rPr>
      </w:pPr>
      <w:r w:rsidRPr="00E20337">
        <w:rPr>
          <w:rStyle w:val="Hervorhebung"/>
        </w:rPr>
        <w:t>Figure </w:t>
      </w:r>
      <w:r w:rsidR="008068B9">
        <w:rPr>
          <w:rStyle w:val="Hervorhebung"/>
        </w:rPr>
        <w:t>11</w:t>
      </w:r>
      <w:r w:rsidRPr="00E20337">
        <w:rPr>
          <w:rStyle w:val="Hervorhebung"/>
        </w:rPr>
        <w:t xml:space="preserve">: Diurnal profile of short-wavelength light exposure. Each </w:t>
      </w:r>
      <w:r w:rsidR="00E20337">
        <w:rPr>
          <w:rStyle w:val="Hervorhebung"/>
        </w:rPr>
        <w:t>bar</w:t>
      </w:r>
      <w:r w:rsidRPr="00E20337">
        <w:rPr>
          <w:rStyle w:val="Hervorhebung"/>
        </w:rPr>
        <w:t xml:space="preserve"> represents the average short-wavelength irradiance at that hour of the day (0–23 h), normalized to the daily maximum.</w:t>
      </w:r>
    </w:p>
    <w:p w14:paraId="09315AB2" w14:textId="56DCBF62" w:rsidR="00F9173B" w:rsidRPr="00F9173B" w:rsidRDefault="00F9173B" w:rsidP="00C86C21">
      <w:pPr>
        <w:pStyle w:val="Definition"/>
      </w:pPr>
    </w:p>
    <w:p w14:paraId="3C4C8AEF" w14:textId="77777777" w:rsidR="007C0A0D" w:rsidRPr="00C673E9" w:rsidRDefault="007C0A0D" w:rsidP="00103545">
      <w:pPr>
        <w:pStyle w:val="berschrift5"/>
        <w:rPr>
          <w:rFonts w:ascii="Arial" w:hAnsi="Arial" w:cs="Arial"/>
        </w:rPr>
      </w:pPr>
      <w:r w:rsidRPr="00C673E9">
        <w:rPr>
          <w:rFonts w:ascii="Arial" w:hAnsi="Arial" w:cs="Arial"/>
        </w:rPr>
        <w:t>Day vs. night (photoperiod)</w:t>
      </w:r>
    </w:p>
    <w:p w14:paraId="5F7AC206" w14:textId="39F5EDB9" w:rsidR="007C0A0D" w:rsidRPr="00103545" w:rsidRDefault="007C0A0D" w:rsidP="007C0A0D">
      <w:pPr>
        <w:pStyle w:val="FirstParagraph"/>
      </w:pPr>
      <w:r w:rsidRPr="00103545">
        <w:t>Finally, we compare short-wavelength exposure during daytime vs.</w:t>
      </w:r>
      <w:r w:rsidRPr="00C673E9">
        <w:rPr>
          <w:rFonts w:ascii="Arial" w:hAnsi="Arial" w:cs="Arial"/>
        </w:rPr>
        <w:t> </w:t>
      </w:r>
      <w:r w:rsidRPr="00103545">
        <w:t xml:space="preserve">nighttime. Using civil dawn and dusk information (based on geographic coordinates, here set for Houston, TX, USA), we label each measurement as day or night and then compute the total short-wavelength exposure in each period. </w:t>
      </w:r>
      <w:r w:rsidR="00383602">
        <w:rPr>
          <w:b/>
          <w:bCs/>
        </w:rPr>
        <w:t>Table 2</w:t>
      </w:r>
      <w:r w:rsidR="009357CE">
        <w:rPr>
          <w:b/>
          <w:bCs/>
        </w:rPr>
        <w:t>0</w:t>
      </w:r>
      <w:r w:rsidRPr="00103545">
        <w:t xml:space="preserve"> summarizes the daily short-wavelength dose received during the day vs. during the night.</w:t>
      </w:r>
    </w:p>
    <w:p w14:paraId="037239CC" w14:textId="346C7CF3" w:rsidR="007C0A0D" w:rsidRPr="00C86C21" w:rsidRDefault="00F61D20" w:rsidP="00F61D20">
      <w:pPr>
        <w:pStyle w:val="SourceCode"/>
        <w:spacing w:line="240" w:lineRule="auto"/>
        <w:rPr>
          <w:b/>
          <w:bCs/>
          <w:lang w:val="de-DE"/>
        </w:rPr>
      </w:pPr>
      <w:proofErr w:type="spellStart"/>
      <w:r w:rsidRPr="00F61D20">
        <w:rPr>
          <w:b/>
          <w:bCs/>
          <w:lang w:val="de-DE"/>
        </w:rPr>
        <w:t>Calculate</w:t>
      </w:r>
      <w:proofErr w:type="spellEnd"/>
      <w:r w:rsidRPr="00F61D20">
        <w:rPr>
          <w:b/>
          <w:bCs/>
          <w:lang w:val="de-DE"/>
        </w:rPr>
        <w:t xml:space="preserve"> </w:t>
      </w:r>
      <w:proofErr w:type="spellStart"/>
      <w:r w:rsidRPr="00F61D20">
        <w:rPr>
          <w:b/>
          <w:bCs/>
          <w:lang w:val="de-DE"/>
        </w:rPr>
        <w:t>photoperiod</w:t>
      </w:r>
      <w:proofErr w:type="spellEnd"/>
      <w:r w:rsidRPr="00F61D20">
        <w:rPr>
          <w:b/>
          <w:bCs/>
          <w:lang w:val="de-DE"/>
        </w:rPr>
        <w:t xml:space="preserve"> </w:t>
      </w:r>
      <w:proofErr w:type="spellStart"/>
      <w:r w:rsidRPr="00F61D20">
        <w:rPr>
          <w:b/>
          <w:bCs/>
          <w:lang w:val="de-DE"/>
        </w:rPr>
        <w:t>dependent</w:t>
      </w:r>
      <w:proofErr w:type="spellEnd"/>
      <w:r w:rsidRPr="00F61D20">
        <w:rPr>
          <w:b/>
          <w:bCs/>
          <w:lang w:val="de-DE"/>
        </w:rPr>
        <w:t xml:space="preserve"> </w:t>
      </w:r>
      <w:proofErr w:type="spellStart"/>
      <w:r w:rsidRPr="00F61D20">
        <w:rPr>
          <w:b/>
          <w:bCs/>
          <w:lang w:val="de-DE"/>
        </w:rPr>
        <w:t>measures</w:t>
      </w:r>
      <w:proofErr w:type="spellEnd"/>
      <w:r w:rsidR="008C4DD3">
        <w:rPr>
          <w:rStyle w:val="NormalTok"/>
        </w:rPr>
        <w:br/>
      </w:r>
      <w:r w:rsidR="002362D3">
        <w:rPr>
          <w:rStyle w:val="NormalTok"/>
        </w:rPr>
        <w:t>1</w:t>
      </w:r>
      <w:r w:rsidR="004C4E04">
        <w:rPr>
          <w:rStyle w:val="NormalTok"/>
          <w:rFonts w:cs="Consolas"/>
        </w:rPr>
        <w:t xml:space="preserve">  </w:t>
      </w:r>
      <w:proofErr w:type="spellStart"/>
      <w:r w:rsidR="007C0A0D" w:rsidRPr="00103545">
        <w:rPr>
          <w:rStyle w:val="NormalTok"/>
          <w:rFonts w:cs="Consolas"/>
        </w:rPr>
        <w:t>dataVEET</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A0A1D">
        <w:rPr>
          <w:rStyle w:val="NormalTok"/>
        </w:rPr>
        <w:t>2</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w:t>
      </w:r>
      <w:r w:rsidR="007C0A0D" w:rsidRPr="00103545">
        <w:rPr>
          <w:rStyle w:val="StringTok"/>
          <w:rFonts w:cs="Consolas"/>
        </w:rPr>
        <w:t>`</w:t>
      </w:r>
      <w:proofErr w:type="spellStart"/>
      <w:r w:rsidR="007C0A0D" w:rsidRPr="00103545">
        <w:rPr>
          <w:rStyle w:val="AttributeTok"/>
          <w:rFonts w:cs="Consolas"/>
        </w:rPr>
        <w:t>sl</w:t>
      </w:r>
      <w:proofErr w:type="spellEnd"/>
      <w:r w:rsidR="007C0A0D" w:rsidRPr="00103545">
        <w:rPr>
          <w:rStyle w:val="AttributeTok"/>
          <w:rFonts w:cs="Consolas"/>
        </w:rPr>
        <w:t xml:space="preserve"> ratio</w:t>
      </w:r>
      <w:r w:rsidR="007C0A0D" w:rsidRPr="00103545">
        <w:rPr>
          <w:rStyle w:val="StringTok"/>
          <w:rFonts w:cs="Consolas"/>
        </w:rPr>
        <w:t>`</w:t>
      </w:r>
      <w:r w:rsidR="007C0A0D" w:rsidRPr="00103545">
        <w:rPr>
          <w:rStyle w:val="NormalTok"/>
          <w:rFonts w:cs="Consolas"/>
        </w:rPr>
        <w:t xml:space="preserve">, </w:t>
      </w:r>
      <w:proofErr w:type="spellStart"/>
      <w:r w:rsidR="007C0A0D" w:rsidRPr="00103545">
        <w:rPr>
          <w:rStyle w:val="NormalTok"/>
          <w:rFonts w:cs="Consolas"/>
        </w:rPr>
        <w:t>melEDI</w:t>
      </w:r>
      <w:proofErr w:type="spellEnd"/>
      <w:r w:rsidR="007C0A0D" w:rsidRPr="00103545">
        <w:rPr>
          <w:rStyle w:val="NormalTok"/>
          <w:rFonts w:cs="Consolas"/>
        </w:rPr>
        <w:t xml:space="preserve">, illuminance)) </w:t>
      </w:r>
      <w:r w:rsidR="007C0A0D" w:rsidRPr="00103545">
        <w:rPr>
          <w:rStyle w:val="SpecialCharTok"/>
          <w:rFonts w:cs="Consolas"/>
        </w:rPr>
        <w:t>|&gt;</w:t>
      </w:r>
      <w:r w:rsidR="007C0A0D" w:rsidRPr="00103545">
        <w:rPr>
          <w:rFonts w:cs="Consolas"/>
        </w:rPr>
        <w:br/>
      </w:r>
      <w:r w:rsidR="00BA0A1D">
        <w:rPr>
          <w:rStyle w:val="NormalTok"/>
        </w:rPr>
        <w:t>3</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add_photoperiod</w:t>
      </w:r>
      <w:proofErr w:type="spellEnd"/>
      <w:r w:rsidR="007C0A0D" w:rsidRPr="00103545">
        <w:rPr>
          <w:rStyle w:val="NormalTok"/>
          <w:rFonts w:cs="Consolas"/>
        </w:rPr>
        <w:t xml:space="preserve">(coordinates)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4</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group_by</w:t>
      </w:r>
      <w:proofErr w:type="spellEnd"/>
      <w:r w:rsidR="007C0A0D" w:rsidRPr="00103545">
        <w:rPr>
          <w:rStyle w:val="NormalTok"/>
          <w:rFonts w:cs="Consolas"/>
        </w:rPr>
        <w:t>(</w:t>
      </w:r>
      <w:proofErr w:type="spellStart"/>
      <w:r w:rsidR="007C0A0D" w:rsidRPr="00103545">
        <w:rPr>
          <w:rStyle w:val="NormalTok"/>
          <w:rFonts w:cs="Consolas"/>
        </w:rPr>
        <w:t>photoperiod.state</w:t>
      </w:r>
      <w:proofErr w:type="spellEnd"/>
      <w:r w:rsidR="007C0A0D" w:rsidRPr="00103545">
        <w:rPr>
          <w:rStyle w:val="NormalTok"/>
          <w:rFonts w:cs="Consolas"/>
        </w:rPr>
        <w:t xml:space="preserve">, </w:t>
      </w:r>
      <w:r w:rsidR="007C0A0D" w:rsidRPr="00103545">
        <w:rPr>
          <w:rStyle w:val="AttributeTok"/>
          <w:rFonts w:cs="Consolas"/>
        </w:rPr>
        <w:t>.add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5</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summarize_numeric</w:t>
      </w:r>
      <w:proofErr w:type="spellEnd"/>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Fonts w:cs="Consolas"/>
        </w:rPr>
        <w:br/>
      </w:r>
      <w:r w:rsidR="00BA0A1D">
        <w:rPr>
          <w:rStyle w:val="NormalTok"/>
        </w:rPr>
        <w:t>6</w:t>
      </w:r>
      <w:r w:rsidR="004C4E04">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remove =</w:t>
      </w:r>
      <w:r w:rsidR="007C0A0D" w:rsidRPr="00103545">
        <w:rPr>
          <w:rStyle w:val="NormalTok"/>
          <w:rFonts w:cs="Consolas"/>
        </w:rPr>
        <w:t xml:space="preserve"> </w:t>
      </w:r>
      <w:r w:rsidR="004C4E04">
        <w:rPr>
          <w:rStyle w:val="NormalTok"/>
          <w:rFonts w:cs="Consolas"/>
        </w:rPr>
        <w:br/>
      </w:r>
      <w:r w:rsidR="00BA0A1D">
        <w:rPr>
          <w:rStyle w:val="NormalTok"/>
        </w:rPr>
        <w:t>7</w:t>
      </w:r>
      <w:r w:rsidR="004C4E04">
        <w:rPr>
          <w:rStyle w:val="NormalTok"/>
          <w:rFonts w:cs="Consolas"/>
        </w:rPr>
        <w:t xml:space="preserve">                        </w:t>
      </w:r>
      <w:r w:rsidR="007C0A0D" w:rsidRPr="00103545">
        <w:rPr>
          <w:rStyle w:val="FunctionTok"/>
          <w:rFonts w:cs="Consolas"/>
        </w:rPr>
        <w:t>c</w:t>
      </w:r>
      <w:r w:rsidR="007C0A0D" w:rsidRPr="00103545">
        <w:rPr>
          <w:rStyle w:val="NormalTok"/>
          <w:rFonts w:cs="Consolas"/>
        </w:rPr>
        <w:t>(</w:t>
      </w:r>
      <w:r w:rsidR="007C0A0D" w:rsidRPr="00103545">
        <w:rPr>
          <w:rStyle w:val="StringTok"/>
          <w:rFonts w:cs="Consolas"/>
        </w:rPr>
        <w:t>"dawn"</w:t>
      </w:r>
      <w:r w:rsidR="007C0A0D" w:rsidRPr="00103545">
        <w:rPr>
          <w:rStyle w:val="NormalTok"/>
          <w:rFonts w:cs="Consolas"/>
        </w:rPr>
        <w:t xml:space="preserve">, </w:t>
      </w:r>
      <w:r w:rsidR="007C0A0D" w:rsidRPr="00103545">
        <w:rPr>
          <w:rStyle w:val="StringTok"/>
          <w:rFonts w:cs="Consolas"/>
        </w:rPr>
        <w:t>"dusk"</w:t>
      </w:r>
      <w:r w:rsidR="007C0A0D" w:rsidRPr="00103545">
        <w:rPr>
          <w:rStyle w:val="NormalTok"/>
          <w:rFonts w:cs="Consolas"/>
        </w:rPr>
        <w:t xml:space="preserve">, </w:t>
      </w:r>
      <w:r w:rsidR="007C0A0D" w:rsidRPr="00103545">
        <w:rPr>
          <w:rStyle w:val="StringTok"/>
          <w:rFonts w:cs="Consolas"/>
        </w:rPr>
        <w:t>"photoperiod"</w:t>
      </w:r>
      <w:r w:rsidR="007C0A0D" w:rsidRPr="00103545">
        <w:rPr>
          <w:rStyle w:val="NormalTok"/>
          <w:rFonts w:cs="Consolas"/>
        </w:rPr>
        <w:t xml:space="preserve">, </w:t>
      </w:r>
      <w:r w:rsidR="007C0A0D" w:rsidRPr="00103545">
        <w:rPr>
          <w:rStyle w:val="StringTok"/>
          <w:rFonts w:cs="Consolas"/>
        </w:rPr>
        <w:t>"Datetime"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8</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group_by</w:t>
      </w:r>
      <w:proofErr w:type="spellEnd"/>
      <w:r w:rsidR="007C0A0D" w:rsidRPr="00103545">
        <w:rPr>
          <w:rStyle w:val="NormalTok"/>
          <w:rFonts w:cs="Consolas"/>
        </w:rPr>
        <w:t xml:space="preserve">(Id, </w:t>
      </w:r>
      <w:proofErr w:type="spellStart"/>
      <w:r w:rsidR="007C0A0D" w:rsidRPr="00103545">
        <w:rPr>
          <w:rStyle w:val="NormalTok"/>
          <w:rFonts w:cs="Consolas"/>
        </w:rPr>
        <w:t>photoperiod.state</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9</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NormalTok"/>
          <w:rFonts w:cs="Consolas"/>
        </w:rPr>
        <w:t xml:space="preserve">episodes)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0</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pivot_wider</w:t>
      </w:r>
      <w:proofErr w:type="spellEnd"/>
      <w:r w:rsidR="007C0A0D" w:rsidRPr="00103545">
        <w:rPr>
          <w:rStyle w:val="NormalTok"/>
          <w:rFonts w:cs="Consolas"/>
        </w:rPr>
        <w:t>(</w:t>
      </w:r>
      <w:proofErr w:type="spellStart"/>
      <w:r w:rsidR="007C0A0D" w:rsidRPr="00103545">
        <w:rPr>
          <w:rStyle w:val="AttributeTok"/>
          <w:rFonts w:cs="Consolas"/>
        </w:rPr>
        <w:t>names_from</w:t>
      </w:r>
      <w:proofErr w:type="spellEnd"/>
      <w:r w:rsidR="007C0A0D" w:rsidRPr="00103545">
        <w:rPr>
          <w:rStyle w:val="AttributeTok"/>
          <w:rFonts w:cs="Consolas"/>
        </w:rPr>
        <w:t xml:space="preserve"> =</w:t>
      </w:r>
      <w:proofErr w:type="spellStart"/>
      <w:r w:rsidR="007C0A0D" w:rsidRPr="00103545">
        <w:rPr>
          <w:rStyle w:val="NormalTok"/>
          <w:rFonts w:cs="Consolas"/>
        </w:rPr>
        <w:t>photoperiod.state</w:t>
      </w:r>
      <w:proofErr w:type="spellEnd"/>
      <w:r w:rsidR="007C0A0D" w:rsidRPr="00103545">
        <w:rPr>
          <w:rStyle w:val="NormalTok"/>
          <w:rFonts w:cs="Consolas"/>
        </w:rPr>
        <w:t xml:space="preserve">, </w:t>
      </w:r>
      <w:proofErr w:type="spellStart"/>
      <w:r w:rsidR="007C0A0D" w:rsidRPr="00103545">
        <w:rPr>
          <w:rStyle w:val="AttributeTok"/>
          <w:rFonts w:cs="Consolas"/>
        </w:rPr>
        <w:t>values_from</w:t>
      </w:r>
      <w:proofErr w:type="spellEnd"/>
      <w:r w:rsidR="007C0A0D" w:rsidRPr="00103545">
        <w:rPr>
          <w:rStyle w:val="AttributeTok"/>
          <w:rFonts w:cs="Consolas"/>
        </w:rPr>
        <w:t xml:space="preserve"> =</w:t>
      </w:r>
      <w:r w:rsidR="007C0A0D" w:rsidRPr="00103545">
        <w:rPr>
          <w:rStyle w:val="NormalTok"/>
          <w:rFonts w:cs="Consolas"/>
        </w:rPr>
        <w:t xml:space="preserve"> short)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1</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gt</w:t>
      </w:r>
      <w:proofErr w:type="spellEnd"/>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2</w:t>
      </w:r>
      <w:r w:rsidR="004C4E04">
        <w:rPr>
          <w:rStyle w:val="NormalTok"/>
          <w:rFonts w:cs="Consolas"/>
        </w:rPr>
        <w:t xml:space="preserve"> </w:t>
      </w:r>
      <w:r w:rsidR="007C0A0D" w:rsidRPr="00103545">
        <w:rPr>
          <w:rStyle w:val="NormalTok"/>
          <w:rFonts w:cs="Consolas"/>
        </w:rPr>
        <w:t xml:space="preserve">  </w:t>
      </w:r>
      <w:proofErr w:type="spellStart"/>
      <w:r w:rsidR="007C0A0D" w:rsidRPr="00103545">
        <w:rPr>
          <w:rStyle w:val="FunctionTok"/>
          <w:rFonts w:cs="Consolas"/>
        </w:rPr>
        <w:t>fmt_number</w:t>
      </w:r>
      <w:proofErr w:type="spellEnd"/>
      <w:r w:rsidR="007C0A0D" w:rsidRPr="00103545">
        <w:rPr>
          <w:rStyle w:val="NormalTok"/>
          <w:rFonts w:cs="Consolas"/>
        </w:rPr>
        <w:t>(</w:t>
      </w:r>
      <w:proofErr w:type="spellStart"/>
      <w:r w:rsidR="007C0A0D" w:rsidRPr="00103545">
        <w:rPr>
          <w:rStyle w:val="AttributeTok"/>
          <w:rFonts w:cs="Consolas"/>
        </w:rPr>
        <w:t>scale_by</w:t>
      </w:r>
      <w:proofErr w:type="spellEnd"/>
      <w:r w:rsidR="007C0A0D" w:rsidRPr="00103545">
        <w:rPr>
          <w:rStyle w:val="AttributeTok"/>
          <w:rFonts w:cs="Consolas"/>
        </w:rPr>
        <w:t xml:space="preserve">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AttributeTok"/>
          <w:rFonts w:cs="Consolas"/>
        </w:rPr>
        <w:t>decimals =</w:t>
      </w:r>
      <w:r w:rsidR="007C0A0D" w:rsidRPr="00103545">
        <w:rPr>
          <w:rStyle w:val="NormalTok"/>
          <w:rFonts w:cs="Consolas"/>
        </w:rPr>
        <w:t xml:space="preserve"> </w:t>
      </w:r>
      <w:r w:rsidR="007C0A0D" w:rsidRPr="00103545">
        <w:rPr>
          <w:rStyle w:val="DecValTok"/>
          <w:rFonts w:cs="Consolas"/>
        </w:rPr>
        <w:t>1</w:t>
      </w:r>
      <w:r w:rsidR="007C0A0D" w:rsidRPr="00103545">
        <w:rPr>
          <w:rStyle w:val="NormalTok"/>
          <w:rFonts w:cs="Consolas"/>
        </w:rPr>
        <w:t>)</w:t>
      </w:r>
    </w:p>
    <w:p w14:paraId="25969846" w14:textId="77777777" w:rsidR="00612E4B" w:rsidRDefault="00612E4B" w:rsidP="00103545">
      <w:pPr>
        <w:pStyle w:val="Textkrper"/>
        <w:spacing w:before="16" w:after="16"/>
        <w:rPr>
          <w:rFonts w:ascii="Arial" w:hAnsi="Arial" w:cs="Arial"/>
        </w:rPr>
      </w:pPr>
      <w:bookmarkStart w:id="898" w:name="discussion-and-conclusion"/>
      <w:bookmarkEnd w:id="60"/>
      <w:bookmarkEnd w:id="830"/>
    </w:p>
    <w:tbl>
      <w:tblPr>
        <w:tblStyle w:val="Table"/>
        <w:tblW w:w="0" w:type="auto"/>
        <w:jc w:val="center"/>
        <w:tblCellMar>
          <w:left w:w="60" w:type="dxa"/>
          <w:right w:w="60" w:type="dxa"/>
        </w:tblCellMar>
        <w:tblLook w:val="0000" w:firstRow="0" w:lastRow="0" w:firstColumn="0" w:lastColumn="0" w:noHBand="0" w:noVBand="0"/>
        <w:tblPrChange w:id="899" w:author="Johannes Zauner" w:date="2026-04-01T17:12:00Z" w16du:dateUtc="2026-04-01T15:12:00Z">
          <w:tblPr>
            <w:tblStyle w:val="Table"/>
            <w:tblW w:w="0" w:type="auto"/>
            <w:jc w:val="center"/>
            <w:tblCellMar>
              <w:left w:w="60" w:type="dxa"/>
              <w:right w:w="60" w:type="dxa"/>
            </w:tblCellMar>
            <w:tblLook w:val="0000" w:firstRow="0" w:lastRow="0" w:firstColumn="0" w:lastColumn="0" w:noHBand="0" w:noVBand="0"/>
          </w:tblPr>
        </w:tblPrChange>
      </w:tblPr>
      <w:tblGrid>
        <w:gridCol w:w="1276"/>
        <w:gridCol w:w="1134"/>
        <w:gridCol w:w="992"/>
        <w:tblGridChange w:id="900">
          <w:tblGrid>
            <w:gridCol w:w="1276"/>
            <w:gridCol w:w="851"/>
            <w:gridCol w:w="850"/>
            <w:gridCol w:w="425"/>
          </w:tblGrid>
        </w:tblGridChange>
      </w:tblGrid>
      <w:tr w:rsidR="00E40865" w:rsidRPr="003252B2" w14:paraId="024A09D3" w14:textId="77777777" w:rsidTr="00E40865">
        <w:trPr>
          <w:cantSplit/>
          <w:tblHeader/>
          <w:jc w:val="center"/>
          <w:ins w:id="901" w:author="Johannes Zauner" w:date="2026-04-01T17:12:00Z" w16du:dateUtc="2026-04-01T15:12:00Z"/>
          <w:trPrChange w:id="902" w:author="Johannes Zauner" w:date="2026-04-01T17:12:00Z" w16du:dateUtc="2026-04-01T15:12:00Z">
            <w:trPr>
              <w:gridAfter w:val="0"/>
              <w:cantSplit/>
              <w:tblHeader/>
              <w:jc w:val="center"/>
            </w:trPr>
          </w:trPrChange>
        </w:trPr>
        <w:tc>
          <w:tcPr>
            <w:tcW w:w="1276" w:type="dxa"/>
            <w:tcPrChange w:id="903" w:author="Johannes Zauner" w:date="2026-04-01T17:12:00Z" w16du:dateUtc="2026-04-01T15:12:00Z">
              <w:tcPr>
                <w:tcW w:w="1276" w:type="dxa"/>
              </w:tcPr>
            </w:tcPrChange>
          </w:tcPr>
          <w:p w14:paraId="24C04725" w14:textId="77777777" w:rsidR="00E40865" w:rsidRDefault="00E40865" w:rsidP="0047611C">
            <w:pPr>
              <w:rPr>
                <w:ins w:id="904" w:author="Johannes Zauner" w:date="2026-04-01T17:12:00Z" w16du:dateUtc="2026-04-01T15:12:00Z"/>
                <w:b/>
                <w:bCs/>
              </w:rPr>
            </w:pPr>
          </w:p>
        </w:tc>
        <w:tc>
          <w:tcPr>
            <w:tcW w:w="2126" w:type="dxa"/>
            <w:gridSpan w:val="2"/>
            <w:tcBorders>
              <w:bottom w:val="single" w:sz="4" w:space="0" w:color="auto"/>
            </w:tcBorders>
            <w:tcPrChange w:id="905" w:author="Johannes Zauner" w:date="2026-04-01T17:12:00Z" w16du:dateUtc="2026-04-01T15:12:00Z">
              <w:tcPr>
                <w:tcW w:w="1701" w:type="dxa"/>
                <w:gridSpan w:val="2"/>
                <w:tcBorders>
                  <w:bottom w:val="single" w:sz="4" w:space="0" w:color="auto"/>
                </w:tcBorders>
              </w:tcPr>
            </w:tcPrChange>
          </w:tcPr>
          <w:p w14:paraId="6E926C1A" w14:textId="5A86D1CA" w:rsidR="00E40865" w:rsidRPr="00E40865" w:rsidRDefault="00E40865" w:rsidP="0047611C">
            <w:pPr>
              <w:rPr>
                <w:ins w:id="906" w:author="Johannes Zauner" w:date="2026-04-01T17:12:00Z" w16du:dateUtc="2026-04-01T15:12:00Z"/>
                <w:rFonts w:ascii="Arial" w:hAnsi="Arial" w:cs="Arial"/>
                <w:b/>
                <w:bCs/>
                <w:rPrChange w:id="907" w:author="Johannes Zauner" w:date="2026-04-01T17:12:00Z" w16du:dateUtc="2026-04-01T15:12:00Z">
                  <w:rPr>
                    <w:ins w:id="908" w:author="Johannes Zauner" w:date="2026-04-01T17:12:00Z" w16du:dateUtc="2026-04-01T15:12:00Z"/>
                    <w:b/>
                    <w:bCs/>
                  </w:rPr>
                </w:rPrChange>
              </w:rPr>
            </w:pPr>
            <w:ins w:id="909" w:author="Johannes Zauner" w:date="2026-04-01T17:12:00Z" w16du:dateUtc="2026-04-01T15:12:00Z">
              <w:r w:rsidRPr="00E40865">
                <w:rPr>
                  <w:rFonts w:ascii="Arial" w:hAnsi="Arial" w:cs="Arial"/>
                  <w:b/>
                  <w:bCs/>
                  <w:rPrChange w:id="910" w:author="Johannes Zauner" w:date="2026-04-01T17:12:00Z" w16du:dateUtc="2026-04-01T15:12:00Z">
                    <w:rPr>
                      <w:rFonts w:ascii="Calibri" w:hAnsi="Calibri"/>
                    </w:rPr>
                  </w:rPrChange>
                </w:rPr>
                <w:t xml:space="preserve">Irradiance </w:t>
              </w:r>
              <w:proofErr w:type="spellStart"/>
              <w:r w:rsidRPr="00E40865">
                <w:rPr>
                  <w:rFonts w:ascii="Arial" w:hAnsi="Arial" w:cs="Arial"/>
                  <w:b/>
                  <w:bCs/>
                  <w:rPrChange w:id="911" w:author="Johannes Zauner" w:date="2026-04-01T17:12:00Z" w16du:dateUtc="2026-04-01T15:12:00Z">
                    <w:rPr>
                      <w:rFonts w:ascii="Calibri" w:hAnsi="Calibri"/>
                    </w:rPr>
                  </w:rPrChange>
                </w:rPr>
                <w:t>mW</w:t>
              </w:r>
              <w:proofErr w:type="spellEnd"/>
              <w:r w:rsidRPr="00E40865">
                <w:rPr>
                  <w:rFonts w:ascii="Arial" w:hAnsi="Arial" w:cs="Arial"/>
                  <w:b/>
                  <w:bCs/>
                  <w:rPrChange w:id="912" w:author="Johannes Zauner" w:date="2026-04-01T17:12:00Z" w16du:dateUtc="2026-04-01T15:12:00Z">
                    <w:rPr>
                      <w:rFonts w:ascii="Calibri" w:hAnsi="Calibri"/>
                    </w:rPr>
                  </w:rPrChange>
                </w:rPr>
                <w:t>/m²</w:t>
              </w:r>
            </w:ins>
          </w:p>
        </w:tc>
      </w:tr>
      <w:tr w:rsidR="00612E4B" w:rsidRPr="003252B2" w14:paraId="35E6BA25" w14:textId="77777777" w:rsidTr="00E40865">
        <w:trPr>
          <w:cantSplit/>
          <w:tblHeader/>
          <w:jc w:val="center"/>
          <w:trPrChange w:id="913" w:author="Johannes Zauner" w:date="2026-04-01T17:12:00Z" w16du:dateUtc="2026-04-01T15:12:00Z">
            <w:trPr>
              <w:gridAfter w:val="0"/>
              <w:cantSplit/>
              <w:tblHeader/>
              <w:jc w:val="center"/>
            </w:trPr>
          </w:trPrChange>
        </w:trPr>
        <w:tc>
          <w:tcPr>
            <w:tcW w:w="1276" w:type="dxa"/>
            <w:tcBorders>
              <w:bottom w:val="single" w:sz="4" w:space="0" w:color="auto"/>
            </w:tcBorders>
            <w:tcPrChange w:id="914" w:author="Johannes Zauner" w:date="2026-04-01T17:12:00Z" w16du:dateUtc="2026-04-01T15:12:00Z">
              <w:tcPr>
                <w:tcW w:w="1276" w:type="dxa"/>
                <w:tcBorders>
                  <w:bottom w:val="single" w:sz="4" w:space="0" w:color="auto"/>
                </w:tcBorders>
              </w:tcPr>
            </w:tcPrChange>
          </w:tcPr>
          <w:p w14:paraId="3A18572F" w14:textId="77777777" w:rsidR="00612E4B" w:rsidRPr="003252B2" w:rsidRDefault="00612E4B" w:rsidP="0047611C">
            <w:pPr>
              <w:rPr>
                <w:b/>
                <w:bCs/>
              </w:rPr>
            </w:pPr>
            <w:r>
              <w:rPr>
                <w:b/>
                <w:bCs/>
              </w:rPr>
              <w:t>d</w:t>
            </w:r>
            <w:r w:rsidRPr="003252B2">
              <w:rPr>
                <w:b/>
                <w:bCs/>
              </w:rPr>
              <w:t>ate</w:t>
            </w:r>
          </w:p>
        </w:tc>
        <w:tc>
          <w:tcPr>
            <w:tcW w:w="1134" w:type="dxa"/>
            <w:tcBorders>
              <w:bottom w:val="single" w:sz="4" w:space="0" w:color="auto"/>
            </w:tcBorders>
            <w:tcPrChange w:id="915" w:author="Johannes Zauner" w:date="2026-04-01T17:12:00Z" w16du:dateUtc="2026-04-01T15:12:00Z">
              <w:tcPr>
                <w:tcW w:w="851" w:type="dxa"/>
                <w:tcBorders>
                  <w:bottom w:val="single" w:sz="4" w:space="0" w:color="auto"/>
                </w:tcBorders>
              </w:tcPr>
            </w:tcPrChange>
          </w:tcPr>
          <w:p w14:paraId="52D575F2" w14:textId="77777777" w:rsidR="00612E4B" w:rsidRPr="003252B2" w:rsidRDefault="00612E4B" w:rsidP="0047611C">
            <w:pPr>
              <w:rPr>
                <w:b/>
                <w:bCs/>
              </w:rPr>
            </w:pPr>
            <w:r w:rsidRPr="003252B2">
              <w:rPr>
                <w:b/>
                <w:bCs/>
              </w:rPr>
              <w:t>day</w:t>
            </w:r>
          </w:p>
        </w:tc>
        <w:tc>
          <w:tcPr>
            <w:tcW w:w="992" w:type="dxa"/>
            <w:tcBorders>
              <w:bottom w:val="single" w:sz="4" w:space="0" w:color="auto"/>
            </w:tcBorders>
            <w:tcPrChange w:id="916" w:author="Johannes Zauner" w:date="2026-04-01T17:12:00Z" w16du:dateUtc="2026-04-01T15:12:00Z">
              <w:tcPr>
                <w:tcW w:w="850" w:type="dxa"/>
                <w:tcBorders>
                  <w:bottom w:val="single" w:sz="4" w:space="0" w:color="auto"/>
                </w:tcBorders>
              </w:tcPr>
            </w:tcPrChange>
          </w:tcPr>
          <w:p w14:paraId="621AB6E1" w14:textId="77777777" w:rsidR="00612E4B" w:rsidRPr="003252B2" w:rsidRDefault="00612E4B" w:rsidP="0047611C">
            <w:pPr>
              <w:rPr>
                <w:b/>
                <w:bCs/>
              </w:rPr>
            </w:pPr>
            <w:r w:rsidRPr="003252B2">
              <w:rPr>
                <w:b/>
                <w:bCs/>
              </w:rPr>
              <w:t>night</w:t>
            </w:r>
          </w:p>
        </w:tc>
      </w:tr>
      <w:tr w:rsidR="002362D3" w:rsidRPr="003252B2" w14:paraId="3564D18E" w14:textId="77777777" w:rsidTr="00E40865">
        <w:trPr>
          <w:cantSplit/>
          <w:jc w:val="center"/>
          <w:trPrChange w:id="917" w:author="Johannes Zauner" w:date="2026-04-01T17:12:00Z" w16du:dateUtc="2026-04-01T15:12:00Z">
            <w:trPr>
              <w:gridAfter w:val="0"/>
              <w:cantSplit/>
              <w:jc w:val="center"/>
            </w:trPr>
          </w:trPrChange>
        </w:trPr>
        <w:tc>
          <w:tcPr>
            <w:tcW w:w="1276" w:type="dxa"/>
            <w:tcBorders>
              <w:top w:val="single" w:sz="4" w:space="0" w:color="auto"/>
            </w:tcBorders>
            <w:tcPrChange w:id="918" w:author="Johannes Zauner" w:date="2026-04-01T17:12:00Z" w16du:dateUtc="2026-04-01T15:12:00Z">
              <w:tcPr>
                <w:tcW w:w="1276" w:type="dxa"/>
                <w:tcBorders>
                  <w:top w:val="single" w:sz="4" w:space="0" w:color="auto"/>
                </w:tcBorders>
              </w:tcPr>
            </w:tcPrChange>
          </w:tcPr>
          <w:p w14:paraId="6F7FE033" w14:textId="77777777" w:rsidR="002362D3" w:rsidRPr="003252B2" w:rsidRDefault="002362D3" w:rsidP="002362D3">
            <w:r w:rsidRPr="003252B2">
              <w:t>2025-06-18</w:t>
            </w:r>
          </w:p>
        </w:tc>
        <w:tc>
          <w:tcPr>
            <w:tcW w:w="1134" w:type="dxa"/>
            <w:tcBorders>
              <w:top w:val="single" w:sz="4" w:space="0" w:color="auto"/>
            </w:tcBorders>
            <w:tcPrChange w:id="919" w:author="Johannes Zauner" w:date="2026-04-01T17:12:00Z" w16du:dateUtc="2026-04-01T15:12:00Z">
              <w:tcPr>
                <w:tcW w:w="851" w:type="dxa"/>
                <w:tcBorders>
                  <w:top w:val="single" w:sz="4" w:space="0" w:color="auto"/>
                </w:tcBorders>
              </w:tcPr>
            </w:tcPrChange>
          </w:tcPr>
          <w:p w14:paraId="17C8FEAA" w14:textId="60B4FDDF" w:rsidR="002362D3" w:rsidRPr="003252B2" w:rsidRDefault="002362D3" w:rsidP="002362D3">
            <w:pPr>
              <w:jc w:val="center"/>
            </w:pPr>
            <w:r>
              <w:rPr>
                <w:rFonts w:ascii="Calibri" w:hAnsi="Calibri"/>
              </w:rPr>
              <w:t>126.5</w:t>
            </w:r>
          </w:p>
        </w:tc>
        <w:tc>
          <w:tcPr>
            <w:tcW w:w="992" w:type="dxa"/>
            <w:tcBorders>
              <w:top w:val="single" w:sz="4" w:space="0" w:color="auto"/>
            </w:tcBorders>
            <w:tcPrChange w:id="920" w:author="Johannes Zauner" w:date="2026-04-01T17:12:00Z" w16du:dateUtc="2026-04-01T15:12:00Z">
              <w:tcPr>
                <w:tcW w:w="850" w:type="dxa"/>
                <w:tcBorders>
                  <w:top w:val="single" w:sz="4" w:space="0" w:color="auto"/>
                </w:tcBorders>
              </w:tcPr>
            </w:tcPrChange>
          </w:tcPr>
          <w:p w14:paraId="14DE7615" w14:textId="1A7C43A8" w:rsidR="002362D3" w:rsidRPr="003252B2" w:rsidRDefault="002362D3" w:rsidP="002362D3">
            <w:pPr>
              <w:jc w:val="center"/>
            </w:pPr>
            <w:r>
              <w:rPr>
                <w:rFonts w:ascii="Calibri" w:hAnsi="Calibri"/>
              </w:rPr>
              <w:t>12.3</w:t>
            </w:r>
          </w:p>
        </w:tc>
      </w:tr>
      <w:tr w:rsidR="002362D3" w:rsidRPr="003252B2" w14:paraId="59E2A1FF" w14:textId="77777777" w:rsidTr="00E40865">
        <w:trPr>
          <w:cantSplit/>
          <w:jc w:val="center"/>
          <w:trPrChange w:id="921" w:author="Johannes Zauner" w:date="2026-04-01T17:12:00Z" w16du:dateUtc="2026-04-01T15:12:00Z">
            <w:trPr>
              <w:gridAfter w:val="0"/>
              <w:cantSplit/>
              <w:jc w:val="center"/>
            </w:trPr>
          </w:trPrChange>
        </w:trPr>
        <w:tc>
          <w:tcPr>
            <w:tcW w:w="1276" w:type="dxa"/>
            <w:tcPrChange w:id="922" w:author="Johannes Zauner" w:date="2026-04-01T17:12:00Z" w16du:dateUtc="2026-04-01T15:12:00Z">
              <w:tcPr>
                <w:tcW w:w="1276" w:type="dxa"/>
              </w:tcPr>
            </w:tcPrChange>
          </w:tcPr>
          <w:p w14:paraId="77C80AD3" w14:textId="77777777" w:rsidR="002362D3" w:rsidRPr="003252B2" w:rsidRDefault="002362D3" w:rsidP="002362D3">
            <w:r w:rsidRPr="003252B2">
              <w:t>2025-06-20</w:t>
            </w:r>
          </w:p>
        </w:tc>
        <w:tc>
          <w:tcPr>
            <w:tcW w:w="1134" w:type="dxa"/>
            <w:tcPrChange w:id="923" w:author="Johannes Zauner" w:date="2026-04-01T17:12:00Z" w16du:dateUtc="2026-04-01T15:12:00Z">
              <w:tcPr>
                <w:tcW w:w="851" w:type="dxa"/>
              </w:tcPr>
            </w:tcPrChange>
          </w:tcPr>
          <w:p w14:paraId="5054437A" w14:textId="2C3C503C" w:rsidR="002362D3" w:rsidRPr="003252B2" w:rsidRDefault="002362D3" w:rsidP="002362D3">
            <w:pPr>
              <w:jc w:val="center"/>
            </w:pPr>
            <w:r>
              <w:rPr>
                <w:rFonts w:ascii="Calibri" w:hAnsi="Calibri"/>
              </w:rPr>
              <w:t>181.8</w:t>
            </w:r>
          </w:p>
        </w:tc>
        <w:tc>
          <w:tcPr>
            <w:tcW w:w="992" w:type="dxa"/>
            <w:tcPrChange w:id="924" w:author="Johannes Zauner" w:date="2026-04-01T17:12:00Z" w16du:dateUtc="2026-04-01T15:12:00Z">
              <w:tcPr>
                <w:tcW w:w="850" w:type="dxa"/>
              </w:tcPr>
            </w:tcPrChange>
          </w:tcPr>
          <w:p w14:paraId="4BAD7EB4" w14:textId="20DEDD39" w:rsidR="002362D3" w:rsidRPr="003252B2" w:rsidRDefault="002362D3" w:rsidP="002362D3">
            <w:pPr>
              <w:jc w:val="center"/>
            </w:pPr>
            <w:r>
              <w:rPr>
                <w:rFonts w:ascii="Calibri" w:hAnsi="Calibri"/>
              </w:rPr>
              <w:t>1.0</w:t>
            </w:r>
          </w:p>
        </w:tc>
      </w:tr>
    </w:tbl>
    <w:p w14:paraId="7AD1628D" w14:textId="20D99BDD" w:rsidR="00612E4B" w:rsidRPr="00612E4B" w:rsidRDefault="00383602" w:rsidP="00612E4B">
      <w:pPr>
        <w:pStyle w:val="ImageCaption"/>
        <w:spacing w:before="200"/>
      </w:pPr>
      <w:r>
        <w:t>Table 2</w:t>
      </w:r>
      <w:r w:rsidR="00612E4B">
        <w:t>0: Short wavelength light exposure (</w:t>
      </w:r>
      <w:proofErr w:type="spellStart"/>
      <w:r w:rsidR="00612E4B">
        <w:t>mW</w:t>
      </w:r>
      <w:proofErr w:type="spellEnd"/>
      <w:r w:rsidR="00612E4B">
        <w:t>/m²) during the day and at night</w:t>
      </w:r>
    </w:p>
    <w:p w14:paraId="6F3CF0E4" w14:textId="65B9D7BF" w:rsidR="00103545" w:rsidRDefault="00103545" w:rsidP="00103545">
      <w:pPr>
        <w:pStyle w:val="Textkrper"/>
        <w:spacing w:before="16" w:after="16"/>
        <w:rPr>
          <w:rFonts w:ascii="Arial" w:hAnsi="Arial" w:cs="Arial"/>
        </w:rPr>
      </w:pPr>
      <w:r w:rsidRPr="00C673E9">
        <w:rPr>
          <w:rFonts w:ascii="Arial" w:hAnsi="Arial" w:cs="Arial"/>
        </w:rPr>
        <w:t xml:space="preserve">In the </w:t>
      </w:r>
      <w:r>
        <w:rPr>
          <w:rFonts w:ascii="Arial" w:hAnsi="Arial" w:cs="Arial"/>
        </w:rPr>
        <w:t xml:space="preserve">code cell </w:t>
      </w:r>
      <w:r w:rsidRPr="00C673E9">
        <w:rPr>
          <w:rFonts w:ascii="Arial" w:hAnsi="Arial" w:cs="Arial"/>
        </w:rPr>
        <w:t xml:space="preserve">above, </w:t>
      </w:r>
      <w:proofErr w:type="spellStart"/>
      <w:r w:rsidRPr="00C673E9">
        <w:rPr>
          <w:rStyle w:val="VerbatimChar"/>
          <w:rFonts w:ascii="Arial" w:hAnsi="Arial" w:cs="Arial"/>
        </w:rPr>
        <w:t>add_photoperiod</w:t>
      </w:r>
      <w:proofErr w:type="spellEnd"/>
      <w:r w:rsidRPr="00C673E9">
        <w:rPr>
          <w:rStyle w:val="VerbatimChar"/>
          <w:rFonts w:ascii="Arial" w:hAnsi="Arial" w:cs="Arial"/>
        </w:rPr>
        <w:t>(coordinates)</w:t>
      </w:r>
      <w:r w:rsidRPr="00C673E9">
        <w:rPr>
          <w:rFonts w:ascii="Arial" w:hAnsi="Arial" w:cs="Arial"/>
        </w:rPr>
        <w:t xml:space="preserve"> is used as a convenient way to add columns to the data frame, indicating for each timestamp whether it was day or night, given the latitude/longitude.</w:t>
      </w:r>
    </w:p>
    <w:p w14:paraId="6A53C7FB" w14:textId="77777777" w:rsidR="00103545" w:rsidRPr="00C673E9" w:rsidRDefault="00103545" w:rsidP="00103545">
      <w:pPr>
        <w:pStyle w:val="Textkrper"/>
        <w:spacing w:before="16" w:after="16"/>
        <w:rPr>
          <w:rFonts w:ascii="Arial" w:hAnsi="Arial" w:cs="Arial"/>
        </w:rPr>
      </w:pPr>
    </w:p>
    <w:p w14:paraId="2560C3D1" w14:textId="331EE3FA" w:rsidR="007C0A0D" w:rsidRPr="00103545" w:rsidRDefault="007C0A0D" w:rsidP="00103545">
      <w:pPr>
        <w:pStyle w:val="berschrift1"/>
      </w:pPr>
      <w:r w:rsidRPr="00103545">
        <w:t>Discussion and conclusion</w:t>
      </w:r>
    </w:p>
    <w:p w14:paraId="0C44E9D1" w14:textId="573D440D" w:rsidR="007C0A0D" w:rsidRPr="00C673E9" w:rsidRDefault="007C0A0D" w:rsidP="007C0A0D">
      <w:pPr>
        <w:pStyle w:val="FirstParagraph"/>
        <w:rPr>
          <w:rFonts w:ascii="Arial" w:hAnsi="Arial" w:cs="Arial"/>
        </w:rPr>
      </w:pPr>
      <w:r w:rsidRPr="00103545">
        <w:t xml:space="preserve">This tutorial demonstrates a standardized, step-by-step pipeline to calculate a variety of visual experience metrics. We illustrated how a combination of </w:t>
      </w:r>
      <w:proofErr w:type="spellStart"/>
      <w:r w:rsidRPr="00103545">
        <w:t>LightLogR</w:t>
      </w:r>
      <w:proofErr w:type="spellEnd"/>
      <w:r w:rsidRPr="00103545">
        <w:t xml:space="preserve"> </w:t>
      </w:r>
      <w:r w:rsidRPr="00103545">
        <w:lastRenderedPageBreak/>
        <w:t xml:space="preserve">functions and </w:t>
      </w:r>
      <w:proofErr w:type="spellStart"/>
      <w:r w:rsidRPr="00103545">
        <w:t>tidyverse</w:t>
      </w:r>
      <w:proofErr w:type="spellEnd"/>
      <w:r w:rsidRPr="00103545">
        <w:t xml:space="preserve"> workflows can yield clear and reproducible analyses for wearable device data. While the full pipeline is detailed, each metric is computed through a dedicated sequence of well-documented </w:t>
      </w:r>
      <w:proofErr w:type="gramStart"/>
      <w:r w:rsidRPr="00103545">
        <w:t>steps</w:t>
      </w:r>
      <w:r w:rsidRPr="00C673E9">
        <w:rPr>
          <w:rFonts w:ascii="Arial" w:hAnsi="Arial" w:cs="Arial"/>
        </w:rPr>
        <w:t>, yet</w:t>
      </w:r>
      <w:proofErr w:type="gramEnd"/>
      <w:r w:rsidRPr="00C673E9">
        <w:rPr>
          <w:rFonts w:ascii="Arial" w:hAnsi="Arial" w:cs="Arial"/>
        </w:rPr>
        <w:t xml:space="preserve"> remains configurable to realize different metric definitions or thresholds.</w:t>
      </w:r>
    </w:p>
    <w:p w14:paraId="4ACAB5F1" w14:textId="64688D99" w:rsidR="007C0A0D" w:rsidRPr="00103545" w:rsidRDefault="007C0A0D" w:rsidP="00103545">
      <w:pPr>
        <w:pStyle w:val="FirstParagraph"/>
      </w:pPr>
      <w:r w:rsidRPr="00103545">
        <w:t xml:space="preserve">By leveraging </w:t>
      </w:r>
      <w:proofErr w:type="spellStart"/>
      <w:r w:rsidRPr="00103545">
        <w:t>LightLogR’s</w:t>
      </w:r>
      <w:proofErr w:type="spellEnd"/>
      <w:r w:rsidRPr="00103545">
        <w:t xml:space="preserve">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w:t>
      </w:r>
      <w:r w:rsidRPr="00C673E9">
        <w:rPr>
          <w:rFonts w:ascii="Arial" w:hAnsi="Arial" w:cs="Arial"/>
        </w:rPr>
        <w:t>&gt;900</w:t>
      </w:r>
      <w:r w:rsidRPr="00103545">
        <w:t xml:space="preserve"> unit tests and continuous integration with bug tracking on GitHub), and community-driven (open feature requests and contributions via GitHub).</w:t>
      </w:r>
    </w:p>
    <w:p w14:paraId="5DB2AF2C" w14:textId="77777777" w:rsidR="007C0A0D" w:rsidRPr="00103545" w:rsidRDefault="007C0A0D" w:rsidP="007C0A0D">
      <w:pPr>
        <w:pStyle w:val="Textkrper"/>
      </w:pPr>
      <w:r w:rsidRPr="00103545">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2AF715E9" w14:textId="1A0D0F7C" w:rsidR="007C0A0D" w:rsidRPr="00103545" w:rsidRDefault="007C0A0D" w:rsidP="007C0A0D">
      <w:pPr>
        <w:pStyle w:val="Textkrper"/>
      </w:pPr>
      <w:r w:rsidRPr="00103545">
        <w:t xml:space="preserve">The broad set of features in </w:t>
      </w:r>
      <w:proofErr w:type="spellStart"/>
      <w:r w:rsidRPr="00103545">
        <w:t>LightLogR</w:t>
      </w:r>
      <w:proofErr w:type="spellEnd"/>
      <w:r w:rsidRPr="00103545">
        <w:t xml:space="preserve"> — ranging from data import and cleaning tools (for handling time gaps and irregularities) to visualization functions and metric calculators — make it a powerful toolkit for visual experience research. Our examples spanned </w:t>
      </w:r>
      <w:r w:rsidRPr="00C673E9">
        <w:rPr>
          <w:rFonts w:ascii="Arial" w:hAnsi="Arial" w:cs="Arial"/>
        </w:rPr>
        <w:t xml:space="preserve">circadian-light metrics and </w:t>
      </w:r>
      <w:r w:rsidRPr="00103545">
        <w:t>myopia-related metrics,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p w14:paraId="4A0FF417" w14:textId="77777777" w:rsidR="007C0A0D" w:rsidRPr="00103545" w:rsidRDefault="007C0A0D" w:rsidP="007C0A0D">
      <w:pPr>
        <w:pStyle w:val="berschrift2"/>
      </w:pPr>
      <w:bookmarkStart w:id="925" w:name="statements"/>
      <w:bookmarkEnd w:id="898"/>
      <w:r w:rsidRPr="00103545">
        <w:lastRenderedPageBreak/>
        <w:t>Statements</w:t>
      </w:r>
    </w:p>
    <w:p w14:paraId="6B70BC99" w14:textId="7A9D5034" w:rsidR="003A1520" w:rsidRPr="00103545" w:rsidRDefault="003A1520" w:rsidP="003A1520">
      <w:pPr>
        <w:pStyle w:val="berschrift3"/>
      </w:pPr>
      <w:bookmarkStart w:id="926" w:name="data-availability-statement"/>
      <w:r>
        <w:t>Acknowledgement</w:t>
      </w:r>
    </w:p>
    <w:p w14:paraId="1C278BF4" w14:textId="50633F4D" w:rsidR="003A1520" w:rsidRPr="003A1520" w:rsidRDefault="003A1520" w:rsidP="00C86C21">
      <w:pPr>
        <w:pStyle w:val="Textkrper"/>
      </w:pPr>
      <w:r w:rsidRPr="003A1520">
        <w:rPr>
          <w:rFonts w:eastAsiaTheme="minorHAnsi" w:cstheme="minorBidi"/>
        </w:rPr>
        <w:t>We thank George Hatoun and David Sullivan (Reality Labs Research) for reviewing a draft of the tutorial manuscript and providing sample data for the VEET</w:t>
      </w:r>
      <w:r>
        <w:rPr>
          <w:rFonts w:eastAsiaTheme="minorHAnsi" w:cstheme="minorBidi"/>
        </w:rPr>
        <w:t xml:space="preserve"> device</w:t>
      </w:r>
      <w:r w:rsidRPr="003A1520">
        <w:rPr>
          <w:rFonts w:eastAsiaTheme="minorHAnsi" w:cstheme="minorBidi"/>
        </w:rPr>
        <w:t xml:space="preserve"> for spectral analyses.</w:t>
      </w:r>
    </w:p>
    <w:p w14:paraId="6113F716" w14:textId="77777777" w:rsidR="007C0A0D" w:rsidRPr="00103545" w:rsidRDefault="007C0A0D" w:rsidP="007C0A0D">
      <w:pPr>
        <w:pStyle w:val="berschrift3"/>
      </w:pPr>
      <w:r w:rsidRPr="00103545">
        <w:t>Data availability statement</w:t>
      </w:r>
    </w:p>
    <w:p w14:paraId="55FAF3F0" w14:textId="6536C1B1" w:rsidR="007C0A0D" w:rsidRPr="00103545" w:rsidRDefault="007C0A0D" w:rsidP="007C0A0D">
      <w:pPr>
        <w:pStyle w:val="FirstParagraph"/>
      </w:pPr>
      <w:r w:rsidRPr="00103545">
        <w:t xml:space="preserve">All data and code in this tutorial and </w:t>
      </w:r>
      <w:hyperlink r:id="rId73" w:history="1">
        <w:r w:rsidRPr="007A19FF">
          <w:rPr>
            <w:rStyle w:val="Hyperlink"/>
          </w:rPr>
          <w:t>Supplement 1</w:t>
        </w:r>
      </w:hyperlink>
      <w:r w:rsidRPr="00103545">
        <w:t xml:space="preserve"> are available from the GitHub repository: https://github.com/tscnlab/ZaunerEtAl_JVis_</w:t>
      </w:r>
      <w:r w:rsidRPr="00C673E9">
        <w:rPr>
          <w:rFonts w:ascii="Arial" w:hAnsi="Arial" w:cs="Arial"/>
        </w:rPr>
        <w:t>2026</w:t>
      </w:r>
      <w:r w:rsidRPr="00103545">
        <w:t xml:space="preserve">/, archived on </w:t>
      </w:r>
      <w:proofErr w:type="spellStart"/>
      <w:r w:rsidRPr="00103545">
        <w:t>Zenodo</w:t>
      </w:r>
      <w:proofErr w:type="spellEnd"/>
      <w:r w:rsidRPr="00103545">
        <w:t>: https://doi.org/10.5281/zenodo.16566014 under a MIT license (data under CC-BY license).</w:t>
      </w:r>
    </w:p>
    <w:p w14:paraId="176D1C13" w14:textId="77777777" w:rsidR="007C0A0D" w:rsidRPr="00103545" w:rsidRDefault="007C0A0D" w:rsidP="007C0A0D">
      <w:pPr>
        <w:pStyle w:val="berschrift3"/>
      </w:pPr>
      <w:bookmarkStart w:id="927" w:name="funding-statement"/>
      <w:bookmarkEnd w:id="926"/>
      <w:r w:rsidRPr="00103545">
        <w:t>Funding statement</w:t>
      </w:r>
    </w:p>
    <w:p w14:paraId="4FDACF3B" w14:textId="77777777" w:rsidR="007C0A0D" w:rsidRPr="00103545" w:rsidRDefault="007C0A0D" w:rsidP="007C0A0D">
      <w:pPr>
        <w:pStyle w:val="FirstParagraph"/>
      </w:pPr>
      <w:r w:rsidRPr="00103545">
        <w:t xml:space="preserve">JZ’s position is funded by the </w:t>
      </w:r>
      <w:proofErr w:type="spellStart"/>
      <w:r w:rsidRPr="00103545">
        <w:t>MeLiDos</w:t>
      </w:r>
      <w:proofErr w:type="spellEnd"/>
      <w:r w:rsidRPr="00103545">
        <w:t xml:space="preserve"> project. The project has received funding from the European Partnership on Metrology (22NRM05 </w:t>
      </w:r>
      <w:proofErr w:type="spellStart"/>
      <w:r w:rsidRPr="00103545">
        <w:t>MeLiDos</w:t>
      </w:r>
      <w:proofErr w:type="spellEnd"/>
      <w:r w:rsidRPr="00103545">
        <w:t xml:space="preserve">), co-financed from the European Union’s Horizon Europe Research and Innovation </w:t>
      </w:r>
      <w:proofErr w:type="spellStart"/>
      <w:r w:rsidRPr="00103545">
        <w:t>Programme</w:t>
      </w:r>
      <w:proofErr w:type="spellEnd"/>
      <w:r w:rsidRPr="00103545">
        <w:t xml:space="preserv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184CEB78" w14:textId="77777777" w:rsidR="007C0A0D" w:rsidRPr="00103545" w:rsidRDefault="007C0A0D" w:rsidP="007C0A0D">
      <w:pPr>
        <w:pStyle w:val="berschrift3"/>
      </w:pPr>
      <w:bookmarkStart w:id="928" w:name="conflict-of-interest-statement"/>
      <w:bookmarkEnd w:id="927"/>
      <w:r w:rsidRPr="00103545">
        <w:t>Conflict of interest statement</w:t>
      </w:r>
    </w:p>
    <w:p w14:paraId="59F216AF" w14:textId="77777777" w:rsidR="007C0A0D" w:rsidRPr="00103545" w:rsidRDefault="007C0A0D" w:rsidP="007C0A0D">
      <w:pPr>
        <w:pStyle w:val="FirstParagraph"/>
      </w:pPr>
      <w:r w:rsidRPr="00103545">
        <w:t>JZ declares the following potential conflict of interest in the past five years (2021-2025). Funding: Received research funding from Reality Labs Research.</w:t>
      </w:r>
    </w:p>
    <w:p w14:paraId="375D2B57" w14:textId="77777777" w:rsidR="007C0A0D" w:rsidRPr="00103545" w:rsidRDefault="007C0A0D" w:rsidP="007C0A0D">
      <w:pPr>
        <w:pStyle w:val="Textkrper"/>
      </w:pPr>
      <w:r w:rsidRPr="00103545">
        <w:t>AN declares the following potential conflicts of interest in the past five years (2021-2025). none</w:t>
      </w:r>
    </w:p>
    <w:p w14:paraId="0C547470" w14:textId="77777777" w:rsidR="007C0A0D" w:rsidRPr="00103545" w:rsidRDefault="007C0A0D" w:rsidP="007C0A0D">
      <w:pPr>
        <w:pStyle w:val="Textkrper"/>
      </w:pPr>
      <w:r w:rsidRPr="00103545">
        <w:t>LAO declares the following potential conflict of interest in the past five years (2021-2025). Consultancy: Zeiss, Alcon, EssilorLuxottica; Research support: Topcon, Meta, LLC; Patents: US 11375890 B2</w:t>
      </w:r>
    </w:p>
    <w:p w14:paraId="1F039946" w14:textId="77777777" w:rsidR="007C0A0D" w:rsidRPr="00103545" w:rsidRDefault="007C0A0D" w:rsidP="007C0A0D">
      <w:pPr>
        <w:pStyle w:val="Textkrper"/>
      </w:pPr>
      <w:r w:rsidRPr="00103545">
        <w:lastRenderedPageBreak/>
        <w:t xml:space="preserve">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t>
      </w:r>
      <w:proofErr w:type="spellStart"/>
      <w:r w:rsidRPr="00103545">
        <w:t>Wellcome</w:t>
      </w:r>
      <w:proofErr w:type="spellEnd"/>
      <w:r w:rsidRPr="00103545">
        <w:t xml:space="preserve"> Trust, National Research Foundation Singapore, European Partnership on Metrology, VELUX Foundation, </w:t>
      </w:r>
      <w:proofErr w:type="spellStart"/>
      <w:r w:rsidRPr="00103545">
        <w:t>Bayerisch-Tschechische</w:t>
      </w:r>
      <w:proofErr w:type="spellEnd"/>
      <w:r w:rsidRPr="00103545">
        <w:t xml:space="preserve"> </w:t>
      </w:r>
      <w:proofErr w:type="spellStart"/>
      <w:r w:rsidRPr="00103545">
        <w:t>Hochschulagentur</w:t>
      </w:r>
      <w:proofErr w:type="spellEnd"/>
      <w:r w:rsidRPr="00103545">
        <w:t xml:space="preserve"> (BTHA), </w:t>
      </w:r>
      <w:proofErr w:type="spellStart"/>
      <w:r w:rsidRPr="00103545">
        <w:t>BayFrance</w:t>
      </w:r>
      <w:proofErr w:type="spellEnd"/>
      <w:r w:rsidRPr="00103545">
        <w:t xml:space="preserve"> (</w:t>
      </w:r>
      <w:proofErr w:type="spellStart"/>
      <w:r w:rsidRPr="00103545">
        <w:t>Bayerisch-Französisches</w:t>
      </w:r>
      <w:proofErr w:type="spellEnd"/>
      <w:r w:rsidRPr="00103545">
        <w:t xml:space="preserve"> </w:t>
      </w:r>
      <w:proofErr w:type="spellStart"/>
      <w:r w:rsidRPr="00103545">
        <w:t>Hochschulzentrum</w:t>
      </w:r>
      <w:proofErr w:type="spellEnd"/>
      <w:r w:rsidRPr="00103545">
        <w:t xml:space="preserve">), </w:t>
      </w:r>
      <w:proofErr w:type="spellStart"/>
      <w:r w:rsidRPr="00103545">
        <w:t>BayFOR</w:t>
      </w:r>
      <w:proofErr w:type="spellEnd"/>
      <w:r w:rsidRPr="00103545">
        <w:t xml:space="preserve"> (Bayerische </w:t>
      </w:r>
      <w:proofErr w:type="spellStart"/>
      <w:r w:rsidRPr="00103545">
        <w:t>Forschungsallianz</w:t>
      </w:r>
      <w:proofErr w:type="spellEnd"/>
      <w:r w:rsidRPr="00103545">
        <w:t xml:space="preserve">), and Reality Labs Research. Honoraria for talks: Received honoraria from the </w:t>
      </w:r>
      <w:proofErr w:type="spellStart"/>
      <w:r w:rsidRPr="00103545">
        <w:t>ISGlobal</w:t>
      </w:r>
      <w:proofErr w:type="spellEnd"/>
      <w:r w:rsidRPr="00103545">
        <w:t xml:space="preserve">, Research Foundation of the City University of New York and the Stadt Ebersberg, Museum Wald und Umwelt. Travel reimbursements: Daimler und Benz Stiftung. Patents: Named on European Patent Application EP23159999.4A (“System and method for corneal-plane </w:t>
      </w:r>
      <w:proofErr w:type="gramStart"/>
      <w:r w:rsidRPr="00103545">
        <w:t>physiologically-relevant</w:t>
      </w:r>
      <w:proofErr w:type="gramEnd"/>
      <w:r w:rsidRPr="00103545">
        <w:t xml:space="preserve"> light logging with an application to personalized light interventions related to health and well-being”). </w:t>
      </w:r>
      <w:proofErr w:type="gramStart"/>
      <w:r w:rsidRPr="00103545">
        <w:t>With the exception of</w:t>
      </w:r>
      <w:proofErr w:type="gramEnd"/>
      <w:r w:rsidRPr="00103545">
        <w:t xml:space="preserve"> the funding source supporting this work, M.S. declares no influence of the disclosed roles or relationships on the work presented herein.</w:t>
      </w:r>
    </w:p>
    <w:p w14:paraId="681BC8D3" w14:textId="77777777" w:rsidR="007C0A0D" w:rsidRPr="00103545" w:rsidRDefault="007C0A0D" w:rsidP="007C0A0D">
      <w:pPr>
        <w:pStyle w:val="berschrift3"/>
      </w:pPr>
      <w:bookmarkStart w:id="929" w:name="X0f60d31e05d800fd930b59ab5cd6750e4dc8f0d"/>
      <w:bookmarkEnd w:id="928"/>
      <w:r w:rsidRPr="00103545">
        <w:t>Statement of generative AI and AI-assisted technologies in the writing process</w:t>
      </w:r>
    </w:p>
    <w:p w14:paraId="0CF441EA" w14:textId="77777777" w:rsidR="007C0A0D" w:rsidRPr="00103545" w:rsidRDefault="007C0A0D" w:rsidP="007C0A0D">
      <w:pPr>
        <w:pStyle w:val="FirstParagraph"/>
      </w:pPr>
      <w:r w:rsidRPr="00103545">
        <w:t>The authors used ChatGPT during the preparation of this work. After using this tool, the authors reviewed and edited the content as needed and take full responsibility for the content of the publication.</w:t>
      </w:r>
    </w:p>
    <w:p w14:paraId="119159C5" w14:textId="4C47EABF" w:rsidR="007C0A0D" w:rsidRPr="00103545" w:rsidRDefault="007C0A0D" w:rsidP="007C0A0D">
      <w:pPr>
        <w:pStyle w:val="Textkrper"/>
      </w:pPr>
      <w:r w:rsidRPr="00103545">
        <w:lastRenderedPageBreak/>
        <w:t xml:space="preserve">Use of AI in contributor roles </w:t>
      </w:r>
      <w:r w:rsidRPr="00C673E9">
        <w:rPr>
          <w:rStyle w:val="Funotenzeichen"/>
          <w:rFonts w:ascii="Arial" w:hAnsi="Arial" w:cs="Arial"/>
        </w:rPr>
        <w:footnoteReference w:id="3"/>
      </w:r>
      <w:r w:rsidRPr="00C673E9">
        <w:rPr>
          <w:rFonts w:ascii="Arial" w:hAnsi="Arial" w:cs="Arial"/>
        </w:rPr>
        <w:t xml:space="preserve">: </w:t>
      </w:r>
      <w:r w:rsidRPr="00103545">
        <w:t>Conceptualization: no Data curation: no Formal analysis: bug fixing Methodology: no Software: bug fixing Validation: no Visualization: tweaking of options Writing – original draft: abstract refinement Writing – review &amp; editing: improve readability and language</w:t>
      </w:r>
    </w:p>
    <w:p w14:paraId="102D910B" w14:textId="77777777" w:rsidR="007C0A0D" w:rsidRPr="00103545" w:rsidRDefault="007C0A0D" w:rsidP="00103545">
      <w:pPr>
        <w:pStyle w:val="berschrift1"/>
        <w:rPr>
          <w:b/>
        </w:rPr>
      </w:pPr>
      <w:bookmarkStart w:id="930" w:name="_6wujw18ggcuz"/>
      <w:bookmarkStart w:id="931" w:name="references"/>
      <w:bookmarkEnd w:id="925"/>
      <w:bookmarkEnd w:id="929"/>
      <w:bookmarkEnd w:id="930"/>
      <w:r w:rsidRPr="00103545">
        <w:t>References</w:t>
      </w:r>
      <w:bookmarkStart w:id="932" w:name="_qqv9ooooavco"/>
      <w:bookmarkStart w:id="933" w:name="_wzapd8po32to"/>
      <w:bookmarkEnd w:id="932"/>
      <w:bookmarkEnd w:id="933"/>
    </w:p>
    <w:p w14:paraId="3F22087F" w14:textId="0CC3D5CF" w:rsidR="007C0A0D" w:rsidRDefault="007C0A0D" w:rsidP="007C0A0D">
      <w:pPr>
        <w:pStyle w:val="Literaturverzeichnis"/>
        <w:rPr>
          <w:ins w:id="934" w:author="Johannes Zauner" w:date="2026-04-01T17:13:00Z" w16du:dateUtc="2026-04-01T15:13:00Z"/>
        </w:rPr>
      </w:pPr>
      <w:bookmarkStart w:id="935" w:name="ref-Bhandari2020OphthalmicPhysiolOpt"/>
      <w:bookmarkStart w:id="936" w:name="refs"/>
      <w:r w:rsidRPr="00103545">
        <w:t xml:space="preserve">Bhandari, </w:t>
      </w:r>
      <w:del w:id="937" w:author="Johannes Zauner" w:date="2026-04-01T17:25:00Z" w16du:dateUtc="2026-04-01T15:25:00Z">
        <w:r w:rsidRPr="00103545" w:rsidDel="001D1153">
          <w:delText xml:space="preserve">Khob </w:delText>
        </w:r>
      </w:del>
      <w:ins w:id="938" w:author="Johannes Zauner" w:date="2026-04-01T17:25:00Z" w16du:dateUtc="2026-04-01T15:25:00Z">
        <w:r w:rsidR="001D1153" w:rsidRPr="00103545">
          <w:t>K</w:t>
        </w:r>
        <w:r w:rsidR="001D1153">
          <w:t xml:space="preserve">. </w:t>
        </w:r>
      </w:ins>
      <w:r w:rsidRPr="00103545">
        <w:t>R</w:t>
      </w:r>
      <w:ins w:id="939" w:author="Johannes Zauner" w:date="2026-04-01T17:25:00Z" w16du:dateUtc="2026-04-01T15:25:00Z">
        <w:r w:rsidR="001D1153">
          <w:t>.</w:t>
        </w:r>
      </w:ins>
      <w:r w:rsidRPr="00103545">
        <w:t xml:space="preserve">, and </w:t>
      </w:r>
      <w:del w:id="940" w:author="Johannes Zauner" w:date="2026-04-01T17:25:00Z" w16du:dateUtc="2026-04-01T15:25:00Z">
        <w:r w:rsidRPr="00103545" w:rsidDel="001D1153">
          <w:delText xml:space="preserve">Lisa A </w:delText>
        </w:r>
      </w:del>
      <w:r w:rsidRPr="00103545">
        <w:t>Ostrin</w:t>
      </w:r>
      <w:ins w:id="941" w:author="Johannes Zauner" w:date="2026-04-01T17:25:00Z" w16du:dateUtc="2026-04-01T15:25:00Z">
        <w:r w:rsidR="001D1153">
          <w:t>, L. A</w:t>
        </w:r>
      </w:ins>
      <w:r w:rsidRPr="00103545">
        <w:t xml:space="preserve">. 2020. “Validation of the </w:t>
      </w:r>
      <w:proofErr w:type="spellStart"/>
      <w:r w:rsidRPr="00103545">
        <w:t>Clouclip</w:t>
      </w:r>
      <w:proofErr w:type="spellEnd"/>
      <w:r w:rsidRPr="00103545">
        <w:t xml:space="preserve"> and Utility in Measuring Viewing Distance in Adults.” </w:t>
      </w:r>
      <w:r w:rsidRPr="00103545">
        <w:rPr>
          <w:i/>
        </w:rPr>
        <w:t>Ophthalmic and Physiological Optics</w:t>
      </w:r>
      <w:r w:rsidRPr="00103545">
        <w:t xml:space="preserve"> 40 (6): 801–14. https://doi.org/</w:t>
      </w:r>
      <w:hyperlink r:id="rId74">
        <w:r w:rsidRPr="00103545">
          <w:rPr>
            <w:rStyle w:val="Hyperlink"/>
          </w:rPr>
          <w:t>https://doi.org/10.1111/opo.12735</w:t>
        </w:r>
      </w:hyperlink>
      <w:r w:rsidRPr="00103545">
        <w:t>.</w:t>
      </w:r>
    </w:p>
    <w:p w14:paraId="3A83B528" w14:textId="43879E8D" w:rsidR="00643CA5" w:rsidRPr="00643CA5" w:rsidRDefault="00643CA5" w:rsidP="00643CA5">
      <w:pPr>
        <w:pStyle w:val="Literaturverzeichnis"/>
      </w:pPr>
      <w:bookmarkStart w:id="942" w:name="ref-bhandari2022"/>
      <w:ins w:id="943" w:author="Johannes Zauner" w:date="2026-04-01T17:13:00Z" w16du:dateUtc="2026-04-01T15:13:00Z">
        <w:r>
          <w:t>Bhandari, K</w:t>
        </w:r>
      </w:ins>
      <w:ins w:id="944" w:author="Johannes Zauner" w:date="2026-04-01T17:25:00Z" w16du:dateUtc="2026-04-01T15:25:00Z">
        <w:r w:rsidR="00C0648D">
          <w:t>.</w:t>
        </w:r>
      </w:ins>
      <w:ins w:id="945" w:author="Johannes Zauner" w:date="2026-04-01T17:13:00Z" w16du:dateUtc="2026-04-01T15:13:00Z">
        <w:r>
          <w:t xml:space="preserve"> R., Shukla</w:t>
        </w:r>
      </w:ins>
      <w:ins w:id="946" w:author="Johannes Zauner" w:date="2026-04-01T17:25:00Z" w16du:dateUtc="2026-04-01T15:25:00Z">
        <w:r w:rsidR="00C0648D">
          <w:t xml:space="preserve">, </w:t>
        </w:r>
        <w:r w:rsidR="00C0648D">
          <w:t>D</w:t>
        </w:r>
        <w:r w:rsidR="00C0648D">
          <w:t>.</w:t>
        </w:r>
      </w:ins>
      <w:ins w:id="947" w:author="Johannes Zauner" w:date="2026-04-01T17:13:00Z" w16du:dateUtc="2026-04-01T15:13:00Z">
        <w:r>
          <w:t xml:space="preserve">, </w:t>
        </w:r>
        <w:proofErr w:type="spellStart"/>
        <w:r>
          <w:t>Mirhajianmoghadam</w:t>
        </w:r>
      </w:ins>
      <w:proofErr w:type="spellEnd"/>
      <w:ins w:id="948" w:author="Johannes Zauner" w:date="2026-04-01T17:25:00Z" w16du:dateUtc="2026-04-01T15:25:00Z">
        <w:r w:rsidR="00C0648D">
          <w:t xml:space="preserve">, </w:t>
        </w:r>
        <w:r w:rsidR="00C0648D">
          <w:t>H</w:t>
        </w:r>
        <w:r w:rsidR="00C0648D">
          <w:t>.</w:t>
        </w:r>
      </w:ins>
      <w:ins w:id="949" w:author="Johannes Zauner" w:date="2026-04-01T17:13:00Z" w16du:dateUtc="2026-04-01T15:13:00Z">
        <w:r>
          <w:t>, and Ostrin</w:t>
        </w:r>
      </w:ins>
      <w:ins w:id="950" w:author="Johannes Zauner" w:date="2026-04-01T17:25:00Z" w16du:dateUtc="2026-04-01T15:25:00Z">
        <w:r w:rsidR="00C0648D">
          <w:t xml:space="preserve">, </w:t>
        </w:r>
        <w:r w:rsidR="00C0648D">
          <w:t>L</w:t>
        </w:r>
        <w:r w:rsidR="00C0648D">
          <w:t>.</w:t>
        </w:r>
        <w:r w:rsidR="00C0648D">
          <w:t xml:space="preserve"> A</w:t>
        </w:r>
      </w:ins>
      <w:ins w:id="951" w:author="Johannes Zauner" w:date="2026-04-01T17:13:00Z" w16du:dateUtc="2026-04-01T15:13:00Z">
        <w:r>
          <w:t xml:space="preserve">. 2022. “Objective Measures of Near Viewing and Light Exposure in Schoolchildren During COVID-19.” </w:t>
        </w:r>
        <w:r>
          <w:rPr>
            <w:i/>
            <w:iCs/>
          </w:rPr>
          <w:t>Optometry and Vision Science</w:t>
        </w:r>
        <w:r>
          <w:t xml:space="preserve"> 99 (3): 241–52. </w:t>
        </w:r>
        <w:r>
          <w:fldChar w:fldCharType="begin"/>
        </w:r>
        <w:r>
          <w:instrText>HYPERLINK "https://doi.org/10.1097/opx.0000000000001871" \h</w:instrText>
        </w:r>
        <w:r>
          <w:fldChar w:fldCharType="separate"/>
        </w:r>
        <w:r>
          <w:rPr>
            <w:rStyle w:val="Hyperlink"/>
          </w:rPr>
          <w:t>https://doi.org/10.1097/opx.0000000000001871</w:t>
        </w:r>
        <w:r>
          <w:fldChar w:fldCharType="end"/>
        </w:r>
        <w:r>
          <w:t>.</w:t>
        </w:r>
      </w:ins>
      <w:bookmarkEnd w:id="942"/>
    </w:p>
    <w:p w14:paraId="17ACBE24" w14:textId="77777777" w:rsidR="007C0A0D" w:rsidRPr="00103545" w:rsidRDefault="007C0A0D" w:rsidP="007C0A0D">
      <w:pPr>
        <w:pStyle w:val="Literaturverzeichnis"/>
      </w:pPr>
      <w:bookmarkStart w:id="952" w:name="ref-Biller2024CommunPsychol"/>
      <w:bookmarkEnd w:id="935"/>
      <w:r w:rsidRPr="00103545">
        <w:t xml:space="preserve">Biller, A. M., P. Balakrishnan, and M. </w:t>
      </w:r>
      <w:proofErr w:type="spellStart"/>
      <w:r w:rsidRPr="00103545">
        <w:t>Spitschan</w:t>
      </w:r>
      <w:proofErr w:type="spellEnd"/>
      <w:r w:rsidRPr="00103545">
        <w:t>. 2024. “</w:t>
      </w:r>
      <w:proofErr w:type="spellStart"/>
      <w:r w:rsidRPr="00103545">
        <w:t>Behavioural</w:t>
      </w:r>
      <w:proofErr w:type="spellEnd"/>
      <w:r w:rsidRPr="00103545">
        <w:t xml:space="preserve"> Determinants of </w:t>
      </w:r>
      <w:proofErr w:type="gramStart"/>
      <w:r w:rsidRPr="00103545">
        <w:t>Physiologically-Relevant</w:t>
      </w:r>
      <w:proofErr w:type="gramEnd"/>
      <w:r w:rsidRPr="00103545">
        <w:t xml:space="preserve"> Light Exposure.” Journal Article. </w:t>
      </w:r>
      <w:r w:rsidRPr="00103545">
        <w:rPr>
          <w:i/>
        </w:rPr>
        <w:t>Commun Psychol</w:t>
      </w:r>
      <w:r w:rsidRPr="00103545">
        <w:t xml:space="preserve"> 2 (1): 114. </w:t>
      </w:r>
      <w:hyperlink r:id="rId75">
        <w:r w:rsidRPr="00103545">
          <w:rPr>
            <w:rStyle w:val="Hyperlink"/>
          </w:rPr>
          <w:t>https://doi.org/10.1038/s44271-024-00159-5</w:t>
        </w:r>
      </w:hyperlink>
      <w:r w:rsidRPr="00103545">
        <w:t>.</w:t>
      </w:r>
    </w:p>
    <w:p w14:paraId="590721ED" w14:textId="3EFD40ED" w:rsidR="007C0A0D" w:rsidRPr="00103545" w:rsidRDefault="007C0A0D" w:rsidP="007C0A0D">
      <w:pPr>
        <w:pStyle w:val="Literaturverzeichnis"/>
      </w:pPr>
      <w:bookmarkStart w:id="953" w:name="ref-Blume2019Somnologie"/>
      <w:bookmarkEnd w:id="952"/>
      <w:r w:rsidRPr="00103545">
        <w:t xml:space="preserve">Blume, C., </w:t>
      </w:r>
      <w:del w:id="954" w:author="Johannes Zauner" w:date="2026-04-01T17:26:00Z" w16du:dateUtc="2026-04-01T15:26:00Z">
        <w:r w:rsidRPr="00103545" w:rsidDel="00734E8F">
          <w:delText xml:space="preserve">C. </w:delText>
        </w:r>
      </w:del>
      <w:r w:rsidRPr="00103545">
        <w:t>Garbazza</w:t>
      </w:r>
      <w:ins w:id="955" w:author="Johannes Zauner" w:date="2026-04-01T17:26:00Z" w16du:dateUtc="2026-04-01T15:26:00Z">
        <w:r w:rsidR="00734E8F">
          <w:t xml:space="preserve">, </w:t>
        </w:r>
        <w:r w:rsidR="00734E8F" w:rsidRPr="00103545">
          <w:t>C.</w:t>
        </w:r>
      </w:ins>
      <w:r w:rsidRPr="00103545">
        <w:t xml:space="preserve">, and </w:t>
      </w:r>
      <w:del w:id="956" w:author="Johannes Zauner" w:date="2026-04-01T17:25:00Z" w16du:dateUtc="2026-04-01T15:25:00Z">
        <w:r w:rsidRPr="00103545" w:rsidDel="00734E8F">
          <w:delText xml:space="preserve">M. </w:delText>
        </w:r>
      </w:del>
      <w:proofErr w:type="spellStart"/>
      <w:r w:rsidRPr="00103545">
        <w:t>Spitschan</w:t>
      </w:r>
      <w:proofErr w:type="spellEnd"/>
      <w:ins w:id="957" w:author="Johannes Zauner" w:date="2026-04-01T17:25:00Z" w16du:dateUtc="2026-04-01T15:25:00Z">
        <w:r w:rsidR="00734E8F">
          <w:t xml:space="preserve">, </w:t>
        </w:r>
      </w:ins>
      <w:proofErr w:type="gramStart"/>
      <w:ins w:id="958" w:author="Johannes Zauner" w:date="2026-04-01T17:26:00Z" w16du:dateUtc="2026-04-01T15:26:00Z">
        <w:r w:rsidR="00734E8F" w:rsidRPr="00103545">
          <w:t>M.</w:t>
        </w:r>
      </w:ins>
      <w:r w:rsidRPr="00103545">
        <w:t>.</w:t>
      </w:r>
      <w:proofErr w:type="gramEnd"/>
      <w:r w:rsidRPr="00103545">
        <w:t xml:space="preserve"> 2019. “Effects of Light on Human Circadian Rhythms, Sleep and Mood.” Journal Article. </w:t>
      </w:r>
      <w:proofErr w:type="spellStart"/>
      <w:r w:rsidRPr="00103545">
        <w:rPr>
          <w:i/>
        </w:rPr>
        <w:t>Somnologie</w:t>
      </w:r>
      <w:proofErr w:type="spellEnd"/>
      <w:r w:rsidRPr="00103545">
        <w:rPr>
          <w:i/>
        </w:rPr>
        <w:t xml:space="preserve"> (Berl)</w:t>
      </w:r>
      <w:r w:rsidRPr="00103545">
        <w:t xml:space="preserve"> 23 (3): 147–56. </w:t>
      </w:r>
      <w:hyperlink r:id="rId76">
        <w:r w:rsidRPr="00103545">
          <w:rPr>
            <w:rStyle w:val="Hyperlink"/>
          </w:rPr>
          <w:t>https://doi.org/10.1007/s11818-019-00215-x</w:t>
        </w:r>
      </w:hyperlink>
      <w:r w:rsidRPr="00103545">
        <w:t>.</w:t>
      </w:r>
    </w:p>
    <w:p w14:paraId="01AD5971" w14:textId="5678D393" w:rsidR="007C0A0D" w:rsidRPr="00103545" w:rsidRDefault="007C0A0D" w:rsidP="007C0A0D">
      <w:pPr>
        <w:pStyle w:val="Literaturverzeichnis"/>
      </w:pPr>
      <w:bookmarkStart w:id="959" w:name="ref-Brown2022PLoSBiol"/>
      <w:bookmarkEnd w:id="953"/>
      <w:r w:rsidRPr="00103545">
        <w:t xml:space="preserve">Brown, T. M., </w:t>
      </w:r>
      <w:moveFromRangeStart w:id="960" w:author="Johannes Zauner" w:date="2026-04-01T17:26:00Z" w:name="move225956787"/>
      <w:moveFrom w:id="961" w:author="Johannes Zauner" w:date="2026-04-01T17:26:00Z" w16du:dateUtc="2026-04-01T15:26:00Z">
        <w:r w:rsidRPr="00103545" w:rsidDel="004B521E">
          <w:t xml:space="preserve">G. C. </w:t>
        </w:r>
      </w:moveFrom>
      <w:moveFromRangeEnd w:id="960"/>
      <w:r w:rsidRPr="00103545">
        <w:t>Brainard,</w:t>
      </w:r>
      <w:ins w:id="962" w:author="Johannes Zauner" w:date="2026-04-01T17:26:00Z" w16du:dateUtc="2026-04-01T15:26:00Z">
        <w:r w:rsidR="004B521E">
          <w:t xml:space="preserve"> </w:t>
        </w:r>
      </w:ins>
      <w:moveToRangeStart w:id="963" w:author="Johannes Zauner" w:date="2026-04-01T17:26:00Z" w:name="move225956787"/>
      <w:moveTo w:id="964" w:author="Johannes Zauner" w:date="2026-04-01T17:26:00Z" w16du:dateUtc="2026-04-01T15:26:00Z">
        <w:r w:rsidR="004B521E" w:rsidRPr="00103545">
          <w:t xml:space="preserve">G. </w:t>
        </w:r>
        <w:proofErr w:type="gramStart"/>
        <w:r w:rsidR="004B521E" w:rsidRPr="00103545">
          <w:t xml:space="preserve">C. </w:t>
        </w:r>
      </w:moveTo>
      <w:moveToRangeEnd w:id="963"/>
      <w:ins w:id="965" w:author="Johannes Zauner" w:date="2026-04-01T17:26:00Z" w16du:dateUtc="2026-04-01T15:26:00Z">
        <w:r w:rsidR="004B521E">
          <w:t>,</w:t>
        </w:r>
      </w:ins>
      <w:proofErr w:type="gramEnd"/>
      <w:r w:rsidRPr="00103545">
        <w:t xml:space="preserve"> </w:t>
      </w:r>
      <w:del w:id="966" w:author="Johannes Zauner" w:date="2026-04-01T17:26:00Z" w16du:dateUtc="2026-04-01T15:26:00Z">
        <w:r w:rsidRPr="00103545" w:rsidDel="004B521E">
          <w:delText xml:space="preserve">C. </w:delText>
        </w:r>
      </w:del>
      <w:proofErr w:type="spellStart"/>
      <w:r w:rsidRPr="00103545">
        <w:t>Cajochen</w:t>
      </w:r>
      <w:proofErr w:type="spellEnd"/>
      <w:ins w:id="967" w:author="Johannes Zauner" w:date="2026-04-01T17:26:00Z" w16du:dateUtc="2026-04-01T15:26:00Z">
        <w:r w:rsidR="004B521E">
          <w:t xml:space="preserve">, </w:t>
        </w:r>
        <w:r w:rsidR="004B521E" w:rsidRPr="00103545">
          <w:t>C.</w:t>
        </w:r>
      </w:ins>
      <w:r w:rsidRPr="00103545">
        <w:t xml:space="preserve">, </w:t>
      </w:r>
      <w:moveFromRangeStart w:id="968" w:author="Johannes Zauner" w:date="2026-04-01T17:26:00Z" w:name="move225956796"/>
      <w:moveFrom w:id="969" w:author="Johannes Zauner" w:date="2026-04-01T17:26:00Z" w16du:dateUtc="2026-04-01T15:26:00Z">
        <w:r w:rsidRPr="00103545" w:rsidDel="004B521E">
          <w:t xml:space="preserve">C. A. </w:t>
        </w:r>
      </w:moveFrom>
      <w:moveFromRangeEnd w:id="968"/>
      <w:r w:rsidRPr="00103545">
        <w:t>Czeisler</w:t>
      </w:r>
      <w:ins w:id="970" w:author="Johannes Zauner" w:date="2026-04-01T17:26:00Z" w16du:dateUtc="2026-04-01T15:26:00Z">
        <w:r w:rsidR="004B521E">
          <w:t xml:space="preserve">, </w:t>
        </w:r>
      </w:ins>
      <w:moveToRangeStart w:id="971" w:author="Johannes Zauner" w:date="2026-04-01T17:26:00Z" w:name="move225956796"/>
      <w:moveTo w:id="972" w:author="Johannes Zauner" w:date="2026-04-01T17:26:00Z" w16du:dateUtc="2026-04-01T15:26:00Z">
        <w:r w:rsidR="004B521E" w:rsidRPr="00103545">
          <w:t>C. A.</w:t>
        </w:r>
      </w:moveTo>
      <w:moveToRangeEnd w:id="971"/>
      <w:r w:rsidRPr="00103545">
        <w:t xml:space="preserve">, </w:t>
      </w:r>
      <w:moveFromRangeStart w:id="973" w:author="Johannes Zauner" w:date="2026-04-01T17:26:00Z" w:name="move225956800"/>
      <w:moveFrom w:id="974" w:author="Johannes Zauner" w:date="2026-04-01T17:26:00Z" w16du:dateUtc="2026-04-01T15:26:00Z">
        <w:r w:rsidRPr="00103545" w:rsidDel="004B521E">
          <w:t xml:space="preserve">J. P. </w:t>
        </w:r>
      </w:moveFrom>
      <w:moveFromRangeEnd w:id="973"/>
      <w:r w:rsidRPr="00103545">
        <w:t>Hanifin</w:t>
      </w:r>
      <w:ins w:id="975" w:author="Johannes Zauner" w:date="2026-04-01T17:26:00Z" w16du:dateUtc="2026-04-01T15:26:00Z">
        <w:r w:rsidR="004B521E">
          <w:t xml:space="preserve">, </w:t>
        </w:r>
      </w:ins>
      <w:moveToRangeStart w:id="976" w:author="Johannes Zauner" w:date="2026-04-01T17:26:00Z" w:name="move225956800"/>
      <w:moveTo w:id="977" w:author="Johannes Zauner" w:date="2026-04-01T17:26:00Z" w16du:dateUtc="2026-04-01T15:26:00Z">
        <w:r w:rsidR="004B521E" w:rsidRPr="00103545">
          <w:t>J. P.</w:t>
        </w:r>
      </w:moveTo>
      <w:moveToRangeEnd w:id="976"/>
      <w:r w:rsidRPr="00103545">
        <w:t xml:space="preserve">, </w:t>
      </w:r>
      <w:moveFromRangeStart w:id="978" w:author="Johannes Zauner" w:date="2026-04-01T17:26:00Z" w:name="move225956805"/>
      <w:moveFrom w:id="979" w:author="Johannes Zauner" w:date="2026-04-01T17:26:00Z" w16du:dateUtc="2026-04-01T15:26:00Z">
        <w:r w:rsidRPr="00103545" w:rsidDel="004B521E">
          <w:t xml:space="preserve">S. W. </w:t>
        </w:r>
      </w:moveFrom>
      <w:moveFromRangeEnd w:id="978"/>
      <w:r w:rsidRPr="00103545">
        <w:t>Lockley</w:t>
      </w:r>
      <w:ins w:id="980" w:author="Johannes Zauner" w:date="2026-04-01T17:26:00Z" w16du:dateUtc="2026-04-01T15:26:00Z">
        <w:r w:rsidR="004B521E">
          <w:t xml:space="preserve">, </w:t>
        </w:r>
      </w:ins>
      <w:moveToRangeStart w:id="981" w:author="Johannes Zauner" w:date="2026-04-01T17:26:00Z" w:name="move225956805"/>
      <w:moveTo w:id="982" w:author="Johannes Zauner" w:date="2026-04-01T17:26:00Z" w16du:dateUtc="2026-04-01T15:26:00Z">
        <w:r w:rsidR="004B521E" w:rsidRPr="00103545">
          <w:t>S. W.</w:t>
        </w:r>
      </w:moveTo>
      <w:moveToRangeEnd w:id="981"/>
      <w:r w:rsidRPr="00103545">
        <w:t xml:space="preserve">, </w:t>
      </w:r>
      <w:moveFromRangeStart w:id="983" w:author="Johannes Zauner" w:date="2026-04-01T17:26:00Z" w:name="move225956810"/>
      <w:moveFrom w:id="984" w:author="Johannes Zauner" w:date="2026-04-01T17:26:00Z" w16du:dateUtc="2026-04-01T15:26:00Z">
        <w:r w:rsidRPr="00103545" w:rsidDel="004B521E">
          <w:t xml:space="preserve">R. J. </w:t>
        </w:r>
      </w:moveFrom>
      <w:moveFromRangeEnd w:id="983"/>
      <w:r w:rsidRPr="00103545">
        <w:t>Lucas</w:t>
      </w:r>
      <w:ins w:id="985" w:author="Johannes Zauner" w:date="2026-04-01T17:26:00Z" w16du:dateUtc="2026-04-01T15:26:00Z">
        <w:r w:rsidR="004B521E">
          <w:t xml:space="preserve">, </w:t>
        </w:r>
      </w:ins>
      <w:moveToRangeStart w:id="986" w:author="Johannes Zauner" w:date="2026-04-01T17:26:00Z" w:name="move225956810"/>
      <w:moveTo w:id="987" w:author="Johannes Zauner" w:date="2026-04-01T17:26:00Z" w16du:dateUtc="2026-04-01T15:26:00Z">
        <w:r w:rsidR="004B521E" w:rsidRPr="00103545">
          <w:t>R. J.</w:t>
        </w:r>
      </w:moveTo>
      <w:moveToRangeEnd w:id="986"/>
      <w:r w:rsidRPr="00103545">
        <w:t xml:space="preserve">, et al. 2022. “Recommendations for Daytime, Evening, and </w:t>
      </w:r>
      <w:r w:rsidRPr="00103545">
        <w:lastRenderedPageBreak/>
        <w:t xml:space="preserve">Nighttime Indoor Light Exposure to Best Support Physiology, Sleep, and Wakefulness in Healthy Adults.” Journal Article. </w:t>
      </w:r>
      <w:proofErr w:type="spellStart"/>
      <w:r w:rsidRPr="00103545">
        <w:rPr>
          <w:i/>
        </w:rPr>
        <w:t>PLoS</w:t>
      </w:r>
      <w:proofErr w:type="spellEnd"/>
      <w:r w:rsidRPr="00103545">
        <w:rPr>
          <w:i/>
        </w:rPr>
        <w:t xml:space="preserve"> Biol</w:t>
      </w:r>
      <w:r w:rsidRPr="00103545">
        <w:t xml:space="preserve"> 20 (3): e3001571. </w:t>
      </w:r>
      <w:hyperlink r:id="rId77">
        <w:r w:rsidRPr="00103545">
          <w:rPr>
            <w:rStyle w:val="Hyperlink"/>
          </w:rPr>
          <w:t>https://doi.org/10.1371/journal.pbio.3001571</w:t>
        </w:r>
      </w:hyperlink>
      <w:r w:rsidRPr="00103545">
        <w:t>.</w:t>
      </w:r>
    </w:p>
    <w:p w14:paraId="724CFD71" w14:textId="77777777" w:rsidR="007C0A0D" w:rsidRPr="00C673E9" w:rsidRDefault="007C0A0D" w:rsidP="007C0A0D">
      <w:pPr>
        <w:pStyle w:val="Literaturverzeichnis"/>
        <w:rPr>
          <w:rFonts w:ascii="Arial" w:hAnsi="Arial" w:cs="Arial"/>
        </w:rPr>
      </w:pPr>
      <w:bookmarkStart w:id="988" w:name="ref-CIE_S026_2018"/>
      <w:bookmarkEnd w:id="959"/>
      <w:r w:rsidRPr="00C673E9">
        <w:rPr>
          <w:rFonts w:ascii="Arial" w:hAnsi="Arial" w:cs="Arial"/>
        </w:rPr>
        <w:t xml:space="preserve">“CIE System for Metrology of Optical Radiation for ipRGC-Influenced Responses to Light.” 2018, no. CIE S 026/E:2018. </w:t>
      </w:r>
      <w:hyperlink r:id="rId78">
        <w:r w:rsidRPr="00C673E9">
          <w:rPr>
            <w:rStyle w:val="Hyperlink"/>
            <w:rFonts w:ascii="Arial" w:hAnsi="Arial" w:cs="Arial"/>
          </w:rPr>
          <w:t>https://doi.org/10.25039/S026.2018</w:t>
        </w:r>
      </w:hyperlink>
      <w:r w:rsidRPr="00C673E9">
        <w:rPr>
          <w:rFonts w:ascii="Arial" w:hAnsi="Arial" w:cs="Arial"/>
        </w:rPr>
        <w:t>.</w:t>
      </w:r>
    </w:p>
    <w:p w14:paraId="0EA3DD81" w14:textId="7ABECEC5" w:rsidR="007C0A0D" w:rsidRPr="00103545" w:rsidRDefault="007C0A0D" w:rsidP="007C0A0D">
      <w:pPr>
        <w:pStyle w:val="Literaturverzeichnis"/>
      </w:pPr>
      <w:bookmarkStart w:id="989" w:name="X83d7604419c0d13cdd8e4dc0337da8a89308dfa"/>
      <w:bookmarkEnd w:id="988"/>
      <w:r w:rsidRPr="00103545">
        <w:t xml:space="preserve">Dahlmann-Noor, A. H., </w:t>
      </w:r>
      <w:del w:id="990" w:author="Johannes Zauner" w:date="2026-04-01T17:26:00Z" w16du:dateUtc="2026-04-01T15:26:00Z">
        <w:r w:rsidRPr="00103545" w:rsidDel="00402A13">
          <w:delText xml:space="preserve">D. </w:delText>
        </w:r>
      </w:del>
      <w:proofErr w:type="spellStart"/>
      <w:r w:rsidRPr="00103545">
        <w:t>Bokre</w:t>
      </w:r>
      <w:proofErr w:type="spellEnd"/>
      <w:ins w:id="991" w:author="Johannes Zauner" w:date="2026-04-01T17:26:00Z" w16du:dateUtc="2026-04-01T15:26:00Z">
        <w:r w:rsidR="00402A13">
          <w:t xml:space="preserve">, </w:t>
        </w:r>
        <w:r w:rsidR="00402A13" w:rsidRPr="00103545">
          <w:t>D.</w:t>
        </w:r>
      </w:ins>
      <w:r w:rsidRPr="00103545">
        <w:t xml:space="preserve">, </w:t>
      </w:r>
      <w:del w:id="992" w:author="Johannes Zauner" w:date="2026-04-01T17:26:00Z" w16du:dateUtc="2026-04-01T15:26:00Z">
        <w:r w:rsidRPr="00103545" w:rsidDel="00402A13">
          <w:delText xml:space="preserve">M. </w:delText>
        </w:r>
      </w:del>
      <w:proofErr w:type="spellStart"/>
      <w:r w:rsidRPr="00103545">
        <w:t>Khazova</w:t>
      </w:r>
      <w:proofErr w:type="spellEnd"/>
      <w:ins w:id="993" w:author="Johannes Zauner" w:date="2026-04-01T17:26:00Z" w16du:dateUtc="2026-04-01T15:26:00Z">
        <w:r w:rsidR="00402A13">
          <w:t xml:space="preserve">, </w:t>
        </w:r>
        <w:r w:rsidR="00402A13" w:rsidRPr="00103545">
          <w:t>M.</w:t>
        </w:r>
      </w:ins>
      <w:r w:rsidRPr="00103545">
        <w:t xml:space="preserve">, and </w:t>
      </w:r>
      <w:moveFromRangeStart w:id="994" w:author="Johannes Zauner" w:date="2026-04-01T17:26:00Z" w:name="move225956829"/>
      <w:moveFrom w:id="995" w:author="Johannes Zauner" w:date="2026-04-01T17:26:00Z" w16du:dateUtc="2026-04-01T15:26:00Z">
        <w:r w:rsidRPr="00103545" w:rsidDel="00402A13">
          <w:t xml:space="preserve">L. L. A. </w:t>
        </w:r>
      </w:moveFrom>
      <w:moveFromRangeEnd w:id="994"/>
      <w:r w:rsidRPr="00103545">
        <w:t>Price</w:t>
      </w:r>
      <w:ins w:id="996" w:author="Johannes Zauner" w:date="2026-04-01T17:26:00Z" w16du:dateUtc="2026-04-01T15:26:00Z">
        <w:r w:rsidR="00402A13">
          <w:t xml:space="preserve">, </w:t>
        </w:r>
      </w:ins>
      <w:moveToRangeStart w:id="997" w:author="Johannes Zauner" w:date="2026-04-01T17:26:00Z" w:name="move225956829"/>
      <w:moveTo w:id="998" w:author="Johannes Zauner" w:date="2026-04-01T17:26:00Z" w16du:dateUtc="2026-04-01T15:26:00Z">
        <w:r w:rsidR="00402A13" w:rsidRPr="00103545">
          <w:t>L. L. A</w:t>
        </w:r>
        <w:del w:id="999" w:author="Johannes Zauner" w:date="2026-04-01T17:26:00Z" w16du:dateUtc="2026-04-01T15:26:00Z">
          <w:r w:rsidR="00402A13" w:rsidRPr="00103545" w:rsidDel="00402A13">
            <w:delText>.</w:delText>
          </w:r>
        </w:del>
      </w:moveTo>
      <w:moveToRangeEnd w:id="997"/>
      <w:r w:rsidRPr="00103545">
        <w:t xml:space="preserve">. 2025. “Measuring the Visual Environment of Children and Young People at Risk of Myopia: A Scoping Review.” Journal Article. </w:t>
      </w:r>
      <w:proofErr w:type="spellStart"/>
      <w:r w:rsidRPr="00103545">
        <w:rPr>
          <w:i/>
        </w:rPr>
        <w:t>Graefes</w:t>
      </w:r>
      <w:proofErr w:type="spellEnd"/>
      <w:r w:rsidRPr="00103545">
        <w:rPr>
          <w:i/>
        </w:rPr>
        <w:t xml:space="preserve"> Arch Clin Exp </w:t>
      </w:r>
      <w:proofErr w:type="spellStart"/>
      <w:r w:rsidRPr="00103545">
        <w:rPr>
          <w:i/>
        </w:rPr>
        <w:t>Ophthalmol</w:t>
      </w:r>
      <w:proofErr w:type="spellEnd"/>
      <w:r w:rsidRPr="00103545">
        <w:t xml:space="preserve">. </w:t>
      </w:r>
      <w:hyperlink r:id="rId79">
        <w:r w:rsidRPr="00103545">
          <w:rPr>
            <w:rStyle w:val="Hyperlink"/>
          </w:rPr>
          <w:t>https://doi.org/10.1007/s00417-024-06719-z</w:t>
        </w:r>
      </w:hyperlink>
      <w:r w:rsidRPr="00103545">
        <w:t>.</w:t>
      </w:r>
    </w:p>
    <w:p w14:paraId="3F75553C" w14:textId="72B86045" w:rsidR="007C0A0D" w:rsidRPr="00103545" w:rsidRDefault="007C0A0D" w:rsidP="007C0A0D">
      <w:pPr>
        <w:pStyle w:val="Literaturverzeichnis"/>
      </w:pPr>
      <w:bookmarkStart w:id="1000" w:name="ref-Gibaldi2024TranslVisSciTechnol"/>
      <w:bookmarkEnd w:id="989"/>
      <w:r w:rsidRPr="00103545">
        <w:t xml:space="preserve">Gibaldi, A., </w:t>
      </w:r>
      <w:moveFromRangeStart w:id="1001" w:author="Johannes Zauner" w:date="2026-04-01T17:27:00Z" w:name="move225956836"/>
      <w:moveFrom w:id="1002" w:author="Johannes Zauner" w:date="2026-04-01T17:27:00Z" w16du:dateUtc="2026-04-01T15:27:00Z">
        <w:r w:rsidRPr="00103545" w:rsidDel="004D1752">
          <w:t xml:space="preserve">E. N. </w:t>
        </w:r>
      </w:moveFrom>
      <w:moveFromRangeEnd w:id="1001"/>
      <w:r w:rsidRPr="00103545">
        <w:t>Harb</w:t>
      </w:r>
      <w:ins w:id="1003" w:author="Johannes Zauner" w:date="2026-04-01T17:27:00Z" w16du:dateUtc="2026-04-01T15:27:00Z">
        <w:r w:rsidR="004D1752">
          <w:t xml:space="preserve">, </w:t>
        </w:r>
      </w:ins>
      <w:moveToRangeStart w:id="1004" w:author="Johannes Zauner" w:date="2026-04-01T17:27:00Z" w:name="move225956836"/>
      <w:moveTo w:id="1005" w:author="Johannes Zauner" w:date="2026-04-01T17:27:00Z" w16du:dateUtc="2026-04-01T15:27:00Z">
        <w:r w:rsidR="004D1752" w:rsidRPr="00103545">
          <w:t>E. N.</w:t>
        </w:r>
      </w:moveTo>
      <w:moveToRangeEnd w:id="1004"/>
      <w:r w:rsidRPr="00103545">
        <w:t xml:space="preserve">, </w:t>
      </w:r>
      <w:moveFromRangeStart w:id="1006" w:author="Johannes Zauner" w:date="2026-04-01T17:27:00Z" w:name="move225956841"/>
      <w:moveFrom w:id="1007" w:author="Johannes Zauner" w:date="2026-04-01T17:27:00Z" w16du:dateUtc="2026-04-01T15:27:00Z">
        <w:r w:rsidRPr="00103545" w:rsidDel="004D1752">
          <w:t xml:space="preserve">C. F. </w:t>
        </w:r>
      </w:moveFrom>
      <w:moveFromRangeEnd w:id="1006"/>
      <w:proofErr w:type="spellStart"/>
      <w:r w:rsidRPr="00103545">
        <w:t>Wildsoet</w:t>
      </w:r>
      <w:proofErr w:type="spellEnd"/>
      <w:ins w:id="1008" w:author="Johannes Zauner" w:date="2026-04-01T17:27:00Z" w16du:dateUtc="2026-04-01T15:27:00Z">
        <w:r w:rsidR="004D1752">
          <w:t xml:space="preserve">, </w:t>
        </w:r>
      </w:ins>
      <w:moveToRangeStart w:id="1009" w:author="Johannes Zauner" w:date="2026-04-01T17:27:00Z" w:name="move225956841"/>
      <w:moveTo w:id="1010" w:author="Johannes Zauner" w:date="2026-04-01T17:27:00Z" w16du:dateUtc="2026-04-01T15:27:00Z">
        <w:r w:rsidR="004D1752" w:rsidRPr="00103545">
          <w:t>C. F.</w:t>
        </w:r>
      </w:moveTo>
      <w:moveToRangeEnd w:id="1009"/>
      <w:r w:rsidRPr="00103545">
        <w:t xml:space="preserve">, and </w:t>
      </w:r>
      <w:moveFromRangeStart w:id="1011" w:author="Johannes Zauner" w:date="2026-04-01T17:27:00Z" w:name="move225956845"/>
      <w:moveFrom w:id="1012" w:author="Johannes Zauner" w:date="2026-04-01T17:27:00Z" w16du:dateUtc="2026-04-01T15:27:00Z">
        <w:r w:rsidRPr="00103545" w:rsidDel="004D1752">
          <w:t xml:space="preserve">M. S. </w:t>
        </w:r>
      </w:moveFrom>
      <w:moveFromRangeEnd w:id="1011"/>
      <w:r w:rsidRPr="00103545">
        <w:t>Banks</w:t>
      </w:r>
      <w:ins w:id="1013" w:author="Johannes Zauner" w:date="2026-04-01T17:27:00Z" w16du:dateUtc="2026-04-01T15:27:00Z">
        <w:r w:rsidR="004D1752">
          <w:t xml:space="preserve">, </w:t>
        </w:r>
      </w:ins>
      <w:moveToRangeStart w:id="1014" w:author="Johannes Zauner" w:date="2026-04-01T17:27:00Z" w:name="move225956845"/>
      <w:moveTo w:id="1015" w:author="Johannes Zauner" w:date="2026-04-01T17:27:00Z" w16du:dateUtc="2026-04-01T15:27:00Z">
        <w:r w:rsidR="004D1752" w:rsidRPr="00103545">
          <w:t>M. S</w:t>
        </w:r>
        <w:del w:id="1016" w:author="Johannes Zauner" w:date="2026-04-01T17:27:00Z" w16du:dateUtc="2026-04-01T15:27:00Z">
          <w:r w:rsidR="004D1752" w:rsidRPr="00103545" w:rsidDel="00055F91">
            <w:delText>.</w:delText>
          </w:r>
        </w:del>
      </w:moveTo>
      <w:moveToRangeEnd w:id="1014"/>
      <w:r w:rsidRPr="00103545">
        <w:t xml:space="preserve">. 2024. “A Child-Friendly Wearable Device for Quantifying Environmental Risk Factors for Myopia.” Journal Article. </w:t>
      </w:r>
      <w:proofErr w:type="spellStart"/>
      <w:r w:rsidRPr="00103545">
        <w:rPr>
          <w:i/>
        </w:rPr>
        <w:t>Transl</w:t>
      </w:r>
      <w:proofErr w:type="spellEnd"/>
      <w:r w:rsidRPr="00103545">
        <w:rPr>
          <w:i/>
        </w:rPr>
        <w:t xml:space="preserve"> Vis Sci Technol</w:t>
      </w:r>
      <w:r w:rsidRPr="00103545">
        <w:t xml:space="preserve"> 13 (10): 28. </w:t>
      </w:r>
      <w:hyperlink r:id="rId80">
        <w:r w:rsidRPr="00103545">
          <w:rPr>
            <w:rStyle w:val="Hyperlink"/>
          </w:rPr>
          <w:t>https://doi.org/10.1167/tvst.13.10.28</w:t>
        </w:r>
      </w:hyperlink>
      <w:r w:rsidRPr="00103545">
        <w:t>.</w:t>
      </w:r>
    </w:p>
    <w:p w14:paraId="261FC6BB" w14:textId="23D886A8" w:rsidR="0001436F" w:rsidRPr="0001436F" w:rsidRDefault="0001436F" w:rsidP="0001436F">
      <w:pPr>
        <w:ind w:left="709" w:hanging="709"/>
        <w:rPr>
          <w:rPrChange w:id="1017" w:author="Johannes Zauner" w:date="2026-04-01T17:23:00Z" w16du:dateUtc="2026-04-01T15:23:00Z">
            <w:rPr>
              <w:rFonts w:ascii="Arial" w:hAnsi="Arial" w:cs="Arial"/>
            </w:rPr>
          </w:rPrChange>
        </w:rPr>
        <w:pPrChange w:id="1018" w:author="Johannes Zauner" w:date="2026-04-01T17:23:00Z" w16du:dateUtc="2026-04-01T15:23:00Z">
          <w:pPr>
            <w:pStyle w:val="Literaturverzeichnis"/>
          </w:pPr>
        </w:pPrChange>
      </w:pPr>
      <w:bookmarkStart w:id="1019" w:name="ref-Guidolin2025BehavResMethods"/>
      <w:bookmarkEnd w:id="1000"/>
      <w:proofErr w:type="spellStart"/>
      <w:ins w:id="1020" w:author="Johannes Zauner" w:date="2026-04-01T17:23:00Z">
        <w:r w:rsidRPr="0001436F">
          <w:rPr>
            <w:rFonts w:ascii="Arial" w:hAnsi="Arial" w:cs="Arial"/>
          </w:rPr>
          <w:t>Guidolin</w:t>
        </w:r>
        <w:proofErr w:type="spellEnd"/>
        <w:r w:rsidRPr="0001436F">
          <w:rPr>
            <w:rFonts w:ascii="Arial" w:hAnsi="Arial" w:cs="Arial"/>
          </w:rPr>
          <w:t>, C</w:t>
        </w:r>
      </w:ins>
      <w:ins w:id="1021" w:author="Johannes Zauner" w:date="2026-04-01T17:23:00Z" w16du:dateUtc="2026-04-01T15:23:00Z">
        <w:r>
          <w:rPr>
            <w:rFonts w:ascii="Arial" w:hAnsi="Arial" w:cs="Arial"/>
          </w:rPr>
          <w:t>.</w:t>
        </w:r>
      </w:ins>
      <w:ins w:id="1022" w:author="Johannes Zauner" w:date="2026-04-01T17:23:00Z">
        <w:r w:rsidRPr="0001436F">
          <w:rPr>
            <w:rFonts w:ascii="Arial" w:hAnsi="Arial" w:cs="Arial"/>
          </w:rPr>
          <w:t>, Zauner,</w:t>
        </w:r>
      </w:ins>
      <w:ins w:id="1023" w:author="Johannes Zauner" w:date="2026-04-01T17:23:00Z" w16du:dateUtc="2026-04-01T15:23:00Z">
        <w:r>
          <w:rPr>
            <w:rFonts w:ascii="Arial" w:hAnsi="Arial" w:cs="Arial"/>
          </w:rPr>
          <w:t xml:space="preserve"> J.,</w:t>
        </w:r>
      </w:ins>
      <w:ins w:id="1024" w:author="Johannes Zauner" w:date="2026-04-01T17:23:00Z">
        <w:r w:rsidRPr="0001436F">
          <w:rPr>
            <w:rFonts w:ascii="Arial" w:hAnsi="Arial" w:cs="Arial"/>
          </w:rPr>
          <w:t xml:space="preserve"> Hartmeyer,</w:t>
        </w:r>
      </w:ins>
      <w:ins w:id="1025" w:author="Johannes Zauner" w:date="2026-04-01T17:23:00Z" w16du:dateUtc="2026-04-01T15:23:00Z">
        <w:r>
          <w:rPr>
            <w:rFonts w:ascii="Arial" w:hAnsi="Arial" w:cs="Arial"/>
          </w:rPr>
          <w:t xml:space="preserve"> S. L.,</w:t>
        </w:r>
      </w:ins>
      <w:ins w:id="1026" w:author="Johannes Zauner" w:date="2026-04-01T17:23:00Z">
        <w:r w:rsidRPr="0001436F">
          <w:rPr>
            <w:rFonts w:ascii="Arial" w:hAnsi="Arial" w:cs="Arial"/>
          </w:rPr>
          <w:t xml:space="preserve"> and </w:t>
        </w:r>
        <w:proofErr w:type="spellStart"/>
        <w:r w:rsidRPr="0001436F">
          <w:rPr>
            <w:rFonts w:ascii="Arial" w:hAnsi="Arial" w:cs="Arial"/>
          </w:rPr>
          <w:t>Spitschan</w:t>
        </w:r>
      </w:ins>
      <w:proofErr w:type="spellEnd"/>
      <w:ins w:id="1027" w:author="Johannes Zauner" w:date="2026-04-01T17:23:00Z" w16du:dateUtc="2026-04-01T15:23:00Z">
        <w:r>
          <w:rPr>
            <w:rFonts w:ascii="Arial" w:hAnsi="Arial" w:cs="Arial"/>
          </w:rPr>
          <w:t>, M</w:t>
        </w:r>
      </w:ins>
      <w:ins w:id="1028" w:author="Johannes Zauner" w:date="2026-04-01T17:23:00Z">
        <w:r w:rsidRPr="0001436F">
          <w:rPr>
            <w:rFonts w:ascii="Arial" w:hAnsi="Arial" w:cs="Arial"/>
          </w:rPr>
          <w:t>. 2026. “Collecting, Detecting, and Handling Non-Wear Intervals in Longitudinal Light Exposure Data.” </w:t>
        </w:r>
        <w:r w:rsidRPr="0001436F">
          <w:rPr>
            <w:rFonts w:ascii="Arial" w:hAnsi="Arial" w:cs="Arial"/>
            <w:i/>
            <w:iCs/>
          </w:rPr>
          <w:t>Behavior Research Methods</w:t>
        </w:r>
        <w:r w:rsidRPr="0001436F">
          <w:rPr>
            <w:rFonts w:ascii="Arial" w:hAnsi="Arial" w:cs="Arial"/>
          </w:rPr>
          <w:t> 58 (1). </w:t>
        </w:r>
        <w:r w:rsidRPr="0001436F">
          <w:rPr>
            <w:rFonts w:ascii="Arial" w:hAnsi="Arial" w:cs="Arial"/>
          </w:rPr>
          <w:fldChar w:fldCharType="begin"/>
        </w:r>
        <w:r w:rsidRPr="0001436F">
          <w:rPr>
            <w:rFonts w:ascii="Arial" w:hAnsi="Arial" w:cs="Arial"/>
          </w:rPr>
          <w:instrText>HYPERLINK "https://doi.org/10.3758/s13428-025-02823-y" \t "_blank"</w:instrText>
        </w:r>
        <w:r w:rsidRPr="0001436F">
          <w:rPr>
            <w:rFonts w:ascii="Arial" w:hAnsi="Arial" w:cs="Arial"/>
          </w:rPr>
        </w:r>
        <w:r w:rsidRPr="0001436F">
          <w:rPr>
            <w:rFonts w:ascii="Arial" w:hAnsi="Arial" w:cs="Arial"/>
          </w:rPr>
          <w:fldChar w:fldCharType="separate"/>
        </w:r>
        <w:r w:rsidRPr="0001436F">
          <w:rPr>
            <w:rStyle w:val="Hyperlink"/>
            <w:rFonts w:ascii="Arial" w:hAnsi="Arial" w:cs="Arial"/>
          </w:rPr>
          <w:t>https://doi.org/10.3758/s13428-025-02823-y</w:t>
        </w:r>
      </w:ins>
      <w:ins w:id="1029" w:author="Johannes Zauner" w:date="2026-04-01T17:23:00Z" w16du:dateUtc="2026-04-01T15:23:00Z">
        <w:r w:rsidRPr="0001436F">
          <w:rPr>
            <w:rFonts w:ascii="Arial" w:hAnsi="Arial" w:cs="Arial"/>
          </w:rPr>
          <w:fldChar w:fldCharType="end"/>
        </w:r>
      </w:ins>
      <w:ins w:id="1030" w:author="Johannes Zauner" w:date="2026-04-01T17:23:00Z">
        <w:r w:rsidRPr="0001436F">
          <w:rPr>
            <w:rFonts w:ascii="Arial" w:hAnsi="Arial" w:cs="Arial"/>
          </w:rPr>
          <w:t>.</w:t>
        </w:r>
      </w:ins>
      <w:del w:id="1031" w:author="Johannes Zauner" w:date="2026-04-01T17:23:00Z" w16du:dateUtc="2026-04-01T15:23:00Z">
        <w:r w:rsidR="007C0A0D" w:rsidRPr="00C673E9" w:rsidDel="0001436F">
          <w:rPr>
            <w:rFonts w:ascii="Arial" w:hAnsi="Arial" w:cs="Arial"/>
          </w:rPr>
          <w:delText xml:space="preserve">Guidolin, Carolina, Johannes Zauner, Steffen Lutz Hartmeyer, and Manuel Spitschan. 2024. “Collecting, Detecting and Handling Non-Wear Intervals in Longitudinal Light Exposure Data.” </w:delText>
        </w:r>
        <w:r w:rsidR="007C0A0D" w:rsidRPr="00C673E9" w:rsidDel="0001436F">
          <w:rPr>
            <w:rFonts w:ascii="Arial" w:hAnsi="Arial" w:cs="Arial"/>
            <w:i/>
            <w:iCs/>
          </w:rPr>
          <w:delText>bioRxiv</w:delText>
        </w:r>
        <w:r w:rsidR="007C0A0D" w:rsidRPr="00C673E9" w:rsidDel="0001436F">
          <w:rPr>
            <w:rFonts w:ascii="Arial" w:hAnsi="Arial" w:cs="Arial"/>
          </w:rPr>
          <w:delText xml:space="preserve">. </w:delText>
        </w:r>
        <w:r w:rsidR="007C0A0D" w:rsidDel="0001436F">
          <w:fldChar w:fldCharType="begin"/>
        </w:r>
        <w:r w:rsidR="007C0A0D" w:rsidDel="0001436F">
          <w:delInstrText>HYPERLINK "https://doi.org/10.1101/2024.12.23.627604" \h</w:delInstrText>
        </w:r>
        <w:r w:rsidR="007C0A0D" w:rsidDel="0001436F">
          <w:fldChar w:fldCharType="separate"/>
        </w:r>
        <w:r w:rsidR="007C0A0D" w:rsidRPr="00C673E9" w:rsidDel="0001436F">
          <w:rPr>
            <w:rStyle w:val="Hyperlink"/>
            <w:rFonts w:ascii="Arial" w:hAnsi="Arial" w:cs="Arial"/>
          </w:rPr>
          <w:delText>https://doi.org/10.1101/2024.12.23.627604</w:delText>
        </w:r>
        <w:r w:rsidR="007C0A0D" w:rsidDel="0001436F">
          <w:fldChar w:fldCharType="end"/>
        </w:r>
        <w:r w:rsidR="007C0A0D" w:rsidRPr="00C673E9" w:rsidDel="0001436F">
          <w:rPr>
            <w:rFonts w:ascii="Arial" w:hAnsi="Arial" w:cs="Arial"/>
          </w:rPr>
          <w:delText>.</w:delText>
        </w:r>
      </w:del>
    </w:p>
    <w:p w14:paraId="0F352780" w14:textId="3A6883F8" w:rsidR="007C0A0D" w:rsidRPr="00103545" w:rsidRDefault="007C0A0D" w:rsidP="007C0A0D">
      <w:pPr>
        <w:pStyle w:val="Literaturverzeichnis"/>
      </w:pPr>
      <w:bookmarkStart w:id="1032" w:name="ref-Hartmeyer2023LightResTechnol"/>
      <w:bookmarkEnd w:id="1019"/>
      <w:r w:rsidRPr="00103545">
        <w:t xml:space="preserve">Hartmeyer, S. L., and </w:t>
      </w:r>
      <w:del w:id="1033" w:author="Johannes Zauner" w:date="2026-04-01T17:27:00Z" w16du:dateUtc="2026-04-01T15:27:00Z">
        <w:r w:rsidRPr="00103545" w:rsidDel="00055F91">
          <w:delText xml:space="preserve">M. </w:delText>
        </w:r>
      </w:del>
      <w:r w:rsidRPr="00103545">
        <w:t>Andersen</w:t>
      </w:r>
      <w:ins w:id="1034" w:author="Johannes Zauner" w:date="2026-04-01T17:27:00Z" w16du:dateUtc="2026-04-01T15:27:00Z">
        <w:r w:rsidR="00055F91">
          <w:t xml:space="preserve">, </w:t>
        </w:r>
        <w:r w:rsidR="00055F91" w:rsidRPr="00103545">
          <w:t>M</w:t>
        </w:r>
      </w:ins>
      <w:r w:rsidRPr="00103545">
        <w:t xml:space="preserve">. 2023. “Towards a Framework for Light-Dosimetry Studies: Quantification Metrics.” Journal Article. </w:t>
      </w:r>
      <w:r w:rsidRPr="00103545">
        <w:rPr>
          <w:i/>
        </w:rPr>
        <w:t>Lighting Research &amp; Technology</w:t>
      </w:r>
      <w:r w:rsidRPr="00103545">
        <w:t xml:space="preserve"> 56 (4): 337–65. </w:t>
      </w:r>
      <w:hyperlink r:id="rId81">
        <w:r w:rsidRPr="00103545">
          <w:rPr>
            <w:rStyle w:val="Hyperlink"/>
          </w:rPr>
          <w:t>https://doi.org/10.1177/14771535231170500</w:t>
        </w:r>
      </w:hyperlink>
      <w:r w:rsidRPr="00103545">
        <w:t>.</w:t>
      </w:r>
    </w:p>
    <w:p w14:paraId="053914D9" w14:textId="6C8F2ADC" w:rsidR="007C0A0D" w:rsidRPr="00103545" w:rsidRDefault="007C0A0D" w:rsidP="007C0A0D">
      <w:pPr>
        <w:pStyle w:val="Literaturverzeichnis"/>
      </w:pPr>
      <w:bookmarkStart w:id="1035" w:name="ref-Hartmeyer2022LightResTechnol"/>
      <w:bookmarkEnd w:id="1032"/>
      <w:r w:rsidRPr="00103545">
        <w:t xml:space="preserve">Hartmeyer, S. L., </w:t>
      </w:r>
      <w:moveFromRangeStart w:id="1036" w:author="Johannes Zauner" w:date="2026-04-01T17:27:00Z" w:name="move225956860"/>
      <w:moveFrom w:id="1037" w:author="Johannes Zauner" w:date="2026-04-01T17:27:00Z" w16du:dateUtc="2026-04-01T15:27:00Z">
        <w:r w:rsidRPr="00103545" w:rsidDel="00EE0FB2">
          <w:t xml:space="preserve">F. S. </w:t>
        </w:r>
      </w:moveFrom>
      <w:moveFromRangeEnd w:id="1036"/>
      <w:r w:rsidRPr="00103545">
        <w:t>Webler</w:t>
      </w:r>
      <w:ins w:id="1038" w:author="Johannes Zauner" w:date="2026-04-01T17:27:00Z" w16du:dateUtc="2026-04-01T15:27:00Z">
        <w:r w:rsidR="00EE0FB2">
          <w:t xml:space="preserve">, </w:t>
        </w:r>
      </w:ins>
      <w:moveToRangeStart w:id="1039" w:author="Johannes Zauner" w:date="2026-04-01T17:27:00Z" w:name="move225956860"/>
      <w:moveTo w:id="1040" w:author="Johannes Zauner" w:date="2026-04-01T17:27:00Z" w16du:dateUtc="2026-04-01T15:27:00Z">
        <w:r w:rsidR="00EE0FB2" w:rsidRPr="00103545">
          <w:t>F. S</w:t>
        </w:r>
      </w:moveTo>
      <w:ins w:id="1041" w:author="Johannes Zauner" w:date="2026-04-01T17:27:00Z" w16du:dateUtc="2026-04-01T15:27:00Z">
        <w:r w:rsidR="00EE0FB2">
          <w:t>.</w:t>
        </w:r>
      </w:ins>
      <w:moveTo w:id="1042" w:author="Johannes Zauner" w:date="2026-04-01T17:27:00Z" w16du:dateUtc="2026-04-01T15:27:00Z">
        <w:del w:id="1043" w:author="Johannes Zauner" w:date="2026-04-01T17:27:00Z" w16du:dateUtc="2026-04-01T15:27:00Z">
          <w:r w:rsidR="00EE0FB2" w:rsidRPr="00103545" w:rsidDel="00EE0FB2">
            <w:delText>.</w:delText>
          </w:r>
        </w:del>
      </w:moveTo>
      <w:moveToRangeEnd w:id="1039"/>
      <w:r w:rsidRPr="00103545">
        <w:t xml:space="preserve">, and </w:t>
      </w:r>
      <w:del w:id="1044" w:author="Johannes Zauner" w:date="2026-04-01T17:27:00Z" w16du:dateUtc="2026-04-01T15:27:00Z">
        <w:r w:rsidRPr="00103545" w:rsidDel="00EE0FB2">
          <w:delText xml:space="preserve">M. </w:delText>
        </w:r>
      </w:del>
      <w:r w:rsidRPr="00103545">
        <w:t>Andersen</w:t>
      </w:r>
      <w:ins w:id="1045" w:author="Johannes Zauner" w:date="2026-04-01T17:27:00Z" w16du:dateUtc="2026-04-01T15:27:00Z">
        <w:r w:rsidR="00EE0FB2">
          <w:t xml:space="preserve">, </w:t>
        </w:r>
        <w:r w:rsidR="00EE0FB2" w:rsidRPr="00103545">
          <w:t>M</w:t>
        </w:r>
      </w:ins>
      <w:r w:rsidRPr="00103545">
        <w:t xml:space="preserve">. 2022. “Towards a Framework for Light-Dosimetry Studies: Methodological Considerations.” Journal Article. </w:t>
      </w:r>
      <w:r w:rsidRPr="00103545">
        <w:rPr>
          <w:i/>
        </w:rPr>
        <w:t>Lighting Research &amp; Technology</w:t>
      </w:r>
      <w:r w:rsidRPr="00103545">
        <w:t xml:space="preserve"> 55 (4-5): 377–99. </w:t>
      </w:r>
      <w:hyperlink r:id="rId82">
        <w:r w:rsidRPr="00103545">
          <w:rPr>
            <w:rStyle w:val="Hyperlink"/>
          </w:rPr>
          <w:t>https://doi.org/10.1177/14771535221103258</w:t>
        </w:r>
      </w:hyperlink>
      <w:r w:rsidRPr="00103545">
        <w:t>.</w:t>
      </w:r>
    </w:p>
    <w:p w14:paraId="79E176E9" w14:textId="1A830EDD" w:rsidR="007C0A0D" w:rsidRPr="00103545" w:rsidRDefault="007C0A0D" w:rsidP="007C0A0D">
      <w:pPr>
        <w:pStyle w:val="Literaturverzeichnis"/>
      </w:pPr>
      <w:bookmarkStart w:id="1046" w:name="ref-Honekopp2023ClinOphthalmol"/>
      <w:bookmarkEnd w:id="1035"/>
      <w:proofErr w:type="spellStart"/>
      <w:r w:rsidRPr="00103545">
        <w:lastRenderedPageBreak/>
        <w:t>Hönekopp</w:t>
      </w:r>
      <w:proofErr w:type="spellEnd"/>
      <w:r w:rsidRPr="00103545">
        <w:t xml:space="preserve">, A., and </w:t>
      </w:r>
      <w:del w:id="1047" w:author="Johannes Zauner" w:date="2026-04-01T17:27:00Z" w16du:dateUtc="2026-04-01T15:27:00Z">
        <w:r w:rsidRPr="00103545" w:rsidDel="00A03C16">
          <w:delText xml:space="preserve">S. </w:delText>
        </w:r>
      </w:del>
      <w:r w:rsidRPr="00103545">
        <w:t>Weigelt</w:t>
      </w:r>
      <w:ins w:id="1048" w:author="Johannes Zauner" w:date="2026-04-01T17:27:00Z" w16du:dateUtc="2026-04-01T15:27:00Z">
        <w:r w:rsidR="00A03C16">
          <w:t xml:space="preserve">, </w:t>
        </w:r>
        <w:r w:rsidR="00A03C16" w:rsidRPr="00103545">
          <w:t>S</w:t>
        </w:r>
      </w:ins>
      <w:r w:rsidRPr="00103545">
        <w:t xml:space="preserve">. 2023. “Using Light Meters to Investigate the Light-Myopia Association - a Literature Review of Devices and Research Methods.” Journal Article. </w:t>
      </w:r>
      <w:r w:rsidRPr="00103545">
        <w:rPr>
          <w:i/>
        </w:rPr>
        <w:t xml:space="preserve">Clin </w:t>
      </w:r>
      <w:proofErr w:type="spellStart"/>
      <w:r w:rsidRPr="00103545">
        <w:rPr>
          <w:i/>
        </w:rPr>
        <w:t>Ophthalmol</w:t>
      </w:r>
      <w:proofErr w:type="spellEnd"/>
      <w:r w:rsidRPr="00103545">
        <w:t xml:space="preserve"> 17: 2737–60. </w:t>
      </w:r>
      <w:hyperlink r:id="rId83">
        <w:r w:rsidRPr="00103545">
          <w:rPr>
            <w:rStyle w:val="Hyperlink"/>
          </w:rPr>
          <w:t>https://doi.org/10.2147/OPTH.S420631</w:t>
        </w:r>
      </w:hyperlink>
      <w:r w:rsidRPr="00103545">
        <w:t>.</w:t>
      </w:r>
    </w:p>
    <w:p w14:paraId="599BBDAE" w14:textId="10424316" w:rsidR="007C0A0D" w:rsidRPr="00103545" w:rsidRDefault="007C0A0D" w:rsidP="007C0A0D">
      <w:pPr>
        <w:pStyle w:val="Literaturverzeichnis"/>
      </w:pPr>
      <w:bookmarkStart w:id="1049" w:name="ref-Mohamed2021OptExpress"/>
      <w:bookmarkEnd w:id="1046"/>
      <w:r w:rsidRPr="00103545">
        <w:t xml:space="preserve">Mohamed, A., </w:t>
      </w:r>
      <w:del w:id="1050" w:author="Johannes Zauner" w:date="2026-04-01T17:27:00Z" w16du:dateUtc="2026-04-01T15:27:00Z">
        <w:r w:rsidRPr="00103545" w:rsidDel="008518BA">
          <w:delText xml:space="preserve">V. </w:delText>
        </w:r>
      </w:del>
      <w:proofErr w:type="spellStart"/>
      <w:r w:rsidRPr="00103545">
        <w:t>Kalavally</w:t>
      </w:r>
      <w:proofErr w:type="spellEnd"/>
      <w:ins w:id="1051" w:author="Johannes Zauner" w:date="2026-04-01T17:27:00Z" w16du:dateUtc="2026-04-01T15:27:00Z">
        <w:r w:rsidR="008518BA">
          <w:t xml:space="preserve">, </w:t>
        </w:r>
        <w:r w:rsidR="008518BA" w:rsidRPr="00103545">
          <w:t>V.</w:t>
        </w:r>
      </w:ins>
      <w:r w:rsidRPr="00103545">
        <w:t xml:space="preserve">, </w:t>
      </w:r>
      <w:moveFromRangeStart w:id="1052" w:author="Johannes Zauner" w:date="2026-04-01T17:27:00Z" w:name="move225956883"/>
      <w:moveFrom w:id="1053" w:author="Johannes Zauner" w:date="2026-04-01T17:27:00Z" w16du:dateUtc="2026-04-01T15:27:00Z">
        <w:r w:rsidRPr="00103545" w:rsidDel="008518BA">
          <w:t xml:space="preserve">S. W. </w:t>
        </w:r>
      </w:moveFrom>
      <w:moveFromRangeEnd w:id="1052"/>
      <w:r w:rsidRPr="00103545">
        <w:t>Cain</w:t>
      </w:r>
      <w:ins w:id="1054" w:author="Johannes Zauner" w:date="2026-04-01T17:27:00Z" w16du:dateUtc="2026-04-01T15:27:00Z">
        <w:r w:rsidR="008518BA">
          <w:t xml:space="preserve">, </w:t>
        </w:r>
      </w:ins>
      <w:moveToRangeStart w:id="1055" w:author="Johannes Zauner" w:date="2026-04-01T17:27:00Z" w:name="move225956883"/>
      <w:moveTo w:id="1056" w:author="Johannes Zauner" w:date="2026-04-01T17:27:00Z" w16du:dateUtc="2026-04-01T15:27:00Z">
        <w:r w:rsidR="008518BA" w:rsidRPr="00103545">
          <w:t>S. W.</w:t>
        </w:r>
      </w:moveTo>
      <w:moveToRangeEnd w:id="1055"/>
      <w:r w:rsidRPr="00103545">
        <w:t xml:space="preserve">, </w:t>
      </w:r>
      <w:moveFromRangeStart w:id="1057" w:author="Johannes Zauner" w:date="2026-04-01T17:27:00Z" w:name="move225956887"/>
      <w:moveFrom w:id="1058" w:author="Johannes Zauner" w:date="2026-04-01T17:27:00Z" w16du:dateUtc="2026-04-01T15:27:00Z">
        <w:r w:rsidRPr="00103545" w:rsidDel="008518BA">
          <w:t xml:space="preserve">A. J. K. </w:t>
        </w:r>
      </w:moveFrom>
      <w:moveFromRangeEnd w:id="1057"/>
      <w:r w:rsidRPr="00103545">
        <w:t>Phillips</w:t>
      </w:r>
      <w:ins w:id="1059" w:author="Johannes Zauner" w:date="2026-04-01T17:27:00Z" w16du:dateUtc="2026-04-01T15:27:00Z">
        <w:r w:rsidR="008518BA">
          <w:t xml:space="preserve">, </w:t>
        </w:r>
      </w:ins>
      <w:moveToRangeStart w:id="1060" w:author="Johannes Zauner" w:date="2026-04-01T17:27:00Z" w:name="move225956887"/>
      <w:moveTo w:id="1061" w:author="Johannes Zauner" w:date="2026-04-01T17:27:00Z" w16du:dateUtc="2026-04-01T15:27:00Z">
        <w:r w:rsidR="008518BA" w:rsidRPr="00103545">
          <w:t>A. J. K.</w:t>
        </w:r>
      </w:moveTo>
      <w:moveToRangeEnd w:id="1060"/>
      <w:r w:rsidRPr="00103545">
        <w:t xml:space="preserve">, </w:t>
      </w:r>
      <w:moveFromRangeStart w:id="1062" w:author="Johannes Zauner" w:date="2026-04-01T17:27:00Z" w:name="move225956892"/>
      <w:moveFrom w:id="1063" w:author="Johannes Zauner" w:date="2026-04-01T17:27:00Z" w16du:dateUtc="2026-04-01T15:27:00Z">
        <w:r w:rsidRPr="00103545" w:rsidDel="008518BA">
          <w:t xml:space="preserve">E. M. </w:t>
        </w:r>
      </w:moveFrom>
      <w:moveFromRangeEnd w:id="1062"/>
      <w:r w:rsidRPr="00103545">
        <w:t>McGlashan</w:t>
      </w:r>
      <w:ins w:id="1064" w:author="Johannes Zauner" w:date="2026-04-01T17:27:00Z" w16du:dateUtc="2026-04-01T15:27:00Z">
        <w:r w:rsidR="008518BA">
          <w:t xml:space="preserve">, </w:t>
        </w:r>
      </w:ins>
      <w:moveToRangeStart w:id="1065" w:author="Johannes Zauner" w:date="2026-04-01T17:27:00Z" w:name="move225956892"/>
      <w:moveTo w:id="1066" w:author="Johannes Zauner" w:date="2026-04-01T17:27:00Z" w16du:dateUtc="2026-04-01T15:27:00Z">
        <w:r w:rsidR="008518BA" w:rsidRPr="00103545">
          <w:t>E. M.</w:t>
        </w:r>
      </w:moveTo>
      <w:moveToRangeEnd w:id="1065"/>
      <w:r w:rsidRPr="00103545">
        <w:t xml:space="preserve">, and </w:t>
      </w:r>
      <w:moveFromRangeStart w:id="1067" w:author="Johannes Zauner" w:date="2026-04-01T17:28:00Z" w:name="move225956896"/>
      <w:moveFrom w:id="1068" w:author="Johannes Zauner" w:date="2026-04-01T17:28:00Z" w16du:dateUtc="2026-04-01T15:28:00Z">
        <w:r w:rsidRPr="00103545" w:rsidDel="008518BA">
          <w:t xml:space="preserve">C. P. </w:t>
        </w:r>
      </w:moveFrom>
      <w:moveFromRangeEnd w:id="1067"/>
      <w:r w:rsidRPr="00103545">
        <w:t>Tan</w:t>
      </w:r>
      <w:ins w:id="1069" w:author="Johannes Zauner" w:date="2026-04-01T17:28:00Z" w16du:dateUtc="2026-04-01T15:28:00Z">
        <w:r w:rsidR="008518BA">
          <w:t xml:space="preserve">, </w:t>
        </w:r>
      </w:ins>
      <w:moveToRangeStart w:id="1070" w:author="Johannes Zauner" w:date="2026-04-01T17:28:00Z" w:name="move225956896"/>
      <w:moveTo w:id="1071" w:author="Johannes Zauner" w:date="2026-04-01T17:28:00Z" w16du:dateUtc="2026-04-01T15:28:00Z">
        <w:r w:rsidR="008518BA" w:rsidRPr="00103545">
          <w:t>C. P</w:t>
        </w:r>
        <w:del w:id="1072" w:author="Johannes Zauner" w:date="2026-04-01T17:28:00Z" w16du:dateUtc="2026-04-01T15:28:00Z">
          <w:r w:rsidR="008518BA" w:rsidRPr="00103545" w:rsidDel="008518BA">
            <w:delText>.</w:delText>
          </w:r>
        </w:del>
      </w:moveTo>
      <w:moveToRangeEnd w:id="1070"/>
      <w:r w:rsidRPr="00103545">
        <w:t>. 2021. “Wearable Light Spectral Sensor Optimized for Measuring Daily Alpha-</w:t>
      </w:r>
      <w:proofErr w:type="spellStart"/>
      <w:r w:rsidRPr="00103545">
        <w:t>Opic</w:t>
      </w:r>
      <w:proofErr w:type="spellEnd"/>
      <w:r w:rsidRPr="00103545">
        <w:t xml:space="preserve"> Light Exposure.” Journal Article. </w:t>
      </w:r>
      <w:proofErr w:type="spellStart"/>
      <w:r w:rsidRPr="00103545">
        <w:rPr>
          <w:i/>
        </w:rPr>
        <w:t>Opt</w:t>
      </w:r>
      <w:proofErr w:type="spellEnd"/>
      <w:r w:rsidRPr="00103545">
        <w:rPr>
          <w:i/>
        </w:rPr>
        <w:t xml:space="preserve"> Express</w:t>
      </w:r>
      <w:r w:rsidRPr="00103545">
        <w:t xml:space="preserve"> 29 (17): 27612–27. </w:t>
      </w:r>
      <w:hyperlink r:id="rId84">
        <w:r w:rsidRPr="00103545">
          <w:rPr>
            <w:rStyle w:val="Hyperlink"/>
          </w:rPr>
          <w:t>https://doi.org/10.1364/OE.431373</w:t>
        </w:r>
      </w:hyperlink>
      <w:r w:rsidRPr="00103545">
        <w:t>.</w:t>
      </w:r>
    </w:p>
    <w:p w14:paraId="46C8B1C6" w14:textId="627187E6" w:rsidR="007C0A0D" w:rsidRPr="00C673E9" w:rsidRDefault="007C0A0D" w:rsidP="007C0A0D">
      <w:pPr>
        <w:pStyle w:val="Literaturverzeichnis"/>
        <w:rPr>
          <w:rFonts w:ascii="Arial" w:hAnsi="Arial" w:cs="Arial"/>
        </w:rPr>
      </w:pPr>
      <w:bookmarkStart w:id="1073" w:name="ref-murukesu2025ADID"/>
      <w:bookmarkEnd w:id="1049"/>
      <w:proofErr w:type="spellStart"/>
      <w:r w:rsidRPr="00C673E9">
        <w:rPr>
          <w:rFonts w:ascii="Arial" w:hAnsi="Arial" w:cs="Arial"/>
        </w:rPr>
        <w:t>Murukesu</w:t>
      </w:r>
      <w:proofErr w:type="spellEnd"/>
      <w:r w:rsidRPr="00C673E9">
        <w:rPr>
          <w:rFonts w:ascii="Arial" w:hAnsi="Arial" w:cs="Arial"/>
        </w:rPr>
        <w:t>, R</w:t>
      </w:r>
      <w:ins w:id="1074" w:author="Johannes Zauner" w:date="2026-04-01T17:24:00Z" w16du:dateUtc="2026-04-01T15:24:00Z">
        <w:r w:rsidR="00D65EC6">
          <w:rPr>
            <w:rFonts w:ascii="Arial" w:hAnsi="Arial" w:cs="Arial"/>
          </w:rPr>
          <w:t>.</w:t>
        </w:r>
      </w:ins>
      <w:del w:id="1075" w:author="Johannes Zauner" w:date="2026-04-01T17:24:00Z" w16du:dateUtc="2026-04-01T15:24:00Z">
        <w:r w:rsidRPr="00C673E9" w:rsidDel="00D65EC6">
          <w:rPr>
            <w:rFonts w:ascii="Arial" w:hAnsi="Arial" w:cs="Arial"/>
          </w:rPr>
          <w:delText>esshaya</w:delText>
        </w:r>
      </w:del>
      <w:r w:rsidRPr="00C673E9">
        <w:rPr>
          <w:rFonts w:ascii="Arial" w:hAnsi="Arial" w:cs="Arial"/>
        </w:rPr>
        <w:t xml:space="preserve"> </w:t>
      </w:r>
      <w:del w:id="1076" w:author="Johannes Zauner" w:date="2026-04-01T17:24:00Z" w16du:dateUtc="2026-04-01T15:24:00Z">
        <w:r w:rsidRPr="00C673E9" w:rsidDel="00D65EC6">
          <w:rPr>
            <w:rFonts w:ascii="Arial" w:hAnsi="Arial" w:cs="Arial"/>
          </w:rPr>
          <w:delText>Roobini</w:delText>
        </w:r>
      </w:del>
      <w:ins w:id="1077" w:author="Johannes Zauner" w:date="2026-04-01T17:24:00Z" w16du:dateUtc="2026-04-01T15:24:00Z">
        <w:r w:rsidR="00D65EC6" w:rsidRPr="00C673E9">
          <w:rPr>
            <w:rFonts w:ascii="Arial" w:hAnsi="Arial" w:cs="Arial"/>
          </w:rPr>
          <w:t>R</w:t>
        </w:r>
        <w:r w:rsidR="00D65EC6">
          <w:rPr>
            <w:rFonts w:ascii="Arial" w:hAnsi="Arial" w:cs="Arial"/>
          </w:rPr>
          <w:t>.</w:t>
        </w:r>
      </w:ins>
      <w:r w:rsidRPr="00C673E9">
        <w:rPr>
          <w:rFonts w:ascii="Arial" w:hAnsi="Arial" w:cs="Arial"/>
        </w:rPr>
        <w:t xml:space="preserve">, </w:t>
      </w:r>
      <w:del w:id="1078" w:author="Johannes Zauner" w:date="2026-04-01T17:24:00Z" w16du:dateUtc="2026-04-01T15:24:00Z">
        <w:r w:rsidRPr="00C673E9" w:rsidDel="00D65EC6">
          <w:rPr>
            <w:rFonts w:ascii="Arial" w:hAnsi="Arial" w:cs="Arial"/>
          </w:rPr>
          <w:delText xml:space="preserve">Johannes </w:delText>
        </w:r>
      </w:del>
      <w:r w:rsidRPr="00C673E9">
        <w:rPr>
          <w:rFonts w:ascii="Arial" w:hAnsi="Arial" w:cs="Arial"/>
        </w:rPr>
        <w:t>Zauner,</w:t>
      </w:r>
      <w:ins w:id="1079" w:author="Johannes Zauner" w:date="2026-04-01T17:24:00Z" w16du:dateUtc="2026-04-01T15:24:00Z">
        <w:r w:rsidR="00D65EC6">
          <w:rPr>
            <w:rFonts w:ascii="Arial" w:hAnsi="Arial" w:cs="Arial"/>
          </w:rPr>
          <w:t xml:space="preserve"> J.,</w:t>
        </w:r>
      </w:ins>
      <w:r w:rsidRPr="00C673E9">
        <w:rPr>
          <w:rFonts w:ascii="Arial" w:hAnsi="Arial" w:cs="Arial"/>
        </w:rPr>
        <w:t xml:space="preserve"> and </w:t>
      </w:r>
      <w:del w:id="1080" w:author="Johannes Zauner" w:date="2026-04-01T17:24:00Z" w16du:dateUtc="2026-04-01T15:24:00Z">
        <w:r w:rsidRPr="00C673E9" w:rsidDel="00D65EC6">
          <w:rPr>
            <w:rFonts w:ascii="Arial" w:hAnsi="Arial" w:cs="Arial"/>
          </w:rPr>
          <w:delText xml:space="preserve">Manuel </w:delText>
        </w:r>
      </w:del>
      <w:proofErr w:type="spellStart"/>
      <w:r w:rsidRPr="00C673E9">
        <w:rPr>
          <w:rFonts w:ascii="Arial" w:hAnsi="Arial" w:cs="Arial"/>
        </w:rPr>
        <w:t>Spitschan</w:t>
      </w:r>
      <w:proofErr w:type="spellEnd"/>
      <w:ins w:id="1081" w:author="Johannes Zauner" w:date="2026-04-01T17:24:00Z" w16du:dateUtc="2026-04-01T15:24:00Z">
        <w:r w:rsidR="00D65EC6">
          <w:rPr>
            <w:rFonts w:ascii="Arial" w:hAnsi="Arial" w:cs="Arial"/>
          </w:rPr>
          <w:t xml:space="preserve">, </w:t>
        </w:r>
        <w:proofErr w:type="gramStart"/>
        <w:r w:rsidR="00D65EC6">
          <w:rPr>
            <w:rFonts w:ascii="Arial" w:hAnsi="Arial" w:cs="Arial"/>
          </w:rPr>
          <w:t>M.</w:t>
        </w:r>
      </w:ins>
      <w:r w:rsidRPr="00C673E9">
        <w:rPr>
          <w:rFonts w:ascii="Arial" w:hAnsi="Arial" w:cs="Arial"/>
        </w:rPr>
        <w:t>.</w:t>
      </w:r>
      <w:proofErr w:type="gramEnd"/>
      <w:r w:rsidRPr="00C673E9">
        <w:rPr>
          <w:rFonts w:ascii="Arial" w:hAnsi="Arial" w:cs="Arial"/>
        </w:rPr>
        <w:t xml:space="preserve"> 2025. “A Day in Daylight,” November. </w:t>
      </w:r>
      <w:hyperlink r:id="rId85">
        <w:r w:rsidRPr="00C673E9">
          <w:rPr>
            <w:rStyle w:val="Hyperlink"/>
            <w:rFonts w:ascii="Arial" w:hAnsi="Arial" w:cs="Arial"/>
          </w:rPr>
          <w:t>https://doi.org/10.5281/zenodo.17513996</w:t>
        </w:r>
      </w:hyperlink>
      <w:r w:rsidRPr="00C673E9">
        <w:rPr>
          <w:rFonts w:ascii="Arial" w:hAnsi="Arial" w:cs="Arial"/>
        </w:rPr>
        <w:t>.</w:t>
      </w:r>
    </w:p>
    <w:p w14:paraId="1C58D28C" w14:textId="17077B9B" w:rsidR="007C0A0D" w:rsidRPr="00103545" w:rsidRDefault="007C0A0D" w:rsidP="007C0A0D">
      <w:pPr>
        <w:pStyle w:val="Literaturverzeichnis"/>
      </w:pPr>
      <w:bookmarkStart w:id="1082" w:name="ref-Okudaira1983AmJPhysiol"/>
      <w:bookmarkEnd w:id="1073"/>
      <w:r w:rsidRPr="00103545">
        <w:t xml:space="preserve">Okudaira, N., </w:t>
      </w:r>
      <w:moveFromRangeStart w:id="1083" w:author="Johannes Zauner" w:date="2026-04-01T17:28:00Z" w:name="move225956903"/>
      <w:moveFrom w:id="1084" w:author="Johannes Zauner" w:date="2026-04-01T17:28:00Z" w16du:dateUtc="2026-04-01T15:28:00Z">
        <w:r w:rsidRPr="00103545" w:rsidDel="006342FA">
          <w:t xml:space="preserve">D. F. </w:t>
        </w:r>
      </w:moveFrom>
      <w:moveFromRangeEnd w:id="1083"/>
      <w:r w:rsidRPr="00103545">
        <w:t>Kripke</w:t>
      </w:r>
      <w:ins w:id="1085" w:author="Johannes Zauner" w:date="2026-04-01T17:28:00Z" w16du:dateUtc="2026-04-01T15:28:00Z">
        <w:r w:rsidR="006342FA">
          <w:t xml:space="preserve">, </w:t>
        </w:r>
      </w:ins>
      <w:moveToRangeStart w:id="1086" w:author="Johannes Zauner" w:date="2026-04-01T17:28:00Z" w:name="move225956903"/>
      <w:moveTo w:id="1087" w:author="Johannes Zauner" w:date="2026-04-01T17:28:00Z" w16du:dateUtc="2026-04-01T15:28:00Z">
        <w:r w:rsidR="006342FA" w:rsidRPr="00103545">
          <w:t>D. F.</w:t>
        </w:r>
      </w:moveTo>
      <w:moveToRangeEnd w:id="1086"/>
      <w:r w:rsidRPr="00103545">
        <w:t xml:space="preserve">, and </w:t>
      </w:r>
      <w:moveFromRangeStart w:id="1088" w:author="Johannes Zauner" w:date="2026-04-01T17:28:00Z" w:name="move225956908"/>
      <w:moveFrom w:id="1089" w:author="Johannes Zauner" w:date="2026-04-01T17:28:00Z" w16du:dateUtc="2026-04-01T15:28:00Z">
        <w:r w:rsidRPr="00103545" w:rsidDel="006342FA">
          <w:t xml:space="preserve">J. B. </w:t>
        </w:r>
      </w:moveFrom>
      <w:moveFromRangeEnd w:id="1088"/>
      <w:r w:rsidRPr="00103545">
        <w:t>Webster</w:t>
      </w:r>
      <w:ins w:id="1090" w:author="Johannes Zauner" w:date="2026-04-01T17:28:00Z" w16du:dateUtc="2026-04-01T15:28:00Z">
        <w:r w:rsidR="006342FA">
          <w:t xml:space="preserve">, </w:t>
        </w:r>
      </w:ins>
      <w:moveToRangeStart w:id="1091" w:author="Johannes Zauner" w:date="2026-04-01T17:28:00Z" w:name="move225956908"/>
      <w:moveTo w:id="1092" w:author="Johannes Zauner" w:date="2026-04-01T17:28:00Z" w16du:dateUtc="2026-04-01T15:28:00Z">
        <w:r w:rsidR="006342FA" w:rsidRPr="00103545">
          <w:t>J. B</w:t>
        </w:r>
        <w:del w:id="1093" w:author="Johannes Zauner" w:date="2026-04-01T17:28:00Z" w16du:dateUtc="2026-04-01T15:28:00Z">
          <w:r w:rsidR="006342FA" w:rsidRPr="00103545" w:rsidDel="005A12ED">
            <w:delText>.</w:delText>
          </w:r>
        </w:del>
      </w:moveTo>
      <w:moveToRangeEnd w:id="1091"/>
      <w:r w:rsidRPr="00103545">
        <w:t xml:space="preserve">. 1983. “Naturalistic Studies of Human Light Exposure.” Journal Article. </w:t>
      </w:r>
      <w:r w:rsidRPr="00103545">
        <w:rPr>
          <w:i/>
        </w:rPr>
        <w:t xml:space="preserve">Am J </w:t>
      </w:r>
      <w:proofErr w:type="spellStart"/>
      <w:r w:rsidRPr="00103545">
        <w:rPr>
          <w:i/>
        </w:rPr>
        <w:t>Physiol</w:t>
      </w:r>
      <w:proofErr w:type="spellEnd"/>
      <w:r w:rsidRPr="00103545">
        <w:t xml:space="preserve"> 245 (4): R613–5. </w:t>
      </w:r>
      <w:hyperlink r:id="rId86">
        <w:r w:rsidRPr="00103545">
          <w:rPr>
            <w:rStyle w:val="Hyperlink"/>
          </w:rPr>
          <w:t>https://doi.org/10.1152/ajpregu.1983.245.4.R613</w:t>
        </w:r>
      </w:hyperlink>
      <w:r w:rsidRPr="00103545">
        <w:t>.</w:t>
      </w:r>
    </w:p>
    <w:p w14:paraId="169201A1" w14:textId="1BED0B2D" w:rsidR="007C0A0D" w:rsidRPr="00C673E9" w:rsidRDefault="007C0A0D" w:rsidP="007C0A0D">
      <w:pPr>
        <w:pStyle w:val="Literaturverzeichnis"/>
        <w:rPr>
          <w:rFonts w:ascii="Arial" w:hAnsi="Arial" w:cs="Arial"/>
        </w:rPr>
      </w:pPr>
      <w:bookmarkStart w:id="1094" w:name="ref-pattersongentile2025"/>
      <w:bookmarkEnd w:id="1082"/>
      <w:r w:rsidRPr="00C673E9">
        <w:rPr>
          <w:rFonts w:ascii="Arial" w:hAnsi="Arial" w:cs="Arial"/>
        </w:rPr>
        <w:t xml:space="preserve">Patterson Gentile, </w:t>
      </w:r>
      <w:del w:id="1095" w:author="Johannes Zauner" w:date="2026-04-01T17:28:00Z" w16du:dateUtc="2026-04-01T15:28:00Z">
        <w:r w:rsidRPr="00C673E9" w:rsidDel="000C4B96">
          <w:rPr>
            <w:rFonts w:ascii="Arial" w:hAnsi="Arial" w:cs="Arial"/>
          </w:rPr>
          <w:delText>Carlyn</w:delText>
        </w:r>
      </w:del>
      <w:ins w:id="1096" w:author="Johannes Zauner" w:date="2026-04-01T17:28:00Z" w16du:dateUtc="2026-04-01T15:28:00Z">
        <w:r w:rsidR="000C4B96" w:rsidRPr="00C673E9">
          <w:rPr>
            <w:rFonts w:ascii="Arial" w:hAnsi="Arial" w:cs="Arial"/>
          </w:rPr>
          <w:t>C</w:t>
        </w:r>
        <w:r w:rsidR="000C4B96">
          <w:rPr>
            <w:rFonts w:ascii="Arial" w:hAnsi="Arial" w:cs="Arial"/>
          </w:rPr>
          <w:t>.</w:t>
        </w:r>
      </w:ins>
      <w:r w:rsidRPr="00C673E9">
        <w:rPr>
          <w:rFonts w:ascii="Arial" w:hAnsi="Arial" w:cs="Arial"/>
        </w:rPr>
        <w:t xml:space="preserve">, </w:t>
      </w:r>
      <w:del w:id="1097" w:author="Johannes Zauner" w:date="2026-04-01T17:28:00Z" w16du:dateUtc="2026-04-01T15:28:00Z">
        <w:r w:rsidRPr="00C673E9" w:rsidDel="000C4B96">
          <w:rPr>
            <w:rFonts w:ascii="Arial" w:hAnsi="Arial" w:cs="Arial"/>
          </w:rPr>
          <w:delText xml:space="preserve">Ryan </w:delText>
        </w:r>
      </w:del>
      <w:r w:rsidRPr="00C673E9">
        <w:rPr>
          <w:rFonts w:ascii="Arial" w:hAnsi="Arial" w:cs="Arial"/>
        </w:rPr>
        <w:t>Shah</w:t>
      </w:r>
      <w:ins w:id="1098" w:author="Johannes Zauner" w:date="2026-04-01T17:28:00Z" w16du:dateUtc="2026-04-01T15:28:00Z">
        <w:r w:rsidR="000C4B96">
          <w:rPr>
            <w:rFonts w:ascii="Arial" w:hAnsi="Arial" w:cs="Arial"/>
          </w:rPr>
          <w:t xml:space="preserve">, </w:t>
        </w:r>
        <w:r w:rsidR="000C4B96" w:rsidRPr="00C673E9">
          <w:rPr>
            <w:rFonts w:ascii="Arial" w:hAnsi="Arial" w:cs="Arial"/>
          </w:rPr>
          <w:t>R</w:t>
        </w:r>
        <w:r w:rsidR="000C4B96">
          <w:rPr>
            <w:rFonts w:ascii="Arial" w:hAnsi="Arial" w:cs="Arial"/>
          </w:rPr>
          <w:t>.</w:t>
        </w:r>
      </w:ins>
      <w:r w:rsidRPr="00C673E9">
        <w:rPr>
          <w:rFonts w:ascii="Arial" w:hAnsi="Arial" w:cs="Arial"/>
        </w:rPr>
        <w:t xml:space="preserve">, </w:t>
      </w:r>
      <w:del w:id="1099" w:author="Johannes Zauner" w:date="2026-04-01T17:28:00Z" w16du:dateUtc="2026-04-01T15:28:00Z">
        <w:r w:rsidRPr="00C673E9" w:rsidDel="000C4B96">
          <w:rPr>
            <w:rFonts w:ascii="Arial" w:hAnsi="Arial" w:cs="Arial"/>
          </w:rPr>
          <w:delText xml:space="preserve">Blanca Marquez </w:delText>
        </w:r>
      </w:del>
      <w:r w:rsidRPr="00C673E9">
        <w:rPr>
          <w:rFonts w:ascii="Arial" w:hAnsi="Arial" w:cs="Arial"/>
        </w:rPr>
        <w:t>De Prado</w:t>
      </w:r>
      <w:ins w:id="1100" w:author="Johannes Zauner" w:date="2026-04-01T17:28:00Z" w16du:dateUtc="2026-04-01T15:28:00Z">
        <w:r w:rsidR="000C4B96">
          <w:rPr>
            <w:rFonts w:ascii="Arial" w:hAnsi="Arial" w:cs="Arial"/>
          </w:rPr>
          <w:t xml:space="preserve">, </w:t>
        </w:r>
        <w:r w:rsidR="000C4B96" w:rsidRPr="00C673E9">
          <w:rPr>
            <w:rFonts w:ascii="Arial" w:hAnsi="Arial" w:cs="Arial"/>
          </w:rPr>
          <w:t>B</w:t>
        </w:r>
        <w:r w:rsidR="000C4B96">
          <w:rPr>
            <w:rFonts w:ascii="Arial" w:hAnsi="Arial" w:cs="Arial"/>
          </w:rPr>
          <w:t>.</w:t>
        </w:r>
        <w:r w:rsidR="000C4B96" w:rsidRPr="00C673E9">
          <w:rPr>
            <w:rFonts w:ascii="Arial" w:hAnsi="Arial" w:cs="Arial"/>
          </w:rPr>
          <w:t xml:space="preserve"> M</w:t>
        </w:r>
        <w:r w:rsidR="000C4B96">
          <w:rPr>
            <w:rFonts w:ascii="Arial" w:hAnsi="Arial" w:cs="Arial"/>
          </w:rPr>
          <w:t>.</w:t>
        </w:r>
      </w:ins>
      <w:r w:rsidRPr="00C673E9">
        <w:rPr>
          <w:rFonts w:ascii="Arial" w:hAnsi="Arial" w:cs="Arial"/>
        </w:rPr>
        <w:t xml:space="preserve">, </w:t>
      </w:r>
      <w:del w:id="1101" w:author="Johannes Zauner" w:date="2026-04-01T17:28:00Z" w16du:dateUtc="2026-04-01T15:28:00Z">
        <w:r w:rsidRPr="00C673E9" w:rsidDel="000C4B96">
          <w:rPr>
            <w:rFonts w:ascii="Arial" w:hAnsi="Arial" w:cs="Arial"/>
          </w:rPr>
          <w:delText xml:space="preserve">Nichelle </w:delText>
        </w:r>
      </w:del>
      <w:r w:rsidRPr="00C673E9">
        <w:rPr>
          <w:rFonts w:ascii="Arial" w:hAnsi="Arial" w:cs="Arial"/>
        </w:rPr>
        <w:t>Raj</w:t>
      </w:r>
      <w:ins w:id="1102" w:author="Johannes Zauner" w:date="2026-04-01T17:28:00Z" w16du:dateUtc="2026-04-01T15:28:00Z">
        <w:r w:rsidR="000C4B96">
          <w:rPr>
            <w:rFonts w:ascii="Arial" w:hAnsi="Arial" w:cs="Arial"/>
          </w:rPr>
          <w:t xml:space="preserve">, </w:t>
        </w:r>
        <w:r w:rsidR="000C4B96" w:rsidRPr="00C673E9">
          <w:rPr>
            <w:rFonts w:ascii="Arial" w:hAnsi="Arial" w:cs="Arial"/>
          </w:rPr>
          <w:t>N</w:t>
        </w:r>
        <w:r w:rsidR="000C4B96">
          <w:rPr>
            <w:rFonts w:ascii="Arial" w:hAnsi="Arial" w:cs="Arial"/>
          </w:rPr>
          <w:t>.</w:t>
        </w:r>
      </w:ins>
      <w:r w:rsidRPr="00C673E9">
        <w:rPr>
          <w:rFonts w:ascii="Arial" w:hAnsi="Arial" w:cs="Arial"/>
        </w:rPr>
        <w:t xml:space="preserve">, </w:t>
      </w:r>
      <w:del w:id="1103" w:author="Johannes Zauner" w:date="2026-04-01T17:28:00Z" w16du:dateUtc="2026-04-01T15:28:00Z">
        <w:r w:rsidRPr="00C673E9" w:rsidDel="000C4B96">
          <w:rPr>
            <w:rFonts w:ascii="Arial" w:hAnsi="Arial" w:cs="Arial"/>
          </w:rPr>
          <w:delText xml:space="preserve">Christina L. </w:delText>
        </w:r>
      </w:del>
      <w:proofErr w:type="spellStart"/>
      <w:r w:rsidRPr="00C673E9">
        <w:rPr>
          <w:rFonts w:ascii="Arial" w:hAnsi="Arial" w:cs="Arial"/>
        </w:rPr>
        <w:t>Szperka</w:t>
      </w:r>
      <w:proofErr w:type="spellEnd"/>
      <w:ins w:id="1104" w:author="Johannes Zauner" w:date="2026-04-01T17:28:00Z" w16du:dateUtc="2026-04-01T15:28:00Z">
        <w:r w:rsidR="000C4B96">
          <w:rPr>
            <w:rFonts w:ascii="Arial" w:hAnsi="Arial" w:cs="Arial"/>
          </w:rPr>
          <w:t xml:space="preserve">, </w:t>
        </w:r>
        <w:r w:rsidR="000C4B96" w:rsidRPr="00C673E9">
          <w:rPr>
            <w:rFonts w:ascii="Arial" w:hAnsi="Arial" w:cs="Arial"/>
          </w:rPr>
          <w:t>C</w:t>
        </w:r>
        <w:r w:rsidR="000C4B96">
          <w:rPr>
            <w:rFonts w:ascii="Arial" w:hAnsi="Arial" w:cs="Arial"/>
          </w:rPr>
          <w:t>.</w:t>
        </w:r>
        <w:r w:rsidR="000C4B96" w:rsidRPr="00C673E9">
          <w:rPr>
            <w:rFonts w:ascii="Arial" w:hAnsi="Arial" w:cs="Arial"/>
          </w:rPr>
          <w:t xml:space="preserve"> L.</w:t>
        </w:r>
      </w:ins>
      <w:r w:rsidRPr="00C673E9">
        <w:rPr>
          <w:rFonts w:ascii="Arial" w:hAnsi="Arial" w:cs="Arial"/>
        </w:rPr>
        <w:t xml:space="preserve">, </w:t>
      </w:r>
      <w:del w:id="1105" w:author="Johannes Zauner" w:date="2026-04-01T17:28:00Z" w16du:dateUtc="2026-04-01T15:28:00Z">
        <w:r w:rsidRPr="00C673E9" w:rsidDel="000C4B96">
          <w:rPr>
            <w:rFonts w:ascii="Arial" w:hAnsi="Arial" w:cs="Arial"/>
          </w:rPr>
          <w:delText xml:space="preserve">Andrew D. </w:delText>
        </w:r>
      </w:del>
      <w:r w:rsidRPr="00C673E9">
        <w:rPr>
          <w:rFonts w:ascii="Arial" w:hAnsi="Arial" w:cs="Arial"/>
        </w:rPr>
        <w:t xml:space="preserve">Hershey, </w:t>
      </w:r>
      <w:ins w:id="1106" w:author="Johannes Zauner" w:date="2026-04-01T17:28:00Z" w16du:dateUtc="2026-04-01T15:28:00Z">
        <w:r w:rsidR="000C4B96" w:rsidRPr="00C673E9">
          <w:rPr>
            <w:rFonts w:ascii="Arial" w:hAnsi="Arial" w:cs="Arial"/>
          </w:rPr>
          <w:t>A</w:t>
        </w:r>
      </w:ins>
      <w:ins w:id="1107" w:author="Johannes Zauner" w:date="2026-04-01T17:29:00Z" w16du:dateUtc="2026-04-01T15:29:00Z">
        <w:r w:rsidR="000C4B96">
          <w:rPr>
            <w:rFonts w:ascii="Arial" w:hAnsi="Arial" w:cs="Arial"/>
          </w:rPr>
          <w:t>.</w:t>
        </w:r>
      </w:ins>
      <w:ins w:id="1108" w:author="Johannes Zauner" w:date="2026-04-01T17:28:00Z" w16du:dateUtc="2026-04-01T15:28:00Z">
        <w:r w:rsidR="000C4B96" w:rsidRPr="00C673E9">
          <w:rPr>
            <w:rFonts w:ascii="Arial" w:hAnsi="Arial" w:cs="Arial"/>
          </w:rPr>
          <w:t xml:space="preserve"> D.</w:t>
        </w:r>
        <w:r w:rsidR="000C4B96">
          <w:rPr>
            <w:rFonts w:ascii="Arial" w:hAnsi="Arial" w:cs="Arial"/>
          </w:rPr>
          <w:t xml:space="preserve">, </w:t>
        </w:r>
      </w:ins>
      <w:r w:rsidRPr="00C673E9">
        <w:rPr>
          <w:rFonts w:ascii="Arial" w:hAnsi="Arial" w:cs="Arial"/>
        </w:rPr>
        <w:t xml:space="preserve">and </w:t>
      </w:r>
      <w:del w:id="1109" w:author="Johannes Zauner" w:date="2026-04-01T17:29:00Z" w16du:dateUtc="2026-04-01T15:29:00Z">
        <w:r w:rsidRPr="00C673E9" w:rsidDel="000C4B96">
          <w:rPr>
            <w:rFonts w:ascii="Arial" w:hAnsi="Arial" w:cs="Arial"/>
          </w:rPr>
          <w:delText xml:space="preserve">Geoffrey K. </w:delText>
        </w:r>
      </w:del>
      <w:r w:rsidRPr="00C673E9">
        <w:rPr>
          <w:rFonts w:ascii="Arial" w:hAnsi="Arial" w:cs="Arial"/>
        </w:rPr>
        <w:t>Aguirre</w:t>
      </w:r>
      <w:ins w:id="1110" w:author="Johannes Zauner" w:date="2026-04-01T17:29:00Z" w16du:dateUtc="2026-04-01T15:29:00Z">
        <w:r w:rsidR="000C4B96">
          <w:rPr>
            <w:rFonts w:ascii="Arial" w:hAnsi="Arial" w:cs="Arial"/>
          </w:rPr>
          <w:t>, G.</w:t>
        </w:r>
        <w:r w:rsidR="000C4B96" w:rsidRPr="00C673E9">
          <w:rPr>
            <w:rFonts w:ascii="Arial" w:hAnsi="Arial" w:cs="Arial"/>
          </w:rPr>
          <w:t xml:space="preserve"> K</w:t>
        </w:r>
      </w:ins>
      <w:r w:rsidRPr="00C673E9">
        <w:rPr>
          <w:rFonts w:ascii="Arial" w:hAnsi="Arial" w:cs="Arial"/>
        </w:rPr>
        <w:t xml:space="preserve">. 2025. “Daily Light Exposure Habits of Youth with Migraine: A Prospective Exploratory Study.” </w:t>
      </w:r>
      <w:proofErr w:type="spellStart"/>
      <w:r w:rsidRPr="00C673E9">
        <w:rPr>
          <w:rFonts w:ascii="Arial" w:hAnsi="Arial" w:cs="Arial"/>
          <w:i/>
          <w:iCs/>
        </w:rPr>
        <w:t>Npj</w:t>
      </w:r>
      <w:proofErr w:type="spellEnd"/>
      <w:r w:rsidRPr="00C673E9">
        <w:rPr>
          <w:rFonts w:ascii="Arial" w:hAnsi="Arial" w:cs="Arial"/>
          <w:i/>
          <w:iCs/>
        </w:rPr>
        <w:t xml:space="preserve"> Biological Timing and Sleep</w:t>
      </w:r>
      <w:r w:rsidRPr="00C673E9">
        <w:rPr>
          <w:rFonts w:ascii="Arial" w:hAnsi="Arial" w:cs="Arial"/>
        </w:rPr>
        <w:t xml:space="preserve"> 2 (1). </w:t>
      </w:r>
      <w:hyperlink r:id="rId87">
        <w:r w:rsidRPr="00C673E9">
          <w:rPr>
            <w:rStyle w:val="Hyperlink"/>
            <w:rFonts w:ascii="Arial" w:hAnsi="Arial" w:cs="Arial"/>
          </w:rPr>
          <w:t>https://doi.org/10.1038/s44323-025-00056-y</w:t>
        </w:r>
      </w:hyperlink>
      <w:r w:rsidRPr="00C673E9">
        <w:rPr>
          <w:rFonts w:ascii="Arial" w:hAnsi="Arial" w:cs="Arial"/>
        </w:rPr>
        <w:t>.</w:t>
      </w:r>
    </w:p>
    <w:p w14:paraId="7A553CE0" w14:textId="092FEA5D" w:rsidR="007C0A0D" w:rsidRPr="00103545" w:rsidRDefault="007C0A0D" w:rsidP="007C0A0D">
      <w:pPr>
        <w:pStyle w:val="Literaturverzeichnis"/>
      </w:pPr>
      <w:bookmarkStart w:id="1111" w:name="ref-Sah2025OphtalmicPhysiolOpt"/>
      <w:bookmarkEnd w:id="1094"/>
      <w:r w:rsidRPr="00103545">
        <w:t>Sah, R</w:t>
      </w:r>
      <w:ins w:id="1112" w:author="Johannes Zauner" w:date="2026-04-01T17:24:00Z" w16du:dateUtc="2026-04-01T15:24:00Z">
        <w:r w:rsidR="00BE2149">
          <w:t>.</w:t>
        </w:r>
      </w:ins>
      <w:del w:id="1113" w:author="Johannes Zauner" w:date="2026-04-01T17:24:00Z" w16du:dateUtc="2026-04-01T15:24:00Z">
        <w:r w:rsidRPr="00103545" w:rsidDel="00BE2149">
          <w:delText>aman</w:delText>
        </w:r>
      </w:del>
      <w:r w:rsidRPr="00103545">
        <w:t xml:space="preserve"> P</w:t>
      </w:r>
      <w:ins w:id="1114" w:author="Johannes Zauner" w:date="2026-04-01T17:24:00Z" w16du:dateUtc="2026-04-01T15:24:00Z">
        <w:r w:rsidR="00BE2149">
          <w:t>.</w:t>
        </w:r>
      </w:ins>
      <w:del w:id="1115" w:author="Johannes Zauner" w:date="2026-04-01T17:24:00Z" w16du:dateUtc="2026-04-01T15:24:00Z">
        <w:r w:rsidRPr="00103545" w:rsidDel="00BE2149">
          <w:delText>rasad</w:delText>
        </w:r>
      </w:del>
      <w:r w:rsidRPr="00103545">
        <w:t xml:space="preserve">, </w:t>
      </w:r>
      <w:del w:id="1116" w:author="Johannes Zauner" w:date="2026-04-01T17:24:00Z" w16du:dateUtc="2026-04-01T15:24:00Z">
        <w:r w:rsidRPr="00103545" w:rsidDel="00BE2149">
          <w:delText xml:space="preserve">Pavan Kalyan </w:delText>
        </w:r>
      </w:del>
      <w:r w:rsidRPr="00103545">
        <w:t>Narra,</w:t>
      </w:r>
      <w:ins w:id="1117" w:author="Johannes Zauner" w:date="2026-04-01T17:24:00Z" w16du:dateUtc="2026-04-01T15:24:00Z">
        <w:r w:rsidR="00BE2149">
          <w:t xml:space="preserve"> P.</w:t>
        </w:r>
        <w:r w:rsidR="00BE2149" w:rsidRPr="00103545">
          <w:t xml:space="preserve"> K</w:t>
        </w:r>
        <w:r w:rsidR="00BE2149">
          <w:t>.,</w:t>
        </w:r>
      </w:ins>
      <w:r w:rsidRPr="00103545">
        <w:t xml:space="preserve"> and </w:t>
      </w:r>
      <w:del w:id="1118" w:author="Johannes Zauner" w:date="2026-04-01T17:24:00Z" w16du:dateUtc="2026-04-01T15:24:00Z">
        <w:r w:rsidRPr="00103545" w:rsidDel="00BE2149">
          <w:delText xml:space="preserve">Lisa A. </w:delText>
        </w:r>
      </w:del>
      <w:r w:rsidRPr="00103545">
        <w:t>Ostrin</w:t>
      </w:r>
      <w:ins w:id="1119" w:author="Johannes Zauner" w:date="2026-04-01T17:24:00Z" w16du:dateUtc="2026-04-01T15:24:00Z">
        <w:r w:rsidR="00BE2149">
          <w:t>, L. A</w:t>
        </w:r>
      </w:ins>
      <w:r w:rsidRPr="00103545">
        <w:t xml:space="preserve">. 2025. “A Novel Wearable Sensor for Objective Measurement of Distance and Illumination.” </w:t>
      </w:r>
      <w:r w:rsidRPr="00103545">
        <w:rPr>
          <w:i/>
        </w:rPr>
        <w:t>Ophthalmic and Physiological Optics</w:t>
      </w:r>
      <w:r w:rsidRPr="00103545">
        <w:t xml:space="preserve"> 00 (n/a): 1–13. https://doi.org/</w:t>
      </w:r>
      <w:hyperlink r:id="rId88">
        <w:r w:rsidRPr="00103545">
          <w:rPr>
            <w:rStyle w:val="Hyperlink"/>
          </w:rPr>
          <w:t>https://doi.org/10.1111/opo.13523</w:t>
        </w:r>
      </w:hyperlink>
      <w:r w:rsidRPr="00103545">
        <w:t>.</w:t>
      </w:r>
    </w:p>
    <w:p w14:paraId="330D50D7" w14:textId="076F1FED" w:rsidR="007C0A0D" w:rsidRPr="00103545" w:rsidRDefault="007C0A0D" w:rsidP="007C0A0D">
      <w:pPr>
        <w:pStyle w:val="Literaturverzeichnis"/>
      </w:pPr>
      <w:bookmarkStart w:id="1120" w:name="ref-Sullivan2024"/>
      <w:bookmarkEnd w:id="1111"/>
      <w:r w:rsidRPr="00103545">
        <w:t xml:space="preserve">Sullivan, </w:t>
      </w:r>
      <w:del w:id="1121" w:author="Johannes Zauner" w:date="2026-04-01T17:29:00Z" w16du:dateUtc="2026-04-01T15:29:00Z">
        <w:r w:rsidRPr="00103545" w:rsidDel="00951B7A">
          <w:delText>David</w:delText>
        </w:r>
      </w:del>
      <w:ins w:id="1122" w:author="Johannes Zauner" w:date="2026-04-01T17:29:00Z" w16du:dateUtc="2026-04-01T15:29:00Z">
        <w:r w:rsidR="00951B7A" w:rsidRPr="00103545">
          <w:t>D</w:t>
        </w:r>
        <w:r w:rsidR="00951B7A">
          <w:t>.</w:t>
        </w:r>
      </w:ins>
      <w:r w:rsidRPr="00103545">
        <w:t xml:space="preserve">, </w:t>
      </w:r>
      <w:del w:id="1123" w:author="Johannes Zauner" w:date="2026-04-01T17:29:00Z" w16du:dateUtc="2026-04-01T15:29:00Z">
        <w:r w:rsidRPr="00103545" w:rsidDel="00951B7A">
          <w:delText xml:space="preserve">Aaron </w:delText>
        </w:r>
      </w:del>
      <w:r w:rsidRPr="00103545">
        <w:t>Nicholls</w:t>
      </w:r>
      <w:ins w:id="1124" w:author="Johannes Zauner" w:date="2026-04-01T17:29:00Z" w16du:dateUtc="2026-04-01T15:29:00Z">
        <w:r w:rsidR="00951B7A">
          <w:t>, A.</w:t>
        </w:r>
      </w:ins>
      <w:r w:rsidRPr="00103545">
        <w:t xml:space="preserve">, </w:t>
      </w:r>
      <w:del w:id="1125" w:author="Johannes Zauner" w:date="2026-04-01T17:29:00Z" w16du:dateUtc="2026-04-01T15:29:00Z">
        <w:r w:rsidRPr="00103545" w:rsidDel="00951B7A">
          <w:delText xml:space="preserve">George </w:delText>
        </w:r>
      </w:del>
      <w:proofErr w:type="spellStart"/>
      <w:r w:rsidRPr="00103545">
        <w:t>Hatoun</w:t>
      </w:r>
      <w:proofErr w:type="spellEnd"/>
      <w:ins w:id="1126" w:author="Johannes Zauner" w:date="2026-04-01T17:29:00Z" w16du:dateUtc="2026-04-01T15:29:00Z">
        <w:r w:rsidR="00951B7A">
          <w:t>, G.</w:t>
        </w:r>
      </w:ins>
      <w:r w:rsidRPr="00103545">
        <w:t xml:space="preserve">, </w:t>
      </w:r>
      <w:del w:id="1127" w:author="Johannes Zauner" w:date="2026-04-01T17:29:00Z" w16du:dateUtc="2026-04-01T15:29:00Z">
        <w:r w:rsidRPr="00103545" w:rsidDel="00951B7A">
          <w:delText xml:space="preserve">Samuel </w:delText>
        </w:r>
      </w:del>
      <w:r w:rsidRPr="00103545">
        <w:t>Thompson</w:t>
      </w:r>
      <w:ins w:id="1128" w:author="Johannes Zauner" w:date="2026-04-01T17:29:00Z" w16du:dateUtc="2026-04-01T15:29:00Z">
        <w:r w:rsidR="00951B7A">
          <w:t>, S.</w:t>
        </w:r>
      </w:ins>
      <w:r w:rsidRPr="00103545">
        <w:t xml:space="preserve">, </w:t>
      </w:r>
      <w:del w:id="1129" w:author="Johannes Zauner" w:date="2026-04-01T17:29:00Z" w16du:dateUtc="2026-04-01T15:29:00Z">
        <w:r w:rsidRPr="00103545" w:rsidDel="00951B7A">
          <w:delText xml:space="preserve">Cory </w:delText>
        </w:r>
      </w:del>
      <w:proofErr w:type="spellStart"/>
      <w:r w:rsidRPr="00103545">
        <w:t>Schwarzmiller</w:t>
      </w:r>
      <w:proofErr w:type="spellEnd"/>
      <w:ins w:id="1130" w:author="Johannes Zauner" w:date="2026-04-01T17:29:00Z" w16du:dateUtc="2026-04-01T15:29:00Z">
        <w:r w:rsidR="00951B7A">
          <w:t xml:space="preserve">, </w:t>
        </w:r>
        <w:r w:rsidR="00951B7A" w:rsidRPr="00103545">
          <w:t>C</w:t>
        </w:r>
        <w:r w:rsidR="00951B7A">
          <w:t>.</w:t>
        </w:r>
      </w:ins>
      <w:r w:rsidRPr="00103545">
        <w:t xml:space="preserve">, </w:t>
      </w:r>
      <w:del w:id="1131" w:author="Johannes Zauner" w:date="2026-04-01T17:29:00Z" w16du:dateUtc="2026-04-01T15:29:00Z">
        <w:r w:rsidRPr="00103545" w:rsidDel="00951B7A">
          <w:delText xml:space="preserve">Fathollah </w:delText>
        </w:r>
      </w:del>
      <w:proofErr w:type="spellStart"/>
      <w:r w:rsidRPr="00103545">
        <w:t>Memarzanjany</w:t>
      </w:r>
      <w:proofErr w:type="spellEnd"/>
      <w:ins w:id="1132" w:author="Johannes Zauner" w:date="2026-04-01T17:29:00Z" w16du:dateUtc="2026-04-01T15:29:00Z">
        <w:r w:rsidR="00951B7A">
          <w:t xml:space="preserve">, </w:t>
        </w:r>
        <w:r w:rsidR="00951B7A" w:rsidRPr="00103545">
          <w:t>F</w:t>
        </w:r>
        <w:r w:rsidR="00951B7A">
          <w:t>.</w:t>
        </w:r>
      </w:ins>
      <w:r w:rsidRPr="00103545">
        <w:t xml:space="preserve">, </w:t>
      </w:r>
      <w:del w:id="1133" w:author="Johannes Zauner" w:date="2026-04-01T17:29:00Z" w16du:dateUtc="2026-04-01T15:29:00Z">
        <w:r w:rsidRPr="00103545" w:rsidDel="00951B7A">
          <w:delText xml:space="preserve">Alyssa </w:delText>
        </w:r>
      </w:del>
      <w:r w:rsidRPr="00103545">
        <w:t>Gunderson</w:t>
      </w:r>
      <w:ins w:id="1134" w:author="Johannes Zauner" w:date="2026-04-01T17:29:00Z" w16du:dateUtc="2026-04-01T15:29:00Z">
        <w:r w:rsidR="00951B7A">
          <w:t xml:space="preserve">, </w:t>
        </w:r>
        <w:r w:rsidR="00951B7A" w:rsidRPr="00103545">
          <w:t>A</w:t>
        </w:r>
        <w:r w:rsidR="00951B7A">
          <w:t>.</w:t>
        </w:r>
      </w:ins>
      <w:r w:rsidRPr="00103545">
        <w:t xml:space="preserve">, et al. 2024. “The Visual Experience </w:t>
      </w:r>
      <w:r w:rsidRPr="00103545">
        <w:lastRenderedPageBreak/>
        <w:t xml:space="preserve">Evaluation Tool: A Myopia Research Instrument for Quantifying Visual Experience.” </w:t>
      </w:r>
      <w:r w:rsidRPr="00103545">
        <w:rPr>
          <w:i/>
        </w:rPr>
        <w:t>bioRxiv</w:t>
      </w:r>
      <w:r w:rsidRPr="00103545">
        <w:t xml:space="preserve">. </w:t>
      </w:r>
      <w:hyperlink r:id="rId89">
        <w:r w:rsidRPr="00103545">
          <w:rPr>
            <w:rStyle w:val="Hyperlink"/>
          </w:rPr>
          <w:t>https://doi.org/10.1101/2024.09.20.614212</w:t>
        </w:r>
      </w:hyperlink>
      <w:r w:rsidRPr="00103545">
        <w:t>.</w:t>
      </w:r>
    </w:p>
    <w:p w14:paraId="20E31E80" w14:textId="572A7648" w:rsidR="007C0A0D" w:rsidRPr="00C673E9" w:rsidRDefault="007C0A0D" w:rsidP="007C0A0D">
      <w:pPr>
        <w:pStyle w:val="Literaturverzeichnis"/>
        <w:rPr>
          <w:rFonts w:ascii="Arial" w:hAnsi="Arial" w:cs="Arial"/>
        </w:rPr>
      </w:pPr>
      <w:bookmarkStart w:id="1135" w:name="ref-tabandeh2025"/>
      <w:bookmarkEnd w:id="1120"/>
      <w:r w:rsidRPr="00C673E9">
        <w:rPr>
          <w:rFonts w:ascii="Arial" w:hAnsi="Arial" w:cs="Arial"/>
        </w:rPr>
        <w:t>Tabandeh, N</w:t>
      </w:r>
      <w:ins w:id="1136" w:author="Johannes Zauner" w:date="2026-04-01T17:29:00Z" w16du:dateUtc="2026-04-01T15:29:00Z">
        <w:r w:rsidR="004208F1">
          <w:rPr>
            <w:rFonts w:ascii="Arial" w:hAnsi="Arial" w:cs="Arial"/>
          </w:rPr>
          <w:t>.</w:t>
        </w:r>
      </w:ins>
      <w:del w:id="1137" w:author="Johannes Zauner" w:date="2026-04-01T17:29:00Z" w16du:dateUtc="2026-04-01T15:29:00Z">
        <w:r w:rsidRPr="00C673E9" w:rsidDel="004208F1">
          <w:rPr>
            <w:rFonts w:ascii="Arial" w:hAnsi="Arial" w:cs="Arial"/>
          </w:rPr>
          <w:delText>iloufar</w:delText>
        </w:r>
      </w:del>
      <w:r w:rsidRPr="00C673E9">
        <w:rPr>
          <w:rFonts w:ascii="Arial" w:hAnsi="Arial" w:cs="Arial"/>
        </w:rPr>
        <w:t xml:space="preserve">, and </w:t>
      </w:r>
      <w:del w:id="1138" w:author="Johannes Zauner" w:date="2026-04-01T17:29:00Z" w16du:dateUtc="2026-04-01T15:29:00Z">
        <w:r w:rsidRPr="00C673E9" w:rsidDel="004208F1">
          <w:rPr>
            <w:rFonts w:ascii="Arial" w:hAnsi="Arial" w:cs="Arial"/>
          </w:rPr>
          <w:delText xml:space="preserve">Manuel </w:delText>
        </w:r>
      </w:del>
      <w:proofErr w:type="spellStart"/>
      <w:r w:rsidRPr="00C673E9">
        <w:rPr>
          <w:rFonts w:ascii="Arial" w:hAnsi="Arial" w:cs="Arial"/>
        </w:rPr>
        <w:t>Spitschan</w:t>
      </w:r>
      <w:proofErr w:type="spellEnd"/>
      <w:ins w:id="1139" w:author="Johannes Zauner" w:date="2026-04-01T17:30:00Z" w16du:dateUtc="2026-04-01T15:30:00Z">
        <w:r w:rsidR="004208F1">
          <w:rPr>
            <w:rFonts w:ascii="Arial" w:hAnsi="Arial" w:cs="Arial"/>
          </w:rPr>
          <w:t>, M</w:t>
        </w:r>
      </w:ins>
      <w:r w:rsidRPr="00C673E9">
        <w:rPr>
          <w:rFonts w:ascii="Arial" w:hAnsi="Arial" w:cs="Arial"/>
        </w:rPr>
        <w:t xml:space="preserve">. 2025. “Photoreceptor-Specific Scene Statistics Reveal </w:t>
      </w:r>
      <w:proofErr w:type="spellStart"/>
      <w:r w:rsidRPr="00C673E9">
        <w:rPr>
          <w:rFonts w:ascii="Arial" w:hAnsi="Arial" w:cs="Arial"/>
        </w:rPr>
        <w:t>Melanopic</w:t>
      </w:r>
      <w:proofErr w:type="spellEnd"/>
      <w:r w:rsidRPr="00C673E9">
        <w:rPr>
          <w:rFonts w:ascii="Arial" w:hAnsi="Arial" w:cs="Arial"/>
        </w:rPr>
        <w:t xml:space="preserve"> Structure in Natural Environments,” November. </w:t>
      </w:r>
      <w:hyperlink r:id="rId90">
        <w:r w:rsidRPr="00C673E9">
          <w:rPr>
            <w:rStyle w:val="Hyperlink"/>
            <w:rFonts w:ascii="Arial" w:hAnsi="Arial" w:cs="Arial"/>
          </w:rPr>
          <w:t>http://dx.doi.org/10.1101/2025.11.10.687567</w:t>
        </w:r>
      </w:hyperlink>
      <w:r w:rsidRPr="00C673E9">
        <w:rPr>
          <w:rFonts w:ascii="Arial" w:hAnsi="Arial" w:cs="Arial"/>
        </w:rPr>
        <w:t>.</w:t>
      </w:r>
    </w:p>
    <w:p w14:paraId="4415D889" w14:textId="0CE783E8" w:rsidR="007C0A0D" w:rsidRPr="00C673E9" w:rsidRDefault="007C0A0D" w:rsidP="007C0A0D">
      <w:pPr>
        <w:pStyle w:val="Literaturverzeichnis"/>
        <w:rPr>
          <w:rFonts w:ascii="Arial" w:hAnsi="Arial" w:cs="Arial"/>
        </w:rPr>
      </w:pPr>
      <w:bookmarkStart w:id="1140" w:name="ref-vanDuijnhoven2025BuildEnviron"/>
      <w:bookmarkEnd w:id="1135"/>
      <w:r w:rsidRPr="00C673E9">
        <w:rPr>
          <w:rFonts w:ascii="Arial" w:hAnsi="Arial" w:cs="Arial"/>
        </w:rPr>
        <w:t xml:space="preserve">van </w:t>
      </w:r>
      <w:proofErr w:type="spellStart"/>
      <w:r w:rsidRPr="00C673E9">
        <w:rPr>
          <w:rFonts w:ascii="Arial" w:hAnsi="Arial" w:cs="Arial"/>
        </w:rPr>
        <w:t>Duijnhoven</w:t>
      </w:r>
      <w:proofErr w:type="spellEnd"/>
      <w:r w:rsidRPr="00C673E9">
        <w:rPr>
          <w:rFonts w:ascii="Arial" w:hAnsi="Arial" w:cs="Arial"/>
        </w:rPr>
        <w:t xml:space="preserve">, J., </w:t>
      </w:r>
      <w:moveFromRangeStart w:id="1141" w:author="Johannes Zauner" w:date="2026-04-01T17:30:00Z" w:name="move225957024"/>
      <w:moveFrom w:id="1142" w:author="Johannes Zauner" w:date="2026-04-01T17:30:00Z" w16du:dateUtc="2026-04-01T15:30:00Z">
        <w:r w:rsidRPr="00C673E9" w:rsidDel="00D24240">
          <w:rPr>
            <w:rFonts w:ascii="Arial" w:hAnsi="Arial" w:cs="Arial"/>
          </w:rPr>
          <w:t xml:space="preserve">S. L. </w:t>
        </w:r>
      </w:moveFrom>
      <w:moveFromRangeEnd w:id="1141"/>
      <w:r w:rsidRPr="00C673E9">
        <w:rPr>
          <w:rFonts w:ascii="Arial" w:hAnsi="Arial" w:cs="Arial"/>
        </w:rPr>
        <w:t>Hartmeyer,</w:t>
      </w:r>
      <w:ins w:id="1143" w:author="Johannes Zauner" w:date="2026-04-01T17:30:00Z" w16du:dateUtc="2026-04-01T15:30:00Z">
        <w:r w:rsidR="00D24240" w:rsidRPr="00D24240">
          <w:rPr>
            <w:rFonts w:ascii="Arial" w:hAnsi="Arial" w:cs="Arial"/>
          </w:rPr>
          <w:t xml:space="preserve"> </w:t>
        </w:r>
      </w:ins>
      <w:moveToRangeStart w:id="1144" w:author="Johannes Zauner" w:date="2026-04-01T17:30:00Z" w:name="move225957024"/>
      <w:moveTo w:id="1145" w:author="Johannes Zauner" w:date="2026-04-01T17:30:00Z" w16du:dateUtc="2026-04-01T15:30:00Z">
        <w:r w:rsidR="00D24240" w:rsidRPr="00C673E9">
          <w:rPr>
            <w:rFonts w:ascii="Arial" w:hAnsi="Arial" w:cs="Arial"/>
          </w:rPr>
          <w:t>S. L.</w:t>
        </w:r>
        <w:del w:id="1146" w:author="Johannes Zauner" w:date="2026-04-01T17:30:00Z" w16du:dateUtc="2026-04-01T15:30:00Z">
          <w:r w:rsidR="00D24240" w:rsidRPr="00C673E9" w:rsidDel="00D24240">
            <w:rPr>
              <w:rFonts w:ascii="Arial" w:hAnsi="Arial" w:cs="Arial"/>
            </w:rPr>
            <w:delText xml:space="preserve"> </w:delText>
          </w:r>
        </w:del>
      </w:moveTo>
      <w:moveToRangeEnd w:id="1144"/>
      <w:ins w:id="1147" w:author="Johannes Zauner" w:date="2026-04-01T17:30:00Z" w16du:dateUtc="2026-04-01T15:30:00Z">
        <w:r w:rsidR="00D24240">
          <w:rPr>
            <w:rFonts w:ascii="Arial" w:hAnsi="Arial" w:cs="Arial"/>
          </w:rPr>
          <w:t>,</w:t>
        </w:r>
      </w:ins>
      <w:r w:rsidRPr="00C673E9">
        <w:rPr>
          <w:rFonts w:ascii="Arial" w:hAnsi="Arial" w:cs="Arial"/>
        </w:rPr>
        <w:t xml:space="preserve"> </w:t>
      </w:r>
      <w:del w:id="1148" w:author="Johannes Zauner" w:date="2026-04-01T17:30:00Z" w16du:dateUtc="2026-04-01T15:30:00Z">
        <w:r w:rsidRPr="00C673E9" w:rsidDel="00D24240">
          <w:rPr>
            <w:rFonts w:ascii="Arial" w:hAnsi="Arial" w:cs="Arial"/>
          </w:rPr>
          <w:delText xml:space="preserve">A. </w:delText>
        </w:r>
      </w:del>
      <w:proofErr w:type="spellStart"/>
      <w:r w:rsidRPr="00C673E9">
        <w:rPr>
          <w:rFonts w:ascii="Arial" w:hAnsi="Arial" w:cs="Arial"/>
        </w:rPr>
        <w:t>Didikoglu</w:t>
      </w:r>
      <w:proofErr w:type="spellEnd"/>
      <w:ins w:id="1149" w:author="Johannes Zauner" w:date="2026-04-01T17:30:00Z" w16du:dateUtc="2026-04-01T15:30:00Z">
        <w:r w:rsidR="00D24240">
          <w:rPr>
            <w:rFonts w:ascii="Arial" w:hAnsi="Arial" w:cs="Arial"/>
          </w:rPr>
          <w:t xml:space="preserve">, </w:t>
        </w:r>
        <w:r w:rsidR="00D24240" w:rsidRPr="00C673E9">
          <w:rPr>
            <w:rFonts w:ascii="Arial" w:hAnsi="Arial" w:cs="Arial"/>
          </w:rPr>
          <w:t>A.</w:t>
        </w:r>
      </w:ins>
      <w:r w:rsidRPr="00C673E9">
        <w:rPr>
          <w:rFonts w:ascii="Arial" w:hAnsi="Arial" w:cs="Arial"/>
        </w:rPr>
        <w:t xml:space="preserve">, </w:t>
      </w:r>
      <w:del w:id="1150" w:author="Johannes Zauner" w:date="2026-04-01T17:30:00Z" w16du:dateUtc="2026-04-01T15:30:00Z">
        <w:r w:rsidRPr="00C673E9" w:rsidDel="00D24240">
          <w:rPr>
            <w:rFonts w:ascii="Arial" w:hAnsi="Arial" w:cs="Arial"/>
          </w:rPr>
          <w:delText xml:space="preserve">O. </w:delText>
        </w:r>
      </w:del>
      <w:r w:rsidRPr="00C673E9">
        <w:rPr>
          <w:rFonts w:ascii="Arial" w:hAnsi="Arial" w:cs="Arial"/>
        </w:rPr>
        <w:t>Stefani</w:t>
      </w:r>
      <w:ins w:id="1151" w:author="Johannes Zauner" w:date="2026-04-01T17:30:00Z" w16du:dateUtc="2026-04-01T15:30:00Z">
        <w:r w:rsidR="00D24240">
          <w:rPr>
            <w:rFonts w:ascii="Arial" w:hAnsi="Arial" w:cs="Arial"/>
          </w:rPr>
          <w:t xml:space="preserve">, </w:t>
        </w:r>
        <w:r w:rsidR="00D24240" w:rsidRPr="00C673E9">
          <w:rPr>
            <w:rFonts w:ascii="Arial" w:hAnsi="Arial" w:cs="Arial"/>
          </w:rPr>
          <w:t>O.</w:t>
        </w:r>
      </w:ins>
      <w:r w:rsidRPr="00C673E9">
        <w:rPr>
          <w:rFonts w:ascii="Arial" w:hAnsi="Arial" w:cs="Arial"/>
        </w:rPr>
        <w:t xml:space="preserve">, </w:t>
      </w:r>
      <w:moveFromRangeStart w:id="1152" w:author="Johannes Zauner" w:date="2026-04-01T17:30:00Z" w:name="move225957041"/>
      <w:moveFrom w:id="1153" w:author="Johannes Zauner" w:date="2026-04-01T17:30:00Z" w16du:dateUtc="2026-04-01T15:30:00Z">
        <w:r w:rsidRPr="00C673E9" w:rsidDel="00D24240">
          <w:rPr>
            <w:rFonts w:ascii="Arial" w:hAnsi="Arial" w:cs="Arial"/>
          </w:rPr>
          <w:t xml:space="preserve">K. W. </w:t>
        </w:r>
      </w:moveFrom>
      <w:moveFromRangeEnd w:id="1152"/>
      <w:r w:rsidRPr="00C673E9">
        <w:rPr>
          <w:rFonts w:ascii="Arial" w:hAnsi="Arial" w:cs="Arial"/>
        </w:rPr>
        <w:t>Houser</w:t>
      </w:r>
      <w:ins w:id="1154" w:author="Johannes Zauner" w:date="2026-04-01T17:30:00Z" w16du:dateUtc="2026-04-01T15:30:00Z">
        <w:r w:rsidR="00D24240">
          <w:rPr>
            <w:rFonts w:ascii="Arial" w:hAnsi="Arial" w:cs="Arial"/>
          </w:rPr>
          <w:t xml:space="preserve">, </w:t>
        </w:r>
      </w:ins>
      <w:moveToRangeStart w:id="1155" w:author="Johannes Zauner" w:date="2026-04-01T17:30:00Z" w:name="move225957041"/>
      <w:moveTo w:id="1156" w:author="Johannes Zauner" w:date="2026-04-01T17:30:00Z" w16du:dateUtc="2026-04-01T15:30:00Z">
        <w:r w:rsidR="00D24240" w:rsidRPr="00C673E9">
          <w:rPr>
            <w:rFonts w:ascii="Arial" w:hAnsi="Arial" w:cs="Arial"/>
          </w:rPr>
          <w:t>K. W.</w:t>
        </w:r>
      </w:moveTo>
      <w:moveToRangeEnd w:id="1155"/>
      <w:r w:rsidRPr="00C673E9">
        <w:rPr>
          <w:rFonts w:ascii="Arial" w:hAnsi="Arial" w:cs="Arial"/>
        </w:rPr>
        <w:t xml:space="preserve">, </w:t>
      </w:r>
      <w:del w:id="1157" w:author="Johannes Zauner" w:date="2026-04-01T17:30:00Z" w16du:dateUtc="2026-04-01T15:30:00Z">
        <w:r w:rsidRPr="00C673E9" w:rsidDel="00D24240">
          <w:rPr>
            <w:rFonts w:ascii="Arial" w:hAnsi="Arial" w:cs="Arial"/>
          </w:rPr>
          <w:delText xml:space="preserve">V. </w:delText>
        </w:r>
      </w:del>
      <w:proofErr w:type="spellStart"/>
      <w:r w:rsidRPr="00C673E9">
        <w:rPr>
          <w:rFonts w:ascii="Arial" w:hAnsi="Arial" w:cs="Arial"/>
        </w:rPr>
        <w:t>Kalavally</w:t>
      </w:r>
      <w:proofErr w:type="spellEnd"/>
      <w:ins w:id="1158" w:author="Johannes Zauner" w:date="2026-04-01T17:30:00Z" w16du:dateUtc="2026-04-01T15:30:00Z">
        <w:r w:rsidR="00D24240">
          <w:rPr>
            <w:rFonts w:ascii="Arial" w:hAnsi="Arial" w:cs="Arial"/>
          </w:rPr>
          <w:t>,</w:t>
        </w:r>
        <w:r w:rsidR="00D24240" w:rsidRPr="00D24240">
          <w:rPr>
            <w:rFonts w:ascii="Arial" w:hAnsi="Arial" w:cs="Arial"/>
          </w:rPr>
          <w:t xml:space="preserve"> </w:t>
        </w:r>
        <w:r w:rsidR="00D24240" w:rsidRPr="00C673E9">
          <w:rPr>
            <w:rFonts w:ascii="Arial" w:hAnsi="Arial" w:cs="Arial"/>
          </w:rPr>
          <w:t>V.</w:t>
        </w:r>
      </w:ins>
      <w:r w:rsidRPr="00C673E9">
        <w:rPr>
          <w:rFonts w:ascii="Arial" w:hAnsi="Arial" w:cs="Arial"/>
        </w:rPr>
        <w:t xml:space="preserve">, and </w:t>
      </w:r>
      <w:del w:id="1159" w:author="Johannes Zauner" w:date="2026-04-01T17:30:00Z" w16du:dateUtc="2026-04-01T15:30:00Z">
        <w:r w:rsidRPr="00C673E9" w:rsidDel="00D24240">
          <w:rPr>
            <w:rFonts w:ascii="Arial" w:hAnsi="Arial" w:cs="Arial"/>
          </w:rPr>
          <w:delText xml:space="preserve">M. </w:delText>
        </w:r>
      </w:del>
      <w:proofErr w:type="spellStart"/>
      <w:r w:rsidRPr="00C673E9">
        <w:rPr>
          <w:rFonts w:ascii="Arial" w:hAnsi="Arial" w:cs="Arial"/>
        </w:rPr>
        <w:t>Spitschan</w:t>
      </w:r>
      <w:proofErr w:type="spellEnd"/>
      <w:ins w:id="1160" w:author="Johannes Zauner" w:date="2026-04-01T17:30:00Z" w16du:dateUtc="2026-04-01T15:30:00Z">
        <w:r w:rsidR="00D24240">
          <w:rPr>
            <w:rFonts w:ascii="Arial" w:hAnsi="Arial" w:cs="Arial"/>
          </w:rPr>
          <w:t>,</w:t>
        </w:r>
        <w:r w:rsidR="00D24240" w:rsidRPr="00D24240">
          <w:rPr>
            <w:rFonts w:ascii="Arial" w:hAnsi="Arial" w:cs="Arial"/>
          </w:rPr>
          <w:t xml:space="preserve"> </w:t>
        </w:r>
        <w:r w:rsidR="00D24240" w:rsidRPr="00C673E9">
          <w:rPr>
            <w:rFonts w:ascii="Arial" w:hAnsi="Arial" w:cs="Arial"/>
          </w:rPr>
          <w:t>M</w:t>
        </w:r>
      </w:ins>
      <w:r w:rsidRPr="00C673E9">
        <w:rPr>
          <w:rFonts w:ascii="Arial" w:hAnsi="Arial" w:cs="Arial"/>
        </w:rPr>
        <w:t xml:space="preserve">. 2025. “Measuring Light Exposure in Daily Life: A Review of Wearable Light Loggers.” Journal Article. </w:t>
      </w:r>
      <w:r w:rsidRPr="00C673E9">
        <w:rPr>
          <w:rFonts w:ascii="Arial" w:hAnsi="Arial" w:cs="Arial"/>
          <w:i/>
          <w:iCs/>
        </w:rPr>
        <w:t>Build Environ</w:t>
      </w:r>
      <w:r w:rsidRPr="00C673E9">
        <w:rPr>
          <w:rFonts w:ascii="Arial" w:hAnsi="Arial" w:cs="Arial"/>
        </w:rPr>
        <w:t xml:space="preserve"> 274. </w:t>
      </w:r>
      <w:hyperlink r:id="rId91">
        <w:r w:rsidRPr="00C673E9">
          <w:rPr>
            <w:rStyle w:val="Hyperlink"/>
            <w:rFonts w:ascii="Arial" w:hAnsi="Arial" w:cs="Arial"/>
          </w:rPr>
          <w:t>https://doi.org/10.1016/j.buildenv.2025.112771</w:t>
        </w:r>
      </w:hyperlink>
      <w:r w:rsidRPr="00C673E9">
        <w:rPr>
          <w:rFonts w:ascii="Arial" w:hAnsi="Arial" w:cs="Arial"/>
        </w:rPr>
        <w:t>.</w:t>
      </w:r>
    </w:p>
    <w:p w14:paraId="1520D6EA" w14:textId="61E05B7B" w:rsidR="007C0A0D" w:rsidRPr="00103545" w:rsidRDefault="007C0A0D" w:rsidP="007C0A0D">
      <w:pPr>
        <w:pStyle w:val="Literaturverzeichnis"/>
      </w:pPr>
      <w:bookmarkStart w:id="1161" w:name="ref-Webler2019CurrOpinBehavSci"/>
      <w:bookmarkEnd w:id="1140"/>
      <w:r w:rsidRPr="00103545">
        <w:t xml:space="preserve">Webler, F. S., </w:t>
      </w:r>
      <w:del w:id="1162" w:author="Johannes Zauner" w:date="2026-04-01T17:30:00Z" w16du:dateUtc="2026-04-01T15:30:00Z">
        <w:r w:rsidRPr="00103545" w:rsidDel="00FA4AC2">
          <w:delText xml:space="preserve">M. </w:delText>
        </w:r>
      </w:del>
      <w:proofErr w:type="spellStart"/>
      <w:r w:rsidRPr="00103545">
        <w:t>Spitschan</w:t>
      </w:r>
      <w:proofErr w:type="spellEnd"/>
      <w:ins w:id="1163" w:author="Johannes Zauner" w:date="2026-04-01T17:30:00Z" w16du:dateUtc="2026-04-01T15:30:00Z">
        <w:r w:rsidR="00FA4AC2">
          <w:t xml:space="preserve">, </w:t>
        </w:r>
        <w:r w:rsidR="00FA4AC2" w:rsidRPr="00103545">
          <w:t>M.</w:t>
        </w:r>
      </w:ins>
      <w:r w:rsidRPr="00103545">
        <w:t xml:space="preserve">, </w:t>
      </w:r>
      <w:moveFromRangeStart w:id="1164" w:author="Johannes Zauner" w:date="2026-04-01T17:30:00Z" w:name="move225957067"/>
      <w:moveFrom w:id="1165" w:author="Johannes Zauner" w:date="2026-04-01T17:30:00Z" w16du:dateUtc="2026-04-01T15:30:00Z">
        <w:r w:rsidRPr="00103545" w:rsidDel="00FA4AC2">
          <w:t xml:space="preserve">R. G. </w:t>
        </w:r>
      </w:moveFrom>
      <w:moveFromRangeEnd w:id="1164"/>
      <w:r w:rsidRPr="00103545">
        <w:t>Foster</w:t>
      </w:r>
      <w:ins w:id="1166" w:author="Johannes Zauner" w:date="2026-04-01T17:30:00Z" w16du:dateUtc="2026-04-01T15:30:00Z">
        <w:r w:rsidR="00FA4AC2">
          <w:t xml:space="preserve">, </w:t>
        </w:r>
      </w:ins>
      <w:moveToRangeStart w:id="1167" w:author="Johannes Zauner" w:date="2026-04-01T17:30:00Z" w:name="move225957067"/>
      <w:moveTo w:id="1168" w:author="Johannes Zauner" w:date="2026-04-01T17:30:00Z" w16du:dateUtc="2026-04-01T15:30:00Z">
        <w:r w:rsidR="00FA4AC2" w:rsidRPr="00103545">
          <w:t>R. G.</w:t>
        </w:r>
      </w:moveTo>
      <w:moveToRangeEnd w:id="1167"/>
      <w:r w:rsidRPr="00103545">
        <w:t xml:space="preserve">, </w:t>
      </w:r>
      <w:del w:id="1169" w:author="Johannes Zauner" w:date="2026-04-01T17:30:00Z" w16du:dateUtc="2026-04-01T15:30:00Z">
        <w:r w:rsidRPr="00103545" w:rsidDel="00FA4AC2">
          <w:delText xml:space="preserve">M. </w:delText>
        </w:r>
      </w:del>
      <w:r w:rsidRPr="00103545">
        <w:t>Andersen</w:t>
      </w:r>
      <w:ins w:id="1170" w:author="Johannes Zauner" w:date="2026-04-01T17:30:00Z" w16du:dateUtc="2026-04-01T15:30:00Z">
        <w:r w:rsidR="00FA4AC2">
          <w:t xml:space="preserve">, </w:t>
        </w:r>
        <w:r w:rsidR="00FA4AC2" w:rsidRPr="00103545">
          <w:t>M.</w:t>
        </w:r>
      </w:ins>
      <w:r w:rsidRPr="00103545">
        <w:t xml:space="preserve">, and </w:t>
      </w:r>
      <w:moveFromRangeStart w:id="1171" w:author="Johannes Zauner" w:date="2026-04-01T17:31:00Z" w:name="move225957076"/>
      <w:moveFrom w:id="1172" w:author="Johannes Zauner" w:date="2026-04-01T17:31:00Z" w16du:dateUtc="2026-04-01T15:31:00Z">
        <w:r w:rsidRPr="00103545" w:rsidDel="00FA4AC2">
          <w:t xml:space="preserve">S. N. </w:t>
        </w:r>
      </w:moveFrom>
      <w:moveFromRangeEnd w:id="1171"/>
      <w:r w:rsidRPr="00103545">
        <w:t>Peirson</w:t>
      </w:r>
      <w:ins w:id="1173" w:author="Johannes Zauner" w:date="2026-04-01T17:31:00Z" w16du:dateUtc="2026-04-01T15:31:00Z">
        <w:r w:rsidR="00FA4AC2">
          <w:t xml:space="preserve">, </w:t>
        </w:r>
      </w:ins>
      <w:moveToRangeStart w:id="1174" w:author="Johannes Zauner" w:date="2026-04-01T17:31:00Z" w:name="move225957076"/>
      <w:moveTo w:id="1175" w:author="Johannes Zauner" w:date="2026-04-01T17:31:00Z" w16du:dateUtc="2026-04-01T15:31:00Z">
        <w:r w:rsidR="00FA4AC2" w:rsidRPr="00103545">
          <w:t>S. N</w:t>
        </w:r>
        <w:del w:id="1176" w:author="Johannes Zauner" w:date="2026-04-01T17:31:00Z" w16du:dateUtc="2026-04-01T15:31:00Z">
          <w:r w:rsidR="00FA4AC2" w:rsidRPr="00103545" w:rsidDel="00FA4AC2">
            <w:delText>.</w:delText>
          </w:r>
        </w:del>
      </w:moveTo>
      <w:moveToRangeEnd w:id="1174"/>
      <w:r w:rsidRPr="00103545">
        <w:t xml:space="preserve">. 2019. “What Is the ’Spectral Diet’ of Humans?” Journal Article. </w:t>
      </w:r>
      <w:r w:rsidRPr="00103545">
        <w:rPr>
          <w:i/>
        </w:rPr>
        <w:t xml:space="preserve">Curr </w:t>
      </w:r>
      <w:proofErr w:type="spellStart"/>
      <w:r w:rsidRPr="00103545">
        <w:rPr>
          <w:i/>
        </w:rPr>
        <w:t>Opin</w:t>
      </w:r>
      <w:proofErr w:type="spellEnd"/>
      <w:r w:rsidRPr="00103545">
        <w:rPr>
          <w:i/>
        </w:rPr>
        <w:t xml:space="preserve"> </w:t>
      </w:r>
      <w:proofErr w:type="spellStart"/>
      <w:r w:rsidRPr="00103545">
        <w:rPr>
          <w:i/>
        </w:rPr>
        <w:t>Behav</w:t>
      </w:r>
      <w:proofErr w:type="spellEnd"/>
      <w:r w:rsidRPr="00103545">
        <w:rPr>
          <w:i/>
        </w:rPr>
        <w:t xml:space="preserve"> Sci</w:t>
      </w:r>
      <w:r w:rsidRPr="00103545">
        <w:t xml:space="preserve"> 30: 80–86. </w:t>
      </w:r>
      <w:hyperlink r:id="rId92">
        <w:r w:rsidRPr="00103545">
          <w:rPr>
            <w:rStyle w:val="Hyperlink"/>
          </w:rPr>
          <w:t>https://doi.org/10.1016/j.cobeha.2019.06.006</w:t>
        </w:r>
      </w:hyperlink>
      <w:r w:rsidRPr="00103545">
        <w:t>.</w:t>
      </w:r>
    </w:p>
    <w:p w14:paraId="27E18C00" w14:textId="52ECE67E" w:rsidR="007C0A0D" w:rsidRPr="00103545" w:rsidRDefault="007C0A0D" w:rsidP="007C0A0D">
      <w:pPr>
        <w:pStyle w:val="Literaturverzeichnis"/>
      </w:pPr>
      <w:bookmarkStart w:id="1177" w:name="ref-Wen2020bjophthalmol"/>
      <w:bookmarkEnd w:id="1161"/>
      <w:r w:rsidRPr="00103545">
        <w:t>Wen, L</w:t>
      </w:r>
      <w:ins w:id="1178" w:author="Johannes Zauner" w:date="2026-04-01T17:31:00Z" w16du:dateUtc="2026-04-01T15:31:00Z">
        <w:r w:rsidR="0037482F">
          <w:t>.</w:t>
        </w:r>
      </w:ins>
      <w:del w:id="1179" w:author="Johannes Zauner" w:date="2026-04-01T17:31:00Z" w16du:dateUtc="2026-04-01T15:31:00Z">
        <w:r w:rsidRPr="00103545" w:rsidDel="0037482F">
          <w:delText>ongbo</w:delText>
        </w:r>
      </w:del>
      <w:r w:rsidRPr="00103545">
        <w:t xml:space="preserve">, </w:t>
      </w:r>
      <w:del w:id="1180" w:author="Johannes Zauner" w:date="2026-04-01T17:31:00Z" w16du:dateUtc="2026-04-01T15:31:00Z">
        <w:r w:rsidRPr="00103545" w:rsidDel="0037482F">
          <w:delText xml:space="preserve">Yingpin </w:delText>
        </w:r>
      </w:del>
      <w:r w:rsidRPr="00103545">
        <w:t xml:space="preserve">Cao, </w:t>
      </w:r>
      <w:ins w:id="1181" w:author="Johannes Zauner" w:date="2026-04-01T17:31:00Z" w16du:dateUtc="2026-04-01T15:31:00Z">
        <w:r w:rsidR="0037482F">
          <w:t xml:space="preserve">Y., </w:t>
        </w:r>
      </w:ins>
      <w:del w:id="1182" w:author="Johannes Zauner" w:date="2026-04-01T17:31:00Z" w16du:dateUtc="2026-04-01T15:31:00Z">
        <w:r w:rsidRPr="00103545" w:rsidDel="0037482F">
          <w:delText xml:space="preserve">Qian </w:delText>
        </w:r>
      </w:del>
      <w:r w:rsidRPr="00103545">
        <w:t>Cheng,</w:t>
      </w:r>
      <w:ins w:id="1183" w:author="Johannes Zauner" w:date="2026-04-01T17:31:00Z" w16du:dateUtc="2026-04-01T15:31:00Z">
        <w:r w:rsidR="0037482F">
          <w:t xml:space="preserve"> Q.,</w:t>
        </w:r>
      </w:ins>
      <w:r w:rsidRPr="00103545">
        <w:t xml:space="preserve"> </w:t>
      </w:r>
      <w:del w:id="1184" w:author="Johannes Zauner" w:date="2026-04-01T17:31:00Z" w16du:dateUtc="2026-04-01T15:31:00Z">
        <w:r w:rsidRPr="00103545" w:rsidDel="0037482F">
          <w:delText xml:space="preserve">Xiaoning </w:delText>
        </w:r>
      </w:del>
      <w:r w:rsidRPr="00103545">
        <w:t>Li,</w:t>
      </w:r>
      <w:ins w:id="1185" w:author="Johannes Zauner" w:date="2026-04-01T17:31:00Z" w16du:dateUtc="2026-04-01T15:31:00Z">
        <w:r w:rsidR="0037482F">
          <w:t xml:space="preserve"> X.,</w:t>
        </w:r>
      </w:ins>
      <w:r w:rsidRPr="00103545">
        <w:t xml:space="preserve"> </w:t>
      </w:r>
      <w:del w:id="1186" w:author="Johannes Zauner" w:date="2026-04-01T17:31:00Z" w16du:dateUtc="2026-04-01T15:31:00Z">
        <w:r w:rsidRPr="00103545" w:rsidDel="0037482F">
          <w:delText xml:space="preserve">Lun </w:delText>
        </w:r>
      </w:del>
      <w:r w:rsidRPr="00103545">
        <w:t>Pan</w:t>
      </w:r>
      <w:ins w:id="1187" w:author="Johannes Zauner" w:date="2026-04-01T17:31:00Z" w16du:dateUtc="2026-04-01T15:31:00Z">
        <w:r w:rsidR="0037482F">
          <w:t>, L.</w:t>
        </w:r>
      </w:ins>
      <w:r w:rsidRPr="00103545">
        <w:t xml:space="preserve">, </w:t>
      </w:r>
      <w:del w:id="1188" w:author="Johannes Zauner" w:date="2026-04-01T17:31:00Z" w16du:dateUtc="2026-04-01T15:31:00Z">
        <w:r w:rsidRPr="00103545" w:rsidDel="0037482F">
          <w:delText xml:space="preserve">Lei </w:delText>
        </w:r>
      </w:del>
      <w:r w:rsidRPr="00103545">
        <w:t>Li,</w:t>
      </w:r>
      <w:ins w:id="1189" w:author="Johannes Zauner" w:date="2026-04-01T17:31:00Z" w16du:dateUtc="2026-04-01T15:31:00Z">
        <w:r w:rsidR="0037482F">
          <w:t xml:space="preserve"> L.,</w:t>
        </w:r>
      </w:ins>
      <w:r w:rsidRPr="00103545">
        <w:t xml:space="preserve"> </w:t>
      </w:r>
      <w:del w:id="1190" w:author="Johannes Zauner" w:date="2026-04-01T17:31:00Z" w16du:dateUtc="2026-04-01T15:31:00Z">
        <w:r w:rsidRPr="00103545" w:rsidDel="0037482F">
          <w:delText xml:space="preserve">HaoGang </w:delText>
        </w:r>
      </w:del>
      <w:r w:rsidRPr="00103545">
        <w:t>Zhu,</w:t>
      </w:r>
      <w:ins w:id="1191" w:author="Johannes Zauner" w:date="2026-04-01T17:31:00Z" w16du:dateUtc="2026-04-01T15:31:00Z">
        <w:r w:rsidR="0037482F">
          <w:t xml:space="preserve"> H., </w:t>
        </w:r>
      </w:ins>
      <w:del w:id="1192" w:author="Johannes Zauner" w:date="2026-04-01T17:31:00Z" w16du:dateUtc="2026-04-01T15:31:00Z">
        <w:r w:rsidRPr="00103545" w:rsidDel="0037482F">
          <w:delText xml:space="preserve"> Weizhong </w:delText>
        </w:r>
      </w:del>
      <w:r w:rsidRPr="00103545">
        <w:t>Lan,</w:t>
      </w:r>
      <w:ins w:id="1193" w:author="Johannes Zauner" w:date="2026-04-01T17:31:00Z" w16du:dateUtc="2026-04-01T15:31:00Z">
        <w:r w:rsidR="0037482F">
          <w:t xml:space="preserve"> W.,</w:t>
        </w:r>
      </w:ins>
      <w:r w:rsidRPr="00103545">
        <w:t xml:space="preserve"> and </w:t>
      </w:r>
      <w:del w:id="1194" w:author="Johannes Zauner" w:date="2026-04-01T17:31:00Z" w16du:dateUtc="2026-04-01T15:31:00Z">
        <w:r w:rsidRPr="00103545" w:rsidDel="0037482F">
          <w:delText xml:space="preserve">Zhikuan </w:delText>
        </w:r>
      </w:del>
      <w:r w:rsidRPr="00103545">
        <w:t>Yang</w:t>
      </w:r>
      <w:ins w:id="1195" w:author="Johannes Zauner" w:date="2026-04-01T17:31:00Z" w16du:dateUtc="2026-04-01T15:31:00Z">
        <w:r w:rsidR="0037482F">
          <w:t>, Z</w:t>
        </w:r>
      </w:ins>
      <w:r w:rsidRPr="00103545">
        <w:t xml:space="preserve">. 2020. “Objectively Measured Near Work, Outdoor Exposure and Myopia in Children.” </w:t>
      </w:r>
      <w:r w:rsidRPr="00103545">
        <w:rPr>
          <w:i/>
        </w:rPr>
        <w:t>British Journal of Ophthalmology</w:t>
      </w:r>
      <w:r w:rsidRPr="00103545">
        <w:t xml:space="preserve"> 104 (11): 1542–47. </w:t>
      </w:r>
      <w:hyperlink r:id="rId93">
        <w:r w:rsidRPr="00103545">
          <w:rPr>
            <w:rStyle w:val="Hyperlink"/>
          </w:rPr>
          <w:t>https://doi.org/10.1136/bjophthalmol-2019-315258</w:t>
        </w:r>
      </w:hyperlink>
      <w:r w:rsidRPr="00103545">
        <w:t>.</w:t>
      </w:r>
    </w:p>
    <w:p w14:paraId="12C4B04C" w14:textId="58E6779D" w:rsidR="007C0A0D" w:rsidRPr="00564080" w:rsidRDefault="00564080" w:rsidP="00564080">
      <w:pPr>
        <w:pStyle w:val="Literaturverzeichnis"/>
        <w:rPr>
          <w:lang w:val="de-DE"/>
          <w:rPrChange w:id="1196" w:author="Johannes Zauner" w:date="2026-04-01T17:33:00Z" w16du:dateUtc="2026-04-01T15:33:00Z">
            <w:rPr/>
          </w:rPrChange>
        </w:rPr>
      </w:pPr>
      <w:bookmarkStart w:id="1197" w:name="ref-Wen2021ActaOphtalmol"/>
      <w:bookmarkEnd w:id="1177"/>
      <w:ins w:id="1198" w:author="Johannes Zauner" w:date="2026-04-01T17:33:00Z">
        <w:r w:rsidRPr="00564080">
          <w:rPr>
            <w:lang w:val="de-DE"/>
          </w:rPr>
          <w:t xml:space="preserve">Wen, L.; Cheng, Q.; Cao, Y.; Li, X.; Pan, L.; Li, L.; Zhu, H.; </w:t>
        </w:r>
        <w:proofErr w:type="spellStart"/>
        <w:r w:rsidRPr="00564080">
          <w:rPr>
            <w:lang w:val="de-DE"/>
          </w:rPr>
          <w:t>Mogran</w:t>
        </w:r>
        <w:proofErr w:type="spellEnd"/>
        <w:r w:rsidRPr="00564080">
          <w:rPr>
            <w:lang w:val="de-DE"/>
          </w:rPr>
          <w:t>, I.; Lan, W.; Yang, Z.</w:t>
        </w:r>
      </w:ins>
      <w:ins w:id="1199" w:author="Johannes Zauner" w:date="2026-04-01T17:33:00Z" w16du:dateUtc="2026-04-01T15:33:00Z">
        <w:r>
          <w:rPr>
            <w:lang w:val="de-DE"/>
          </w:rPr>
          <w:t xml:space="preserve"> </w:t>
        </w:r>
      </w:ins>
      <w:del w:id="1200" w:author="Johannes Zauner" w:date="2026-04-01T17:33:00Z" w16du:dateUtc="2026-04-01T15:33:00Z">
        <w:r w:rsidR="007C0A0D" w:rsidRPr="00103545" w:rsidDel="00564080">
          <w:delText xml:space="preserve">Wen, Longbo, Qian Cheng, Yingpin Cao, Xiaoning Li, Lun Pan, Lei Li, Haogang Zhu, Ian Mogran, Weizhong Lan, and Zhikuan Yang. </w:delText>
        </w:r>
      </w:del>
      <w:r w:rsidR="007C0A0D" w:rsidRPr="00103545">
        <w:t xml:space="preserve">2021. “The </w:t>
      </w:r>
      <w:proofErr w:type="spellStart"/>
      <w:r w:rsidR="007C0A0D" w:rsidRPr="00103545">
        <w:t>Clouclip</w:t>
      </w:r>
      <w:proofErr w:type="spellEnd"/>
      <w:r w:rsidR="007C0A0D" w:rsidRPr="00103545">
        <w:t xml:space="preserve">, a Wearable Device for Measuring </w:t>
      </w:r>
      <w:proofErr w:type="gramStart"/>
      <w:r w:rsidR="007C0A0D" w:rsidRPr="00103545">
        <w:t>Near-Work</w:t>
      </w:r>
      <w:proofErr w:type="gramEnd"/>
      <w:r w:rsidR="007C0A0D" w:rsidRPr="00103545">
        <w:t xml:space="preserve"> and Outdoor Time: Validation and Comparison of Objective Measures with Questionnaire Estimates.” </w:t>
      </w:r>
      <w:r w:rsidR="007C0A0D" w:rsidRPr="00564080">
        <w:rPr>
          <w:i/>
        </w:rPr>
        <w:t xml:space="preserve">Acta </w:t>
      </w:r>
      <w:proofErr w:type="spellStart"/>
      <w:r w:rsidR="007C0A0D" w:rsidRPr="00564080">
        <w:rPr>
          <w:i/>
        </w:rPr>
        <w:t>Ophthalmologica</w:t>
      </w:r>
      <w:proofErr w:type="spellEnd"/>
      <w:r w:rsidR="007C0A0D" w:rsidRPr="00103545">
        <w:t xml:space="preserve"> 99 (7): e1222–35. https://doi.org/</w:t>
      </w:r>
      <w:hyperlink r:id="rId94">
        <w:r w:rsidR="007C0A0D" w:rsidRPr="00103545">
          <w:rPr>
            <w:rStyle w:val="Hyperlink"/>
          </w:rPr>
          <w:t>https://doi.org/10.1111/aos.14785</w:t>
        </w:r>
      </w:hyperlink>
      <w:r w:rsidR="007C0A0D" w:rsidRPr="00103545">
        <w:t>.</w:t>
      </w:r>
    </w:p>
    <w:p w14:paraId="1EAC145A" w14:textId="3D61BB91" w:rsidR="007C0A0D" w:rsidRPr="00564080" w:rsidRDefault="00564080" w:rsidP="00564080">
      <w:pPr>
        <w:pStyle w:val="Literaturverzeichnis"/>
        <w:rPr>
          <w:lang w:val="de-DE"/>
          <w:rPrChange w:id="1201" w:author="Johannes Zauner" w:date="2026-04-01T17:33:00Z" w16du:dateUtc="2026-04-01T15:33:00Z">
            <w:rPr/>
          </w:rPrChange>
        </w:rPr>
      </w:pPr>
      <w:bookmarkStart w:id="1202" w:name="ref-Wen2019TransVisSciTech"/>
      <w:bookmarkEnd w:id="1197"/>
      <w:ins w:id="1203" w:author="Johannes Zauner" w:date="2026-04-01T17:33:00Z">
        <w:r w:rsidRPr="00564080">
          <w:rPr>
            <w:lang w:val="de-DE"/>
          </w:rPr>
          <w:t>Wen, L.; Cheng, Q.; Lan, W.; Cao, Y.; Li, X.; Lu, Y.; Lin, Z.; Pan, L.; Zhu, H.; Yang, Z</w:t>
        </w:r>
      </w:ins>
      <w:del w:id="1204" w:author="Johannes Zauner" w:date="2026-04-01T17:33:00Z" w16du:dateUtc="2026-04-01T15:33:00Z">
        <w:r w:rsidR="007C0A0D" w:rsidRPr="00103545" w:rsidDel="00564080">
          <w:delText>Wen, Longbo, Qian Cheng, Weizhong Lan, Yingpin Cao, Xiaoning Li, Yiqiu Lu, Zhenghua Lin, Lun Pan, Haogang Zhu, and Zhikuan Yang</w:delText>
        </w:r>
      </w:del>
      <w:r w:rsidR="007C0A0D" w:rsidRPr="00103545">
        <w:t xml:space="preserve">. 2019. “An Objective Comparison of Light Intensity and Near-Visual Tasks </w:t>
      </w:r>
      <w:r w:rsidR="007C0A0D" w:rsidRPr="00103545">
        <w:lastRenderedPageBreak/>
        <w:t xml:space="preserve">Between Rural and Urban School Children in China by a Wearable Device </w:t>
      </w:r>
      <w:proofErr w:type="spellStart"/>
      <w:r w:rsidR="007C0A0D" w:rsidRPr="00103545">
        <w:t>Clouclip</w:t>
      </w:r>
      <w:proofErr w:type="spellEnd"/>
      <w:r w:rsidR="007C0A0D" w:rsidRPr="00103545">
        <w:t xml:space="preserve">.” </w:t>
      </w:r>
      <w:r w:rsidR="007C0A0D" w:rsidRPr="00103545">
        <w:rPr>
          <w:i/>
        </w:rPr>
        <w:t>Translational Vision Science &amp; Technology</w:t>
      </w:r>
      <w:r w:rsidR="007C0A0D" w:rsidRPr="00103545">
        <w:t xml:space="preserve"> 8 (6): 15–15. </w:t>
      </w:r>
      <w:hyperlink r:id="rId95">
        <w:r w:rsidR="007C0A0D" w:rsidRPr="00103545">
          <w:rPr>
            <w:rStyle w:val="Hyperlink"/>
          </w:rPr>
          <w:t>https://doi.org/10.1167/tvst.8.6.15</w:t>
        </w:r>
      </w:hyperlink>
      <w:r w:rsidR="007C0A0D" w:rsidRPr="00103545">
        <w:t>.</w:t>
      </w:r>
    </w:p>
    <w:p w14:paraId="4A9571C6" w14:textId="2D87D029" w:rsidR="007C0A0D" w:rsidRPr="009069B6" w:rsidRDefault="009069B6" w:rsidP="009069B6">
      <w:pPr>
        <w:pStyle w:val="Literaturverzeichnis"/>
        <w:rPr>
          <w:lang w:val="de-DE"/>
          <w:rPrChange w:id="1205" w:author="Johannes Zauner" w:date="2026-04-01T17:33:00Z" w16du:dateUtc="2026-04-01T15:33:00Z">
            <w:rPr/>
          </w:rPrChange>
        </w:rPr>
      </w:pPr>
      <w:bookmarkStart w:id="1206" w:name="ref-Williams2019Scientificreports"/>
      <w:bookmarkEnd w:id="1202"/>
      <w:ins w:id="1207" w:author="Johannes Zauner" w:date="2026-04-01T17:33:00Z">
        <w:r w:rsidRPr="009069B6">
          <w:rPr>
            <w:lang w:val="de-DE"/>
          </w:rPr>
          <w:t xml:space="preserve">Williams, R.; </w:t>
        </w:r>
        <w:proofErr w:type="spellStart"/>
        <w:r w:rsidRPr="009069B6">
          <w:rPr>
            <w:lang w:val="de-DE"/>
          </w:rPr>
          <w:t>Bakshi</w:t>
        </w:r>
        <w:proofErr w:type="spellEnd"/>
        <w:r w:rsidRPr="009069B6">
          <w:rPr>
            <w:lang w:val="de-DE"/>
          </w:rPr>
          <w:t xml:space="preserve">, S.; </w:t>
        </w:r>
        <w:proofErr w:type="spellStart"/>
        <w:r w:rsidRPr="009069B6">
          <w:rPr>
            <w:lang w:val="de-DE"/>
          </w:rPr>
          <w:t>Ostrin</w:t>
        </w:r>
        <w:proofErr w:type="spellEnd"/>
        <w:r w:rsidRPr="009069B6">
          <w:rPr>
            <w:lang w:val="de-DE"/>
          </w:rPr>
          <w:t xml:space="preserve">, E. J.; </w:t>
        </w:r>
        <w:proofErr w:type="spellStart"/>
        <w:r w:rsidRPr="009069B6">
          <w:rPr>
            <w:lang w:val="de-DE"/>
          </w:rPr>
          <w:t>Ostrin</w:t>
        </w:r>
        <w:proofErr w:type="spellEnd"/>
        <w:r w:rsidRPr="009069B6">
          <w:rPr>
            <w:lang w:val="de-DE"/>
          </w:rPr>
          <w:t>, L. A</w:t>
        </w:r>
      </w:ins>
      <w:del w:id="1208" w:author="Johannes Zauner" w:date="2026-04-01T17:33:00Z" w16du:dateUtc="2026-04-01T15:33:00Z">
        <w:r w:rsidR="007C0A0D" w:rsidRPr="00103545" w:rsidDel="009069B6">
          <w:delText>Williams, Rachel, Suyash Bakshi, Edwin J Ostrin, and Lisa A Ostrin</w:delText>
        </w:r>
      </w:del>
      <w:r w:rsidR="007C0A0D" w:rsidRPr="00103545">
        <w:t xml:space="preserve">. 2019. “Continuous Objective Assessment of Near Work.” </w:t>
      </w:r>
      <w:r w:rsidR="007C0A0D" w:rsidRPr="00103545">
        <w:rPr>
          <w:i/>
        </w:rPr>
        <w:t>Scientific Reports</w:t>
      </w:r>
      <w:r w:rsidR="007C0A0D" w:rsidRPr="00103545">
        <w:t xml:space="preserve"> 9 (1): 6901.</w:t>
      </w:r>
    </w:p>
    <w:p w14:paraId="623A91CB" w14:textId="18785BCF" w:rsidR="007C0A0D" w:rsidRPr="00103545" w:rsidRDefault="007C0A0D" w:rsidP="007C0A0D">
      <w:pPr>
        <w:pStyle w:val="Literaturverzeichnis"/>
      </w:pPr>
      <w:bookmarkStart w:id="1209" w:name="ref-ZaunerEtAl2025JBR"/>
      <w:bookmarkEnd w:id="1206"/>
      <w:r w:rsidRPr="00103545">
        <w:t xml:space="preserve">Zauner, J., </w:t>
      </w:r>
      <w:del w:id="1210" w:author="Johannes Zauner" w:date="2026-04-01T17:34:00Z" w16du:dateUtc="2026-04-01T15:34:00Z">
        <w:r w:rsidRPr="00103545" w:rsidDel="009069B6">
          <w:delText xml:space="preserve">C. </w:delText>
        </w:r>
      </w:del>
      <w:proofErr w:type="spellStart"/>
      <w:r w:rsidRPr="00103545">
        <w:t>Guidolin</w:t>
      </w:r>
      <w:proofErr w:type="spellEnd"/>
      <w:r w:rsidRPr="00103545">
        <w:t>,</w:t>
      </w:r>
      <w:ins w:id="1211" w:author="Johannes Zauner" w:date="2026-04-01T17:34:00Z" w16du:dateUtc="2026-04-01T15:34:00Z">
        <w:r w:rsidR="009069B6" w:rsidRPr="009069B6">
          <w:t xml:space="preserve"> </w:t>
        </w:r>
        <w:r w:rsidR="009069B6" w:rsidRPr="00103545">
          <w:t>C.</w:t>
        </w:r>
        <w:r w:rsidR="009069B6">
          <w:t>,</w:t>
        </w:r>
      </w:ins>
      <w:r w:rsidRPr="00103545">
        <w:t xml:space="preserve"> and </w:t>
      </w:r>
      <w:del w:id="1212" w:author="Johannes Zauner" w:date="2026-04-01T17:34:00Z" w16du:dateUtc="2026-04-01T15:34:00Z">
        <w:r w:rsidRPr="00103545" w:rsidDel="009069B6">
          <w:delText xml:space="preserve">M. </w:delText>
        </w:r>
      </w:del>
      <w:proofErr w:type="spellStart"/>
      <w:r w:rsidRPr="00103545">
        <w:t>Spitschan</w:t>
      </w:r>
      <w:proofErr w:type="spellEnd"/>
      <w:ins w:id="1213" w:author="Johannes Zauner" w:date="2026-04-01T17:34:00Z" w16du:dateUtc="2026-04-01T15:34:00Z">
        <w:r w:rsidR="009069B6">
          <w:t xml:space="preserve">, </w:t>
        </w:r>
        <w:r w:rsidR="009069B6" w:rsidRPr="00103545">
          <w:t>M</w:t>
        </w:r>
      </w:ins>
      <w:r w:rsidRPr="00103545">
        <w:t>.</w:t>
      </w:r>
      <w:r w:rsidR="007B0A27">
        <w:t xml:space="preserve"> 2025.</w:t>
      </w:r>
      <w:r w:rsidRPr="00103545">
        <w:t xml:space="preserve"> “How to Deal with Darkness: Modeling and Visualization of Zero-Inflated Personal Light Exposure Data on a Logarithmic Scale.” </w:t>
      </w:r>
      <w:r w:rsidRPr="00103545">
        <w:rPr>
          <w:i/>
        </w:rPr>
        <w:t>Journal of Biological Rhythms</w:t>
      </w:r>
      <w:r w:rsidRPr="00103545">
        <w:t xml:space="preserve"> 0 (0): 07487304251336624. </w:t>
      </w:r>
      <w:hyperlink r:id="rId96">
        <w:r w:rsidRPr="00103545">
          <w:rPr>
            <w:rStyle w:val="Hyperlink"/>
          </w:rPr>
          <w:t>https://doi.org/10.1177/07487304251336624</w:t>
        </w:r>
      </w:hyperlink>
      <w:r w:rsidRPr="00103545">
        <w:t>.</w:t>
      </w:r>
    </w:p>
    <w:p w14:paraId="7BF802EB" w14:textId="202C0C20" w:rsidR="007C0A0D" w:rsidRDefault="007C0A0D" w:rsidP="007C0A0D">
      <w:pPr>
        <w:pStyle w:val="Literaturverzeichnis"/>
        <w:rPr>
          <w:ins w:id="1214" w:author="Johannes Zauner" w:date="2026-04-01T17:20:00Z" w16du:dateUtc="2026-04-01T15:20:00Z"/>
        </w:rPr>
      </w:pPr>
      <w:bookmarkStart w:id="1215" w:name="ref-Zauner2025JOpenSourceSoftw"/>
      <w:bookmarkEnd w:id="1209"/>
      <w:r w:rsidRPr="00103545">
        <w:t xml:space="preserve">Zauner, J., </w:t>
      </w:r>
      <w:del w:id="1216" w:author="Johannes Zauner" w:date="2026-04-01T17:34:00Z" w16du:dateUtc="2026-04-01T15:34:00Z">
        <w:r w:rsidRPr="00103545" w:rsidDel="00E63B59">
          <w:delText xml:space="preserve">S. </w:delText>
        </w:r>
      </w:del>
      <w:r w:rsidRPr="00103545">
        <w:t>Hartmeyer,</w:t>
      </w:r>
      <w:ins w:id="1217" w:author="Johannes Zauner" w:date="2026-04-01T17:34:00Z" w16du:dateUtc="2026-04-01T15:34:00Z">
        <w:r w:rsidR="00E63B59" w:rsidRPr="00E63B59">
          <w:t xml:space="preserve"> </w:t>
        </w:r>
        <w:r w:rsidR="00E63B59" w:rsidRPr="00103545">
          <w:t xml:space="preserve">S. </w:t>
        </w:r>
        <w:r w:rsidR="00E63B59">
          <w:t>L.,</w:t>
        </w:r>
      </w:ins>
      <w:r w:rsidRPr="00103545">
        <w:t xml:space="preserve"> and </w:t>
      </w:r>
      <w:del w:id="1218" w:author="Johannes Zauner" w:date="2026-04-01T17:34:00Z" w16du:dateUtc="2026-04-01T15:34:00Z">
        <w:r w:rsidRPr="00103545" w:rsidDel="00E63B59">
          <w:delText xml:space="preserve">M. </w:delText>
        </w:r>
      </w:del>
      <w:proofErr w:type="spellStart"/>
      <w:r w:rsidRPr="00103545">
        <w:t>Spitschan</w:t>
      </w:r>
      <w:proofErr w:type="spellEnd"/>
      <w:ins w:id="1219" w:author="Johannes Zauner" w:date="2026-04-01T17:34:00Z" w16du:dateUtc="2026-04-01T15:34:00Z">
        <w:r w:rsidR="00E63B59">
          <w:t>, M</w:t>
        </w:r>
      </w:ins>
      <w:r w:rsidRPr="00103545">
        <w:t>. 2025. “</w:t>
      </w:r>
      <w:proofErr w:type="spellStart"/>
      <w:r w:rsidRPr="00103545">
        <w:t>LightLogR</w:t>
      </w:r>
      <w:proofErr w:type="spellEnd"/>
      <w:r w:rsidRPr="00103545">
        <w:t xml:space="preserve">: Reproducible Analysis of Personal Light Exposure Data.” Journal Article. </w:t>
      </w:r>
      <w:r w:rsidRPr="00103545">
        <w:rPr>
          <w:i/>
        </w:rPr>
        <w:t xml:space="preserve">J Open Source </w:t>
      </w:r>
      <w:proofErr w:type="spellStart"/>
      <w:r w:rsidRPr="00103545">
        <w:rPr>
          <w:i/>
        </w:rPr>
        <w:t>Softw</w:t>
      </w:r>
      <w:proofErr w:type="spellEnd"/>
      <w:r w:rsidRPr="00103545">
        <w:t xml:space="preserve"> 10 (107): 7601. </w:t>
      </w:r>
      <w:hyperlink r:id="rId97">
        <w:r w:rsidRPr="00103545">
          <w:rPr>
            <w:rStyle w:val="Hyperlink"/>
          </w:rPr>
          <w:t>https://doi.org/10.21105/joss.07601</w:t>
        </w:r>
      </w:hyperlink>
      <w:r w:rsidRPr="00103545">
        <w:t>.</w:t>
      </w:r>
    </w:p>
    <w:p w14:paraId="6706D94C" w14:textId="134C5974" w:rsidR="00D81E03" w:rsidRPr="005B3021" w:rsidRDefault="005B3021" w:rsidP="005B3021">
      <w:pPr>
        <w:pStyle w:val="Literaturverzeichnis"/>
        <w:rPr>
          <w:lang w:val="de-DE"/>
          <w:rPrChange w:id="1220" w:author="Johannes Zauner" w:date="2026-04-01T17:36:00Z" w16du:dateUtc="2026-04-01T15:36:00Z">
            <w:rPr/>
          </w:rPrChange>
        </w:rPr>
      </w:pPr>
      <w:bookmarkStart w:id="1221" w:name="ref-zauner2025"/>
      <w:ins w:id="1222" w:author="Johannes Zauner" w:date="2026-04-01T17:35:00Z">
        <w:r w:rsidRPr="005B3021">
          <w:rPr>
            <w:lang w:val="de-DE"/>
          </w:rPr>
          <w:t xml:space="preserve">Zauner, J.; </w:t>
        </w:r>
        <w:proofErr w:type="spellStart"/>
        <w:r w:rsidRPr="005B3021">
          <w:rPr>
            <w:lang w:val="de-DE"/>
          </w:rPr>
          <w:t>Baraas</w:t>
        </w:r>
        <w:proofErr w:type="spellEnd"/>
        <w:r w:rsidRPr="005B3021">
          <w:rPr>
            <w:lang w:val="de-DE"/>
          </w:rPr>
          <w:t xml:space="preserve">, R. C.; Harb, E. N.; </w:t>
        </w:r>
        <w:proofErr w:type="spellStart"/>
        <w:r w:rsidRPr="005B3021">
          <w:rPr>
            <w:lang w:val="de-DE"/>
          </w:rPr>
          <w:t>Heshmati</w:t>
        </w:r>
        <w:proofErr w:type="spellEnd"/>
        <w:r w:rsidRPr="005B3021">
          <w:rPr>
            <w:lang w:val="de-DE"/>
          </w:rPr>
          <w:t>, A.; Imai, F.; Kang, P.; Najjar, R. P.; et al.</w:t>
        </w:r>
      </w:ins>
      <w:ins w:id="1223" w:author="Johannes Zauner" w:date="2026-04-01T17:20:00Z" w16du:dateUtc="2026-04-01T15:20:00Z">
        <w:r w:rsidR="00D81E03">
          <w:t xml:space="preserve"> 2025</w:t>
        </w:r>
      </w:ins>
      <w:ins w:id="1224" w:author="Johannes Zauner" w:date="2026-04-01T17:22:00Z" w16du:dateUtc="2026-04-01T15:22:00Z">
        <w:r w:rsidR="00FD464F">
          <w:t>a</w:t>
        </w:r>
      </w:ins>
      <w:ins w:id="1225" w:author="Johannes Zauner" w:date="2026-04-01T17:20:00Z" w16du:dateUtc="2026-04-01T15:20:00Z">
        <w:r w:rsidR="00D81E03">
          <w:t xml:space="preserve">. </w:t>
        </w:r>
        <w:r w:rsidR="00D81E03">
          <w:t xml:space="preserve">“Technical Guide for Wearable Optical Radiation Dosimetry and Visual Experience Assessment.” </w:t>
        </w:r>
        <w:r w:rsidR="00D81E03">
          <w:fldChar w:fldCharType="begin"/>
        </w:r>
        <w:r w:rsidR="00D81E03">
          <w:instrText>HYPERLINK "https://doi.org/10.17617/6XCA-CG59" \h</w:instrText>
        </w:r>
        <w:r w:rsidR="00D81E03">
          <w:fldChar w:fldCharType="separate"/>
        </w:r>
        <w:r w:rsidR="00D81E03">
          <w:rPr>
            <w:rStyle w:val="Hyperlink"/>
          </w:rPr>
          <w:t>https://doi.org/10.17617/6XCA-CG59</w:t>
        </w:r>
        <w:r w:rsidR="00D81E03">
          <w:fldChar w:fldCharType="end"/>
        </w:r>
        <w:r w:rsidR="00D81E03">
          <w:t>.</w:t>
        </w:r>
      </w:ins>
      <w:bookmarkEnd w:id="1221"/>
    </w:p>
    <w:p w14:paraId="7494D9F8" w14:textId="1D1C2760" w:rsidR="007C0A0D" w:rsidRPr="00C673E9" w:rsidRDefault="007C0A0D" w:rsidP="007C0A0D">
      <w:pPr>
        <w:pStyle w:val="Literaturverzeichnis"/>
        <w:rPr>
          <w:rFonts w:ascii="Arial" w:hAnsi="Arial" w:cs="Arial"/>
        </w:rPr>
      </w:pPr>
      <w:bookmarkStart w:id="1226" w:name="ref-Zauner2025LightResTech"/>
      <w:bookmarkEnd w:id="1215"/>
      <w:r w:rsidRPr="00C673E9">
        <w:rPr>
          <w:rFonts w:ascii="Arial" w:hAnsi="Arial" w:cs="Arial"/>
        </w:rPr>
        <w:t>Zauner, J</w:t>
      </w:r>
      <w:ins w:id="1227" w:author="Johannes Zauner" w:date="2026-04-01T17:20:00Z" w16du:dateUtc="2026-04-01T15:20:00Z">
        <w:r w:rsidR="00CC7C1C">
          <w:rPr>
            <w:rFonts w:ascii="Arial" w:hAnsi="Arial" w:cs="Arial"/>
          </w:rPr>
          <w:t>.</w:t>
        </w:r>
      </w:ins>
      <w:del w:id="1228" w:author="Johannes Zauner" w:date="2026-04-01T17:20:00Z" w16du:dateUtc="2026-04-01T15:20:00Z">
        <w:r w:rsidRPr="00C673E9" w:rsidDel="00CC7C1C">
          <w:rPr>
            <w:rFonts w:ascii="Arial" w:hAnsi="Arial" w:cs="Arial"/>
          </w:rPr>
          <w:delText>ohannes</w:delText>
        </w:r>
      </w:del>
      <w:r w:rsidRPr="00C673E9">
        <w:rPr>
          <w:rFonts w:ascii="Arial" w:hAnsi="Arial" w:cs="Arial"/>
        </w:rPr>
        <w:t xml:space="preserve">, </w:t>
      </w:r>
      <w:del w:id="1229" w:author="Johannes Zauner" w:date="2026-04-01T17:20:00Z" w16du:dateUtc="2026-04-01T15:20:00Z">
        <w:r w:rsidRPr="00C673E9" w:rsidDel="00CC7C1C">
          <w:rPr>
            <w:rFonts w:ascii="Arial" w:hAnsi="Arial" w:cs="Arial"/>
          </w:rPr>
          <w:delText xml:space="preserve">Oliver </w:delText>
        </w:r>
      </w:del>
      <w:r w:rsidRPr="00C673E9">
        <w:rPr>
          <w:rFonts w:ascii="Arial" w:hAnsi="Arial" w:cs="Arial"/>
        </w:rPr>
        <w:t>Stefani</w:t>
      </w:r>
      <w:ins w:id="1230" w:author="Johannes Zauner" w:date="2026-04-01T17:20:00Z" w16du:dateUtc="2026-04-01T15:20:00Z">
        <w:r w:rsidR="00CC7C1C">
          <w:rPr>
            <w:rFonts w:ascii="Arial" w:hAnsi="Arial" w:cs="Arial"/>
          </w:rPr>
          <w:t>, O.</w:t>
        </w:r>
      </w:ins>
      <w:r w:rsidRPr="00C673E9">
        <w:rPr>
          <w:rFonts w:ascii="Arial" w:hAnsi="Arial" w:cs="Arial"/>
        </w:rPr>
        <w:t xml:space="preserve">, </w:t>
      </w:r>
      <w:del w:id="1231" w:author="Johannes Zauner" w:date="2026-04-01T17:20:00Z" w16du:dateUtc="2026-04-01T15:20:00Z">
        <w:r w:rsidRPr="00C673E9" w:rsidDel="00CC7C1C">
          <w:rPr>
            <w:rFonts w:ascii="Arial" w:hAnsi="Arial" w:cs="Arial"/>
          </w:rPr>
          <w:delText xml:space="preserve">Anna M. </w:delText>
        </w:r>
      </w:del>
      <w:r w:rsidRPr="00C673E9">
        <w:rPr>
          <w:rFonts w:ascii="Arial" w:hAnsi="Arial" w:cs="Arial"/>
        </w:rPr>
        <w:t>Biller,</w:t>
      </w:r>
      <w:ins w:id="1232" w:author="Johannes Zauner" w:date="2026-04-01T17:20:00Z" w16du:dateUtc="2026-04-01T15:20:00Z">
        <w:r w:rsidR="00CC7C1C">
          <w:rPr>
            <w:rFonts w:ascii="Arial" w:hAnsi="Arial" w:cs="Arial"/>
          </w:rPr>
          <w:t xml:space="preserve"> </w:t>
        </w:r>
        <w:r w:rsidR="00CC7C1C" w:rsidRPr="00C673E9">
          <w:rPr>
            <w:rFonts w:ascii="Arial" w:hAnsi="Arial" w:cs="Arial"/>
          </w:rPr>
          <w:t>A</w:t>
        </w:r>
        <w:r w:rsidR="00CC7C1C">
          <w:rPr>
            <w:rFonts w:ascii="Arial" w:hAnsi="Arial" w:cs="Arial"/>
          </w:rPr>
          <w:t xml:space="preserve">. </w:t>
        </w:r>
        <w:r w:rsidR="00CC7C1C" w:rsidRPr="00C673E9">
          <w:rPr>
            <w:rFonts w:ascii="Arial" w:hAnsi="Arial" w:cs="Arial"/>
          </w:rPr>
          <w:t xml:space="preserve">M. </w:t>
        </w:r>
      </w:ins>
      <w:r w:rsidRPr="00C673E9">
        <w:rPr>
          <w:rFonts w:ascii="Arial" w:hAnsi="Arial" w:cs="Arial"/>
        </w:rPr>
        <w:t xml:space="preserve"> </w:t>
      </w:r>
      <w:del w:id="1233" w:author="Johannes Zauner" w:date="2026-04-01T17:20:00Z" w16du:dateUtc="2026-04-01T15:20:00Z">
        <w:r w:rsidRPr="00C673E9" w:rsidDel="00CC7C1C">
          <w:rPr>
            <w:rFonts w:ascii="Arial" w:hAnsi="Arial" w:cs="Arial"/>
          </w:rPr>
          <w:delText xml:space="preserve">Carolina </w:delText>
        </w:r>
      </w:del>
      <w:proofErr w:type="spellStart"/>
      <w:r w:rsidRPr="00C673E9">
        <w:rPr>
          <w:rFonts w:ascii="Arial" w:hAnsi="Arial" w:cs="Arial"/>
        </w:rPr>
        <w:t>Guidolin</w:t>
      </w:r>
      <w:proofErr w:type="spellEnd"/>
      <w:ins w:id="1234" w:author="Johannes Zauner" w:date="2026-04-01T17:20:00Z" w16du:dateUtc="2026-04-01T15:20:00Z">
        <w:r w:rsidR="00CC7C1C">
          <w:rPr>
            <w:rFonts w:ascii="Arial" w:hAnsi="Arial" w:cs="Arial"/>
          </w:rPr>
          <w:t>, C</w:t>
        </w:r>
      </w:ins>
      <w:ins w:id="1235" w:author="Johannes Zauner" w:date="2026-04-01T17:21:00Z" w16du:dateUtc="2026-04-01T15:21:00Z">
        <w:r w:rsidR="00CC7C1C">
          <w:rPr>
            <w:rFonts w:ascii="Arial" w:hAnsi="Arial" w:cs="Arial"/>
          </w:rPr>
          <w:t>.</w:t>
        </w:r>
      </w:ins>
      <w:r w:rsidRPr="00C673E9">
        <w:rPr>
          <w:rFonts w:ascii="Arial" w:hAnsi="Arial" w:cs="Arial"/>
        </w:rPr>
        <w:t xml:space="preserve">, and </w:t>
      </w:r>
      <w:del w:id="1236" w:author="Johannes Zauner" w:date="2026-04-01T17:21:00Z" w16du:dateUtc="2026-04-01T15:21:00Z">
        <w:r w:rsidRPr="00C673E9" w:rsidDel="00CC7C1C">
          <w:rPr>
            <w:rFonts w:ascii="Arial" w:hAnsi="Arial" w:cs="Arial"/>
          </w:rPr>
          <w:delText xml:space="preserve">Manuel </w:delText>
        </w:r>
      </w:del>
      <w:proofErr w:type="spellStart"/>
      <w:r w:rsidRPr="00C673E9">
        <w:rPr>
          <w:rFonts w:ascii="Arial" w:hAnsi="Arial" w:cs="Arial"/>
        </w:rPr>
        <w:t>Spitschan</w:t>
      </w:r>
      <w:proofErr w:type="spellEnd"/>
      <w:ins w:id="1237" w:author="Johannes Zauner" w:date="2026-04-01T17:21:00Z" w16du:dateUtc="2026-04-01T15:21:00Z">
        <w:r w:rsidR="00CC7C1C">
          <w:rPr>
            <w:rFonts w:ascii="Arial" w:hAnsi="Arial" w:cs="Arial"/>
          </w:rPr>
          <w:t>, M</w:t>
        </w:r>
      </w:ins>
      <w:r w:rsidRPr="00C673E9">
        <w:rPr>
          <w:rFonts w:ascii="Arial" w:hAnsi="Arial" w:cs="Arial"/>
        </w:rPr>
        <w:t xml:space="preserve">. </w:t>
      </w:r>
      <w:del w:id="1238" w:author="Johannes Zauner" w:date="2026-04-01T17:22:00Z" w16du:dateUtc="2026-04-01T15:22:00Z">
        <w:r w:rsidRPr="00C673E9" w:rsidDel="00FD464F">
          <w:rPr>
            <w:rFonts w:ascii="Arial" w:hAnsi="Arial" w:cs="Arial"/>
          </w:rPr>
          <w:delText>2025</w:delText>
        </w:r>
        <w:r w:rsidR="007B0A27" w:rsidDel="00FD464F">
          <w:rPr>
            <w:rFonts w:ascii="Arial" w:hAnsi="Arial" w:cs="Arial"/>
          </w:rPr>
          <w:delText>a</w:delText>
        </w:r>
      </w:del>
      <w:ins w:id="1239" w:author="Johannes Zauner" w:date="2026-04-01T17:22:00Z" w16du:dateUtc="2026-04-01T15:22:00Z">
        <w:r w:rsidR="00FD464F" w:rsidRPr="00C673E9">
          <w:rPr>
            <w:rFonts w:ascii="Arial" w:hAnsi="Arial" w:cs="Arial"/>
          </w:rPr>
          <w:t>2025</w:t>
        </w:r>
        <w:r w:rsidR="00FD464F">
          <w:rPr>
            <w:rFonts w:ascii="Arial" w:hAnsi="Arial" w:cs="Arial"/>
          </w:rPr>
          <w:t>b</w:t>
        </w:r>
      </w:ins>
      <w:r w:rsidRPr="00C673E9">
        <w:rPr>
          <w:rFonts w:ascii="Arial" w:hAnsi="Arial" w:cs="Arial"/>
        </w:rPr>
        <w:t xml:space="preserve">. “A Web-Based Specification Tool for Wearable Light Loggers and Optical Radiation Dosimeters.” </w:t>
      </w:r>
      <w:r w:rsidRPr="00C673E9">
        <w:rPr>
          <w:rFonts w:ascii="Arial" w:hAnsi="Arial" w:cs="Arial"/>
          <w:i/>
          <w:iCs/>
        </w:rPr>
        <w:t>Preprints</w:t>
      </w:r>
      <w:r w:rsidRPr="00C673E9">
        <w:rPr>
          <w:rFonts w:ascii="Arial" w:hAnsi="Arial" w:cs="Arial"/>
        </w:rPr>
        <w:t xml:space="preserve">. </w:t>
      </w:r>
      <w:hyperlink r:id="rId98">
        <w:r w:rsidRPr="00C673E9">
          <w:rPr>
            <w:rStyle w:val="Hyperlink"/>
            <w:rFonts w:ascii="Arial" w:hAnsi="Arial" w:cs="Arial"/>
          </w:rPr>
          <w:t>https://doi.org/10.20944/preprints202511.0644.v1</w:t>
        </w:r>
      </w:hyperlink>
      <w:r w:rsidRPr="00C673E9">
        <w:rPr>
          <w:rFonts w:ascii="Arial" w:hAnsi="Arial" w:cs="Arial"/>
        </w:rPr>
        <w:t>.</w:t>
      </w:r>
    </w:p>
    <w:p w14:paraId="0D7AEED1" w14:textId="23111A33" w:rsidR="007C0A0D" w:rsidRPr="00713FEA" w:rsidRDefault="00713FEA" w:rsidP="00713FEA">
      <w:pPr>
        <w:pStyle w:val="Literaturverzeichnis"/>
        <w:rPr>
          <w:rFonts w:ascii="Arial" w:hAnsi="Arial" w:cs="Arial"/>
          <w:lang w:val="de-DE"/>
          <w:rPrChange w:id="1240" w:author="Johannes Zauner" w:date="2026-04-01T17:36:00Z" w16du:dateUtc="2026-04-01T15:36:00Z">
            <w:rPr>
              <w:rFonts w:ascii="Arial" w:hAnsi="Arial" w:cs="Arial"/>
            </w:rPr>
          </w:rPrChange>
        </w:rPr>
      </w:pPr>
      <w:bookmarkStart w:id="1241" w:name="ref-Zauner2025npj"/>
      <w:bookmarkEnd w:id="1226"/>
      <w:ins w:id="1242" w:author="Johannes Zauner" w:date="2026-04-01T17:36:00Z">
        <w:r w:rsidRPr="00713FEA">
          <w:rPr>
            <w:rFonts w:ascii="Arial" w:hAnsi="Arial" w:cs="Arial"/>
            <w:lang w:val="de-DE"/>
          </w:rPr>
          <w:t xml:space="preserve">Zauner, J.; Stefani, O.; </w:t>
        </w:r>
        <w:proofErr w:type="spellStart"/>
        <w:r w:rsidRPr="00713FEA">
          <w:rPr>
            <w:rFonts w:ascii="Arial" w:hAnsi="Arial" w:cs="Arial"/>
            <w:lang w:val="de-DE"/>
          </w:rPr>
          <w:t>Bocanegra</w:t>
        </w:r>
        <w:proofErr w:type="spellEnd"/>
        <w:r w:rsidRPr="00713FEA">
          <w:rPr>
            <w:rFonts w:ascii="Arial" w:hAnsi="Arial" w:cs="Arial"/>
            <w:lang w:val="de-DE"/>
          </w:rPr>
          <w:t xml:space="preserve">, G.; </w:t>
        </w:r>
        <w:proofErr w:type="spellStart"/>
        <w:r w:rsidRPr="00713FEA">
          <w:rPr>
            <w:rFonts w:ascii="Arial" w:hAnsi="Arial" w:cs="Arial"/>
            <w:lang w:val="de-DE"/>
          </w:rPr>
          <w:t>Guidolin</w:t>
        </w:r>
        <w:proofErr w:type="spellEnd"/>
        <w:r w:rsidRPr="00713FEA">
          <w:rPr>
            <w:rFonts w:ascii="Arial" w:hAnsi="Arial" w:cs="Arial"/>
            <w:lang w:val="de-DE"/>
          </w:rPr>
          <w:t xml:space="preserve">, C.; Schrader, B.; </w:t>
        </w:r>
        <w:proofErr w:type="spellStart"/>
        <w:r w:rsidRPr="00713FEA">
          <w:rPr>
            <w:rFonts w:ascii="Arial" w:hAnsi="Arial" w:cs="Arial"/>
            <w:lang w:val="de-DE"/>
          </w:rPr>
          <w:t>Udovicic</w:t>
        </w:r>
        <w:proofErr w:type="spellEnd"/>
        <w:r w:rsidRPr="00713FEA">
          <w:rPr>
            <w:rFonts w:ascii="Arial" w:hAnsi="Arial" w:cs="Arial"/>
            <w:lang w:val="de-DE"/>
          </w:rPr>
          <w:t xml:space="preserve">, L.; </w:t>
        </w:r>
        <w:proofErr w:type="spellStart"/>
        <w:r w:rsidRPr="00713FEA">
          <w:rPr>
            <w:rFonts w:ascii="Arial" w:hAnsi="Arial" w:cs="Arial"/>
            <w:lang w:val="de-DE"/>
          </w:rPr>
          <w:t>Spitschan</w:t>
        </w:r>
        <w:proofErr w:type="spellEnd"/>
        <w:r w:rsidRPr="00713FEA">
          <w:rPr>
            <w:rFonts w:ascii="Arial" w:hAnsi="Arial" w:cs="Arial"/>
            <w:lang w:val="de-DE"/>
          </w:rPr>
          <w:t>, M</w:t>
        </w:r>
      </w:ins>
      <w:del w:id="1243" w:author="Johannes Zauner" w:date="2026-04-01T17:36:00Z" w16du:dateUtc="2026-04-01T15:36:00Z">
        <w:r w:rsidR="007C0A0D" w:rsidRPr="00C673E9" w:rsidDel="00713FEA">
          <w:rPr>
            <w:rFonts w:ascii="Arial" w:hAnsi="Arial" w:cs="Arial"/>
          </w:rPr>
          <w:delText>Zauner, J., O. Stefani, G. Bocanegra, C. Guidolin, B. Schrader, L. Udovicic, and M. Spitschan</w:delText>
        </w:r>
      </w:del>
      <w:r w:rsidR="007C0A0D" w:rsidRPr="00C673E9">
        <w:rPr>
          <w:rFonts w:ascii="Arial" w:hAnsi="Arial" w:cs="Arial"/>
        </w:rPr>
        <w:t xml:space="preserve">. </w:t>
      </w:r>
      <w:del w:id="1244" w:author="Johannes Zauner" w:date="2026-04-01T17:21:00Z" w16du:dateUtc="2026-04-01T15:21:00Z">
        <w:r w:rsidR="007C0A0D" w:rsidRPr="00C673E9" w:rsidDel="00FD464F">
          <w:rPr>
            <w:rFonts w:ascii="Arial" w:hAnsi="Arial" w:cs="Arial"/>
          </w:rPr>
          <w:delText>2025</w:delText>
        </w:r>
        <w:r w:rsidR="007B0A27" w:rsidDel="00FD464F">
          <w:rPr>
            <w:rFonts w:ascii="Arial" w:hAnsi="Arial" w:cs="Arial"/>
          </w:rPr>
          <w:delText>b</w:delText>
        </w:r>
      </w:del>
      <w:ins w:id="1245" w:author="Johannes Zauner" w:date="2026-04-01T17:21:00Z" w16du:dateUtc="2026-04-01T15:21:00Z">
        <w:r w:rsidR="00FD464F" w:rsidRPr="00C673E9">
          <w:rPr>
            <w:rFonts w:ascii="Arial" w:hAnsi="Arial" w:cs="Arial"/>
          </w:rPr>
          <w:t>20</w:t>
        </w:r>
        <w:r w:rsidR="00FD464F">
          <w:rPr>
            <w:rFonts w:ascii="Arial" w:hAnsi="Arial" w:cs="Arial"/>
          </w:rPr>
          <w:t>26</w:t>
        </w:r>
      </w:ins>
      <w:r w:rsidR="007C0A0D" w:rsidRPr="00C673E9">
        <w:rPr>
          <w:rFonts w:ascii="Arial" w:hAnsi="Arial" w:cs="Arial"/>
        </w:rPr>
        <w:t xml:space="preserve">. “Auxiliary Data, Quality Assurance and Quality Control for Wearable Light Loggers and Optical Radiation Dosimeters.” </w:t>
      </w:r>
      <w:proofErr w:type="spellStart"/>
      <w:ins w:id="1246" w:author="Johannes Zauner" w:date="2026-04-01T17:21:00Z" w16du:dateUtc="2026-04-01T15:21:00Z">
        <w:r w:rsidR="00FD464F">
          <w:rPr>
            <w:i/>
            <w:iCs/>
          </w:rPr>
          <w:t>Npj</w:t>
        </w:r>
        <w:proofErr w:type="spellEnd"/>
        <w:r w:rsidR="00FD464F">
          <w:rPr>
            <w:i/>
            <w:iCs/>
          </w:rPr>
          <w:t xml:space="preserve"> Biological Timing and Sleep</w:t>
        </w:r>
        <w:r w:rsidR="00FD464F">
          <w:t xml:space="preserve"> 3 (1).</w:t>
        </w:r>
        <w:r w:rsidR="00FD464F">
          <w:rPr>
            <w:rPrChange w:id="1247" w:author="Johannes Zauner" w:date="2026-04-01T15:36:00Z" w16du:dateUtc="2026-04-01T13:36:00Z">
              <w:rPr>
                <w:rFonts w:ascii="Arial" w:hAnsi="Arial"/>
              </w:rPr>
            </w:rPrChange>
          </w:rPr>
          <w:t xml:space="preserve"> </w:t>
        </w:r>
        <w:r w:rsidR="00FD464F">
          <w:fldChar w:fldCharType="begin"/>
        </w:r>
        <w:r w:rsidR="00FD464F">
          <w:instrText>HYPERLINK "https://doi.org/10.</w:instrText>
        </w:r>
        <w:del w:id="1248" w:author="Johannes Zauner" w:date="2026-04-01T15:36:00Z" w16du:dateUtc="2026-04-01T13:36:00Z">
          <w:r w:rsidR="00FD464F">
            <w:delInstrText>1101/2025.09.11.675633</w:delInstrText>
          </w:r>
        </w:del>
        <w:r w:rsidR="00FD464F">
          <w:instrText>1038/s44323-025-00067-9</w:instrText>
        </w:r>
        <w:r w:rsidR="00FD464F">
          <w:instrText>" \h</w:instrText>
        </w:r>
        <w:r w:rsidR="00FD464F">
          <w:fldChar w:fldCharType="separate"/>
        </w:r>
        <w:r w:rsidR="00FD464F">
          <w:rPr>
            <w:rStyle w:val="Hyperlink"/>
            <w:rPrChange w:id="1249" w:author="Johannes Zauner" w:date="2026-04-01T15:36:00Z" w16du:dateUtc="2026-04-01T13:36:00Z">
              <w:rPr>
                <w:rStyle w:val="Hyperlink"/>
                <w:rFonts w:ascii="Arial" w:hAnsi="Arial"/>
              </w:rPr>
            </w:rPrChange>
          </w:rPr>
          <w:t>https://doi.org/10.</w:t>
        </w:r>
        <w:del w:id="1250" w:author="Johannes Zauner" w:date="2026-04-01T15:36:00Z" w16du:dateUtc="2026-04-01T13:36:00Z">
          <w:r w:rsidR="00FD464F" w:rsidRPr="00C673E9">
            <w:rPr>
              <w:rStyle w:val="Hyperlink"/>
              <w:rFonts w:ascii="Arial" w:hAnsi="Arial" w:cs="Arial"/>
            </w:rPr>
            <w:delText>1101/2025.09.11.675633</w:delText>
          </w:r>
        </w:del>
        <w:r w:rsidR="00FD464F">
          <w:rPr>
            <w:rStyle w:val="Hyperlink"/>
          </w:rPr>
          <w:t>1038/s44323-025-00067-9</w:t>
        </w:r>
        <w:r w:rsidR="00FD464F">
          <w:fldChar w:fldCharType="end"/>
        </w:r>
        <w:r w:rsidR="00FD464F">
          <w:rPr>
            <w:rPrChange w:id="1251" w:author="Johannes Zauner" w:date="2026-04-01T15:36:00Z" w16du:dateUtc="2026-04-01T13:36:00Z">
              <w:rPr>
                <w:rFonts w:ascii="Arial" w:hAnsi="Arial"/>
              </w:rPr>
            </w:rPrChange>
          </w:rPr>
          <w:t>.</w:t>
        </w:r>
      </w:ins>
      <w:del w:id="1252" w:author="Johannes Zauner" w:date="2026-04-01T17:21:00Z" w16du:dateUtc="2026-04-01T15:21:00Z">
        <w:r w:rsidR="007C0A0D" w:rsidRPr="00C673E9" w:rsidDel="00FD464F">
          <w:rPr>
            <w:rFonts w:ascii="Arial" w:hAnsi="Arial" w:cs="Arial"/>
            <w:i/>
            <w:iCs/>
          </w:rPr>
          <w:delText>bioRxiv</w:delText>
        </w:r>
        <w:r w:rsidR="007C0A0D" w:rsidRPr="00C673E9" w:rsidDel="00FD464F">
          <w:rPr>
            <w:rFonts w:ascii="Arial" w:hAnsi="Arial" w:cs="Arial"/>
          </w:rPr>
          <w:delText xml:space="preserve">. </w:delText>
        </w:r>
        <w:r w:rsidR="007C0A0D" w:rsidDel="00FD464F">
          <w:fldChar w:fldCharType="begin"/>
        </w:r>
        <w:r w:rsidR="007C0A0D" w:rsidDel="00FD464F">
          <w:delInstrText>HYPERLINK "https://doi.org/10.1101/2025.09.11.675633" \h</w:delInstrText>
        </w:r>
        <w:r w:rsidR="007C0A0D" w:rsidDel="00FD464F">
          <w:fldChar w:fldCharType="separate"/>
        </w:r>
        <w:r w:rsidR="007C0A0D" w:rsidRPr="00C673E9" w:rsidDel="00FD464F">
          <w:rPr>
            <w:rStyle w:val="Hyperlink"/>
            <w:rFonts w:ascii="Arial" w:hAnsi="Arial" w:cs="Arial"/>
          </w:rPr>
          <w:delText>https://doi.org/10.1101/2025.09.11.675633</w:delText>
        </w:r>
        <w:r w:rsidR="007C0A0D" w:rsidDel="00FD464F">
          <w:fldChar w:fldCharType="end"/>
        </w:r>
        <w:r w:rsidR="007C0A0D" w:rsidRPr="00C673E9" w:rsidDel="00FD464F">
          <w:rPr>
            <w:rFonts w:ascii="Arial" w:hAnsi="Arial" w:cs="Arial"/>
          </w:rPr>
          <w:delText>.</w:delText>
        </w:r>
      </w:del>
    </w:p>
    <w:p w14:paraId="7E0578DE" w14:textId="6AFA1BFD" w:rsidR="00B20721" w:rsidRDefault="007C0A0D" w:rsidP="00B20721">
      <w:pPr>
        <w:pStyle w:val="Literaturverzeichnis"/>
      </w:pPr>
      <w:bookmarkStart w:id="1253" w:name="ref-Zauner2024PLOSONE"/>
      <w:bookmarkEnd w:id="1241"/>
      <w:r w:rsidRPr="00103545">
        <w:lastRenderedPageBreak/>
        <w:t xml:space="preserve">Zauner, J., </w:t>
      </w:r>
      <w:del w:id="1254" w:author="Johannes Zauner" w:date="2026-04-01T17:35:00Z" w16du:dateUtc="2026-04-01T15:35:00Z">
        <w:r w:rsidRPr="00103545" w:rsidDel="00FB5AF9">
          <w:delText xml:space="preserve">L. </w:delText>
        </w:r>
      </w:del>
      <w:proofErr w:type="spellStart"/>
      <w:r w:rsidRPr="00103545">
        <w:t>Udovicic</w:t>
      </w:r>
      <w:proofErr w:type="spellEnd"/>
      <w:ins w:id="1255" w:author="Johannes Zauner" w:date="2026-04-01T17:35:00Z" w16du:dateUtc="2026-04-01T15:35:00Z">
        <w:r w:rsidR="00FB5AF9">
          <w:t xml:space="preserve">, </w:t>
        </w:r>
        <w:r w:rsidR="00FB5AF9" w:rsidRPr="00103545">
          <w:t>L</w:t>
        </w:r>
        <w:r w:rsidR="00FB5AF9">
          <w:t>.</w:t>
        </w:r>
      </w:ins>
      <w:r w:rsidRPr="00103545">
        <w:t xml:space="preserve">, and </w:t>
      </w:r>
      <w:del w:id="1256" w:author="Johannes Zauner" w:date="2026-04-01T17:35:00Z" w16du:dateUtc="2026-04-01T15:35:00Z">
        <w:r w:rsidRPr="00103545" w:rsidDel="00FB5AF9">
          <w:delText xml:space="preserve">M. </w:delText>
        </w:r>
      </w:del>
      <w:proofErr w:type="spellStart"/>
      <w:r w:rsidRPr="00103545">
        <w:t>Spitschan</w:t>
      </w:r>
      <w:proofErr w:type="spellEnd"/>
      <w:ins w:id="1257" w:author="Johannes Zauner" w:date="2026-04-01T17:35:00Z" w16du:dateUtc="2026-04-01T15:35:00Z">
        <w:r w:rsidR="00FB5AF9">
          <w:t xml:space="preserve">, </w:t>
        </w:r>
        <w:r w:rsidR="00FB5AF9" w:rsidRPr="00103545">
          <w:t>M</w:t>
        </w:r>
      </w:ins>
      <w:r w:rsidRPr="00103545">
        <w:t xml:space="preserve">. 2024. “Power Analysis for Personal Light Exposure Measurements and Interventions.” </w:t>
      </w:r>
      <w:r w:rsidRPr="00103545">
        <w:rPr>
          <w:i/>
        </w:rPr>
        <w:t>PLOS ONE</w:t>
      </w:r>
      <w:r w:rsidRPr="00103545">
        <w:t xml:space="preserve"> 19 (12): 1–15. </w:t>
      </w:r>
      <w:hyperlink r:id="rId99">
        <w:r w:rsidRPr="00103545">
          <w:rPr>
            <w:rStyle w:val="Hyperlink"/>
          </w:rPr>
          <w:t>https://doi.org/10.1371/journal.pone.0308768</w:t>
        </w:r>
      </w:hyperlink>
      <w:r w:rsidRPr="00C673E9">
        <w:rPr>
          <w:rFonts w:ascii="Arial" w:hAnsi="Arial" w:cs="Arial"/>
        </w:rPr>
        <w:t>.</w:t>
      </w:r>
      <w:r w:rsidR="00B20721" w:rsidRPr="00B20721">
        <w:t xml:space="preserve"> </w:t>
      </w:r>
    </w:p>
    <w:p w14:paraId="402874CF" w14:textId="19456D4A" w:rsidR="007C0A0D" w:rsidRPr="00103545" w:rsidDel="00D81E03" w:rsidRDefault="00741B04" w:rsidP="00C86C21">
      <w:pPr>
        <w:pStyle w:val="Literaturverzeichnis"/>
        <w:ind w:left="709" w:hanging="709"/>
        <w:rPr>
          <w:del w:id="1258" w:author="Johannes Zauner" w:date="2026-04-01T17:19:00Z" w16du:dateUtc="2026-04-01T15:19:00Z"/>
        </w:rPr>
      </w:pPr>
      <w:del w:id="1259" w:author="Johannes Zauner" w:date="2026-04-01T17:19:00Z" w16du:dateUtc="2026-04-01T15:19:00Z">
        <w:r w:rsidRPr="00741B04" w:rsidDel="00D81E03">
          <w:delText>Zauner, Johannes, Rigmor C. Baraas, Elise N. Harb, Ali Heshmati, Francisco Imai, Pauline Kang, Raymond P. Najjar,</w:delText>
        </w:r>
        <w:r w:rsidR="001532A1" w:rsidDel="00D81E03">
          <w:delText xml:space="preserve"> Aaron Nicholls, Lisa Ostrin, Erik Page, and Manuel Spitschan</w:delText>
        </w:r>
        <w:r w:rsidR="007B0A27" w:rsidDel="00D81E03">
          <w:delText>.</w:delText>
        </w:r>
        <w:r w:rsidRPr="00741B04" w:rsidDel="00D81E03">
          <w:delText xml:space="preserve"> 2025</w:delText>
        </w:r>
        <w:r w:rsidR="007B0A27" w:rsidDel="00D81E03">
          <w:delText>c</w:delText>
        </w:r>
        <w:r w:rsidRPr="00741B04" w:rsidDel="00D81E03">
          <w:delText>. “Technical Guide for Wearable Optical Radiation Dosimetry and Visual Experience Assessment.”</w:delText>
        </w:r>
        <w:r w:rsidDel="00D81E03">
          <w:delText xml:space="preserve"> </w:delText>
        </w:r>
        <w:r w:rsidR="001532A1" w:rsidDel="00D81E03">
          <w:fldChar w:fldCharType="begin"/>
        </w:r>
        <w:r w:rsidR="001532A1" w:rsidDel="00D81E03">
          <w:delInstrText>HYPERLINK "https://doi.org/10.17617/6XCA-CG59"</w:delInstrText>
        </w:r>
        <w:r w:rsidR="001532A1" w:rsidDel="00D81E03">
          <w:fldChar w:fldCharType="separate"/>
        </w:r>
        <w:r w:rsidR="001532A1" w:rsidRPr="001532A1" w:rsidDel="00D81E03">
          <w:rPr>
            <w:rStyle w:val="Hyperlink"/>
          </w:rPr>
          <w:delText>https://doi.org/10.17617/6XCA-CG59</w:delText>
        </w:r>
        <w:r w:rsidR="001532A1" w:rsidDel="00D81E03">
          <w:fldChar w:fldCharType="end"/>
        </w:r>
        <w:r w:rsidRPr="00741B04" w:rsidDel="00D81E03">
          <w:delText>.</w:delText>
        </w:r>
      </w:del>
    </w:p>
    <w:bookmarkEnd w:id="931"/>
    <w:bookmarkEnd w:id="936"/>
    <w:bookmarkEnd w:id="1253"/>
    <w:p w14:paraId="39284C4D" w14:textId="462446CB" w:rsidR="007F5F42" w:rsidRDefault="007F5F42">
      <w:pPr>
        <w:spacing w:line="276" w:lineRule="auto"/>
      </w:pPr>
      <w:r>
        <w:br w:type="page"/>
      </w:r>
    </w:p>
    <w:p w14:paraId="2FC9F2C6" w14:textId="77777777" w:rsidR="007F5F42" w:rsidRPr="00BE4E93" w:rsidRDefault="007F5F42" w:rsidP="007F5F42">
      <w:pPr>
        <w:pStyle w:val="berschrift1"/>
      </w:pPr>
      <w:r w:rsidRPr="00BE4E93">
        <w:lastRenderedPageBreak/>
        <w:t xml:space="preserve">Supplementary </w:t>
      </w:r>
      <w:r>
        <w:t>M</w:t>
      </w:r>
      <w:r w:rsidRPr="00BE4E93">
        <w:t>aterial</w:t>
      </w:r>
    </w:p>
    <w:p w14:paraId="71736F3E" w14:textId="77777777" w:rsidR="007F5F42" w:rsidRPr="00BE4E93" w:rsidRDefault="007F5F42" w:rsidP="007F5F42"/>
    <w:p w14:paraId="747F96A4" w14:textId="77777777" w:rsidR="007F5F42" w:rsidRDefault="007F5F42" w:rsidP="007F5F42">
      <w:r w:rsidRPr="00F10057">
        <w:rPr>
          <w:b/>
          <w:bCs/>
        </w:rPr>
        <w:t xml:space="preserve">S1. </w:t>
      </w:r>
      <w:r>
        <w:rPr>
          <w:b/>
          <w:bCs/>
        </w:rPr>
        <w:t>Import and preprocessing file</w:t>
      </w:r>
      <w:r w:rsidRPr="00F10057">
        <w:rPr>
          <w:b/>
          <w:bCs/>
        </w:rPr>
        <w:t>.</w:t>
      </w:r>
      <w:r w:rsidRPr="00F10057">
        <w:t xml:space="preserve"> </w:t>
      </w:r>
      <w:r>
        <w:t>An HTML file that contains all the code and code results to prepare the data for the analysis in the main manuscript.</w:t>
      </w:r>
    </w:p>
    <w:p w14:paraId="78BCBE26" w14:textId="77777777" w:rsidR="00FE543F" w:rsidRDefault="00FE543F" w:rsidP="00EF17F7"/>
    <w:sectPr w:rsidR="00FE543F" w:rsidSect="0000781E">
      <w:headerReference w:type="even" r:id="rId100"/>
      <w:headerReference w:type="default" r:id="rId101"/>
      <w:footerReference w:type="even" r:id="rId102"/>
      <w:footerReference w:type="default" r:id="rId103"/>
      <w:headerReference w:type="first" r:id="rId104"/>
      <w:footerReference w:type="first" r:id="rId105"/>
      <w:pgSz w:w="11901"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88FF8" w14:textId="77777777" w:rsidR="00FA4323" w:rsidRDefault="00FA4323" w:rsidP="00EF17F7">
      <w:r>
        <w:separator/>
      </w:r>
    </w:p>
  </w:endnote>
  <w:endnote w:type="continuationSeparator" w:id="0">
    <w:p w14:paraId="0D131B66" w14:textId="77777777" w:rsidR="00FA4323" w:rsidRDefault="00FA4323" w:rsidP="00EF17F7">
      <w:r>
        <w:continuationSeparator/>
      </w:r>
    </w:p>
  </w:endnote>
  <w:endnote w:type="continuationNotice" w:id="1">
    <w:p w14:paraId="218BA799" w14:textId="77777777" w:rsidR="00FA4323" w:rsidRDefault="00FA4323"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FE2C" w14:textId="77777777" w:rsidR="008C4DD3" w:rsidRDefault="008C4D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9811F" w14:textId="77777777" w:rsidR="00FA4323" w:rsidRDefault="00FA4323" w:rsidP="00EF17F7">
      <w:r>
        <w:separator/>
      </w:r>
    </w:p>
  </w:footnote>
  <w:footnote w:type="continuationSeparator" w:id="0">
    <w:p w14:paraId="153AAD10" w14:textId="77777777" w:rsidR="00FA4323" w:rsidRDefault="00FA4323" w:rsidP="00EF17F7">
      <w:r>
        <w:continuationSeparator/>
      </w:r>
    </w:p>
  </w:footnote>
  <w:footnote w:type="continuationNotice" w:id="1">
    <w:p w14:paraId="3D934CDD" w14:textId="77777777" w:rsidR="00FA4323" w:rsidRDefault="00FA4323" w:rsidP="00EF17F7"/>
  </w:footnote>
  <w:footnote w:id="2">
    <w:p w14:paraId="74948BDE" w14:textId="77777777" w:rsidR="007C0A0D" w:rsidRDefault="007C0A0D" w:rsidP="007C0A0D">
      <w:pPr>
        <w:pStyle w:val="Funotentext"/>
      </w:pPr>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p>
  </w:footnote>
  <w:footnote w:id="3">
    <w:p w14:paraId="01C6C3B4" w14:textId="77777777" w:rsidR="007C0A0D" w:rsidRDefault="007C0A0D" w:rsidP="007C0A0D">
      <w:pPr>
        <w:pStyle w:val="Funotentext"/>
      </w:pPr>
      <w:r>
        <w:rPr>
          <w:rStyle w:val="Funotenzeichen"/>
        </w:rPr>
        <w:footnoteRef/>
      </w:r>
      <w:r>
        <w:t xml:space="preserve"> Based on the </w:t>
      </w:r>
      <w:proofErr w:type="spellStart"/>
      <w:r>
        <w:t>CRediT</w:t>
      </w:r>
      <w:proofErr w:type="spellEnd"/>
      <w:r>
        <w:t xml:space="preserve"> taxonomy. Funding acquisition, investigation, project administration, resources, and supervision were deemed irrelevant in this context and thus removed.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5C58" w14:textId="77777777" w:rsidR="008C4DD3" w:rsidRDefault="008C4DD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6C2A" w14:textId="77777777" w:rsidR="00C61260" w:rsidRDefault="00C6126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ADDC" w14:textId="77777777" w:rsidR="008C4DD3" w:rsidRDefault="008C4DD3">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EAE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E4D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BE1760D"/>
    <w:multiLevelType w:val="multilevel"/>
    <w:tmpl w:val="339C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3"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DA27E2"/>
    <w:multiLevelType w:val="multilevel"/>
    <w:tmpl w:val="669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5"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C681C31"/>
    <w:multiLevelType w:val="multilevel"/>
    <w:tmpl w:val="91D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33"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34"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6"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7"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2"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44"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3B97938"/>
    <w:multiLevelType w:val="multilevel"/>
    <w:tmpl w:val="602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8"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9"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61"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2"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5"/>
  </w:num>
  <w:num w:numId="2" w16cid:durableId="942372324">
    <w:abstractNumId w:val="58"/>
  </w:num>
  <w:num w:numId="3" w16cid:durableId="262298673">
    <w:abstractNumId w:val="12"/>
  </w:num>
  <w:num w:numId="4" w16cid:durableId="1124426162">
    <w:abstractNumId w:val="33"/>
  </w:num>
  <w:num w:numId="5" w16cid:durableId="54596677">
    <w:abstractNumId w:val="24"/>
  </w:num>
  <w:num w:numId="6" w16cid:durableId="1921254496">
    <w:abstractNumId w:val="60"/>
  </w:num>
  <w:num w:numId="7" w16cid:durableId="853690668">
    <w:abstractNumId w:val="43"/>
  </w:num>
  <w:num w:numId="8" w16cid:durableId="1826047464">
    <w:abstractNumId w:val="32"/>
  </w:num>
  <w:num w:numId="9" w16cid:durableId="827287511">
    <w:abstractNumId w:val="38"/>
  </w:num>
  <w:num w:numId="10" w16cid:durableId="665522998">
    <w:abstractNumId w:val="23"/>
  </w:num>
  <w:num w:numId="11" w16cid:durableId="1246766847">
    <w:abstractNumId w:val="59"/>
  </w:num>
  <w:num w:numId="12" w16cid:durableId="1494183803">
    <w:abstractNumId w:val="19"/>
  </w:num>
  <w:num w:numId="13" w16cid:durableId="1733844440">
    <w:abstractNumId w:val="37"/>
  </w:num>
  <w:num w:numId="14" w16cid:durableId="782725366">
    <w:abstractNumId w:val="57"/>
  </w:num>
  <w:num w:numId="15" w16cid:durableId="1251354143">
    <w:abstractNumId w:val="39"/>
  </w:num>
  <w:num w:numId="16" w16cid:durableId="1199271168">
    <w:abstractNumId w:val="48"/>
  </w:num>
  <w:num w:numId="17" w16cid:durableId="1018117998">
    <w:abstractNumId w:val="21"/>
  </w:num>
  <w:num w:numId="18" w16cid:durableId="293214422">
    <w:abstractNumId w:val="51"/>
  </w:num>
  <w:num w:numId="19" w16cid:durableId="2035303408">
    <w:abstractNumId w:val="17"/>
  </w:num>
  <w:num w:numId="20" w16cid:durableId="1113787491">
    <w:abstractNumId w:val="40"/>
  </w:num>
  <w:num w:numId="21" w16cid:durableId="1408309337">
    <w:abstractNumId w:val="42"/>
  </w:num>
  <w:num w:numId="22" w16cid:durableId="778716432">
    <w:abstractNumId w:val="30"/>
  </w:num>
  <w:num w:numId="23" w16cid:durableId="734820291">
    <w:abstractNumId w:val="34"/>
  </w:num>
  <w:num w:numId="24" w16cid:durableId="1883980290">
    <w:abstractNumId w:val="10"/>
  </w:num>
  <w:num w:numId="25" w16cid:durableId="721752711">
    <w:abstractNumId w:val="61"/>
  </w:num>
  <w:num w:numId="26" w16cid:durableId="2003655516">
    <w:abstractNumId w:val="52"/>
  </w:num>
  <w:num w:numId="27" w16cid:durableId="1825463945">
    <w:abstractNumId w:val="25"/>
  </w:num>
  <w:num w:numId="28" w16cid:durableId="493185700">
    <w:abstractNumId w:val="4"/>
  </w:num>
  <w:num w:numId="29" w16cid:durableId="831530226">
    <w:abstractNumId w:val="50"/>
  </w:num>
  <w:num w:numId="30" w16cid:durableId="672806665">
    <w:abstractNumId w:val="62"/>
  </w:num>
  <w:num w:numId="31" w16cid:durableId="873272303">
    <w:abstractNumId w:val="54"/>
  </w:num>
  <w:num w:numId="32" w16cid:durableId="245186355">
    <w:abstractNumId w:val="36"/>
  </w:num>
  <w:num w:numId="33" w16cid:durableId="213930173">
    <w:abstractNumId w:val="16"/>
  </w:num>
  <w:num w:numId="34" w16cid:durableId="1992320232">
    <w:abstractNumId w:val="53"/>
  </w:num>
  <w:num w:numId="35" w16cid:durableId="1618834286">
    <w:abstractNumId w:val="44"/>
  </w:num>
  <w:num w:numId="36" w16cid:durableId="1683119251">
    <w:abstractNumId w:val="41"/>
  </w:num>
  <w:num w:numId="37" w16cid:durableId="1898466379">
    <w:abstractNumId w:val="7"/>
  </w:num>
  <w:num w:numId="38" w16cid:durableId="1525510709">
    <w:abstractNumId w:val="46"/>
  </w:num>
  <w:num w:numId="39" w16cid:durableId="1554467442">
    <w:abstractNumId w:val="14"/>
  </w:num>
  <w:num w:numId="40" w16cid:durableId="471825994">
    <w:abstractNumId w:val="22"/>
  </w:num>
  <w:num w:numId="41" w16cid:durableId="158038482">
    <w:abstractNumId w:val="31"/>
  </w:num>
  <w:num w:numId="42" w16cid:durableId="2142648782">
    <w:abstractNumId w:val="3"/>
  </w:num>
  <w:num w:numId="43" w16cid:durableId="121463486">
    <w:abstractNumId w:val="15"/>
  </w:num>
  <w:num w:numId="44" w16cid:durableId="1976258638">
    <w:abstractNumId w:val="18"/>
  </w:num>
  <w:num w:numId="45" w16cid:durableId="753471285">
    <w:abstractNumId w:val="47"/>
  </w:num>
  <w:num w:numId="46" w16cid:durableId="679043261">
    <w:abstractNumId w:val="5"/>
  </w:num>
  <w:num w:numId="47" w16cid:durableId="1976835958">
    <w:abstractNumId w:val="13"/>
  </w:num>
  <w:num w:numId="48" w16cid:durableId="775445922">
    <w:abstractNumId w:val="26"/>
  </w:num>
  <w:num w:numId="49" w16cid:durableId="1642417234">
    <w:abstractNumId w:val="45"/>
  </w:num>
  <w:num w:numId="50" w16cid:durableId="1986543045">
    <w:abstractNumId w:val="11"/>
  </w:num>
  <w:num w:numId="51" w16cid:durableId="1456023270">
    <w:abstractNumId w:val="27"/>
  </w:num>
  <w:num w:numId="52" w16cid:durableId="961233429">
    <w:abstractNumId w:val="8"/>
  </w:num>
  <w:num w:numId="53" w16cid:durableId="707341326">
    <w:abstractNumId w:val="9"/>
  </w:num>
  <w:num w:numId="54" w16cid:durableId="1556046804">
    <w:abstractNumId w:val="55"/>
  </w:num>
  <w:num w:numId="55" w16cid:durableId="609625482">
    <w:abstractNumId w:val="28"/>
  </w:num>
  <w:num w:numId="56" w16cid:durableId="334457131">
    <w:abstractNumId w:val="56"/>
  </w:num>
  <w:num w:numId="57" w16cid:durableId="25066747">
    <w:abstractNumId w:val="1"/>
  </w:num>
  <w:num w:numId="58" w16cid:durableId="622420074">
    <w:abstractNumId w:val="0"/>
  </w:num>
  <w:num w:numId="59" w16cid:durableId="1450975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0652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4708446">
    <w:abstractNumId w:val="6"/>
  </w:num>
  <w:num w:numId="62" w16cid:durableId="1685549641">
    <w:abstractNumId w:val="49"/>
  </w:num>
  <w:num w:numId="63" w16cid:durableId="675115066">
    <w:abstractNumId w:val="20"/>
  </w:num>
  <w:num w:numId="64" w16cid:durableId="1790969846">
    <w:abstractNumId w:val="29"/>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Zauner">
    <w15:presenceInfo w15:providerId="AD" w15:userId="S::Johannes.Zauner@litg.de::e403b7d7-938a-470d-8cb3-194a0ff1b7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hideSpellingErrors/>
  <w:hideGrammaticalErrors/>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1D23"/>
    <w:rsid w:val="00012297"/>
    <w:rsid w:val="000122AA"/>
    <w:rsid w:val="0001436F"/>
    <w:rsid w:val="000148CD"/>
    <w:rsid w:val="00014AEA"/>
    <w:rsid w:val="00014DDF"/>
    <w:rsid w:val="00015432"/>
    <w:rsid w:val="000159AA"/>
    <w:rsid w:val="000164A5"/>
    <w:rsid w:val="00016704"/>
    <w:rsid w:val="0001737B"/>
    <w:rsid w:val="00017A44"/>
    <w:rsid w:val="00017D0C"/>
    <w:rsid w:val="00020787"/>
    <w:rsid w:val="0002096A"/>
    <w:rsid w:val="00021799"/>
    <w:rsid w:val="00021A4D"/>
    <w:rsid w:val="00021B82"/>
    <w:rsid w:val="00021CBC"/>
    <w:rsid w:val="00021EAE"/>
    <w:rsid w:val="00022163"/>
    <w:rsid w:val="00022E06"/>
    <w:rsid w:val="00023D45"/>
    <w:rsid w:val="00023ECA"/>
    <w:rsid w:val="00025790"/>
    <w:rsid w:val="0002690D"/>
    <w:rsid w:val="000279EC"/>
    <w:rsid w:val="00030237"/>
    <w:rsid w:val="00030C2A"/>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91D"/>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056"/>
    <w:rsid w:val="00055633"/>
    <w:rsid w:val="00055D18"/>
    <w:rsid w:val="00055DF7"/>
    <w:rsid w:val="00055F91"/>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77E78"/>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42E"/>
    <w:rsid w:val="0009752C"/>
    <w:rsid w:val="0009764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69BE"/>
    <w:rsid w:val="000A6CEF"/>
    <w:rsid w:val="000A77D0"/>
    <w:rsid w:val="000B09DE"/>
    <w:rsid w:val="000B0A39"/>
    <w:rsid w:val="000B1065"/>
    <w:rsid w:val="000B1205"/>
    <w:rsid w:val="000B148B"/>
    <w:rsid w:val="000B191D"/>
    <w:rsid w:val="000B196B"/>
    <w:rsid w:val="000B1D76"/>
    <w:rsid w:val="000B227E"/>
    <w:rsid w:val="000B243D"/>
    <w:rsid w:val="000B2AFA"/>
    <w:rsid w:val="000B3A4B"/>
    <w:rsid w:val="000B4859"/>
    <w:rsid w:val="000B6525"/>
    <w:rsid w:val="000B6629"/>
    <w:rsid w:val="000B768C"/>
    <w:rsid w:val="000C114D"/>
    <w:rsid w:val="000C12B0"/>
    <w:rsid w:val="000C1A3B"/>
    <w:rsid w:val="000C1C9E"/>
    <w:rsid w:val="000C1DEF"/>
    <w:rsid w:val="000C3594"/>
    <w:rsid w:val="000C4375"/>
    <w:rsid w:val="000C4821"/>
    <w:rsid w:val="000C4B96"/>
    <w:rsid w:val="000C5C67"/>
    <w:rsid w:val="000C5EB2"/>
    <w:rsid w:val="000C6087"/>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68A2"/>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545"/>
    <w:rsid w:val="001036B9"/>
    <w:rsid w:val="001055BA"/>
    <w:rsid w:val="001056E4"/>
    <w:rsid w:val="00106083"/>
    <w:rsid w:val="0010628C"/>
    <w:rsid w:val="00106387"/>
    <w:rsid w:val="00107F5C"/>
    <w:rsid w:val="00110111"/>
    <w:rsid w:val="001102D9"/>
    <w:rsid w:val="00110997"/>
    <w:rsid w:val="00110F12"/>
    <w:rsid w:val="00111E59"/>
    <w:rsid w:val="00112CCB"/>
    <w:rsid w:val="0011380C"/>
    <w:rsid w:val="0011394A"/>
    <w:rsid w:val="00113CFD"/>
    <w:rsid w:val="00114A0D"/>
    <w:rsid w:val="001152DE"/>
    <w:rsid w:val="001156C7"/>
    <w:rsid w:val="001161DC"/>
    <w:rsid w:val="00116475"/>
    <w:rsid w:val="00116B79"/>
    <w:rsid w:val="00117637"/>
    <w:rsid w:val="001176CA"/>
    <w:rsid w:val="001203B9"/>
    <w:rsid w:val="00121A9E"/>
    <w:rsid w:val="00121C84"/>
    <w:rsid w:val="00121F4D"/>
    <w:rsid w:val="00122262"/>
    <w:rsid w:val="001226AC"/>
    <w:rsid w:val="00122735"/>
    <w:rsid w:val="001229B4"/>
    <w:rsid w:val="00122B0A"/>
    <w:rsid w:val="00122B20"/>
    <w:rsid w:val="001232A3"/>
    <w:rsid w:val="00123457"/>
    <w:rsid w:val="001247D2"/>
    <w:rsid w:val="00124948"/>
    <w:rsid w:val="00124990"/>
    <w:rsid w:val="00125032"/>
    <w:rsid w:val="001256BB"/>
    <w:rsid w:val="001301CE"/>
    <w:rsid w:val="00131F5A"/>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6E27"/>
    <w:rsid w:val="00147344"/>
    <w:rsid w:val="00147CC6"/>
    <w:rsid w:val="001507DC"/>
    <w:rsid w:val="00151338"/>
    <w:rsid w:val="00151EE6"/>
    <w:rsid w:val="00152C54"/>
    <w:rsid w:val="00152DEB"/>
    <w:rsid w:val="00152FDE"/>
    <w:rsid w:val="001532A1"/>
    <w:rsid w:val="00153494"/>
    <w:rsid w:val="001539BB"/>
    <w:rsid w:val="00154658"/>
    <w:rsid w:val="001546C7"/>
    <w:rsid w:val="001547C1"/>
    <w:rsid w:val="001552FB"/>
    <w:rsid w:val="001556C4"/>
    <w:rsid w:val="00155F28"/>
    <w:rsid w:val="001579ED"/>
    <w:rsid w:val="00157D01"/>
    <w:rsid w:val="00160B18"/>
    <w:rsid w:val="00160BB7"/>
    <w:rsid w:val="001617F6"/>
    <w:rsid w:val="00162A08"/>
    <w:rsid w:val="00162AE8"/>
    <w:rsid w:val="00163DD4"/>
    <w:rsid w:val="00165B1C"/>
    <w:rsid w:val="00166996"/>
    <w:rsid w:val="00167196"/>
    <w:rsid w:val="0016735A"/>
    <w:rsid w:val="00167EF0"/>
    <w:rsid w:val="00170D19"/>
    <w:rsid w:val="00170E17"/>
    <w:rsid w:val="00171274"/>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5DE6"/>
    <w:rsid w:val="001A651A"/>
    <w:rsid w:val="001A68A4"/>
    <w:rsid w:val="001A6A46"/>
    <w:rsid w:val="001A6EEB"/>
    <w:rsid w:val="001A6F2B"/>
    <w:rsid w:val="001A763D"/>
    <w:rsid w:val="001A7C2D"/>
    <w:rsid w:val="001B0020"/>
    <w:rsid w:val="001B0968"/>
    <w:rsid w:val="001B1353"/>
    <w:rsid w:val="001B13C3"/>
    <w:rsid w:val="001B26D6"/>
    <w:rsid w:val="001B2BB9"/>
    <w:rsid w:val="001B4363"/>
    <w:rsid w:val="001C0566"/>
    <w:rsid w:val="001C05C3"/>
    <w:rsid w:val="001C07AE"/>
    <w:rsid w:val="001C0906"/>
    <w:rsid w:val="001C0A6D"/>
    <w:rsid w:val="001C108F"/>
    <w:rsid w:val="001C1990"/>
    <w:rsid w:val="001C20D6"/>
    <w:rsid w:val="001C3983"/>
    <w:rsid w:val="001C411A"/>
    <w:rsid w:val="001C4778"/>
    <w:rsid w:val="001C5426"/>
    <w:rsid w:val="001C772E"/>
    <w:rsid w:val="001D1153"/>
    <w:rsid w:val="001D1592"/>
    <w:rsid w:val="001D1922"/>
    <w:rsid w:val="001D19A6"/>
    <w:rsid w:val="001D243E"/>
    <w:rsid w:val="001D2AA0"/>
    <w:rsid w:val="001D30BA"/>
    <w:rsid w:val="001D3219"/>
    <w:rsid w:val="001D337D"/>
    <w:rsid w:val="001D3D0F"/>
    <w:rsid w:val="001D4053"/>
    <w:rsid w:val="001D49BC"/>
    <w:rsid w:val="001D4BF1"/>
    <w:rsid w:val="001D51E5"/>
    <w:rsid w:val="001D600A"/>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4C8"/>
    <w:rsid w:val="001F3ABD"/>
    <w:rsid w:val="001F4175"/>
    <w:rsid w:val="001F4C28"/>
    <w:rsid w:val="001F523E"/>
    <w:rsid w:val="001F5B9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2BEF"/>
    <w:rsid w:val="0020303C"/>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5468"/>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CDC"/>
    <w:rsid w:val="00227F11"/>
    <w:rsid w:val="002307F4"/>
    <w:rsid w:val="002323D9"/>
    <w:rsid w:val="00232494"/>
    <w:rsid w:val="00233009"/>
    <w:rsid w:val="0023396C"/>
    <w:rsid w:val="00233B67"/>
    <w:rsid w:val="00233B6D"/>
    <w:rsid w:val="002347AB"/>
    <w:rsid w:val="00234D5B"/>
    <w:rsid w:val="00234D6C"/>
    <w:rsid w:val="002358D8"/>
    <w:rsid w:val="00235B7B"/>
    <w:rsid w:val="002362D3"/>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5CC1"/>
    <w:rsid w:val="00266169"/>
    <w:rsid w:val="00266315"/>
    <w:rsid w:val="00266512"/>
    <w:rsid w:val="00266C98"/>
    <w:rsid w:val="0026708E"/>
    <w:rsid w:val="002677A2"/>
    <w:rsid w:val="00267996"/>
    <w:rsid w:val="00270EDD"/>
    <w:rsid w:val="002717F0"/>
    <w:rsid w:val="0027194A"/>
    <w:rsid w:val="00271984"/>
    <w:rsid w:val="00271991"/>
    <w:rsid w:val="00272363"/>
    <w:rsid w:val="002723BF"/>
    <w:rsid w:val="00272754"/>
    <w:rsid w:val="00272F24"/>
    <w:rsid w:val="0027451F"/>
    <w:rsid w:val="00274C1E"/>
    <w:rsid w:val="00274DDD"/>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2E6A"/>
    <w:rsid w:val="00283758"/>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2F8E"/>
    <w:rsid w:val="00293F19"/>
    <w:rsid w:val="00293FAC"/>
    <w:rsid w:val="00293FC7"/>
    <w:rsid w:val="002944F4"/>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4E0"/>
    <w:rsid w:val="002B2D48"/>
    <w:rsid w:val="002B38A0"/>
    <w:rsid w:val="002B46FC"/>
    <w:rsid w:val="002B4940"/>
    <w:rsid w:val="002B4A4D"/>
    <w:rsid w:val="002B5622"/>
    <w:rsid w:val="002B5816"/>
    <w:rsid w:val="002B5BFF"/>
    <w:rsid w:val="002B6124"/>
    <w:rsid w:val="002B7C1F"/>
    <w:rsid w:val="002C0465"/>
    <w:rsid w:val="002C1910"/>
    <w:rsid w:val="002C1EB0"/>
    <w:rsid w:val="002C2781"/>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16B0"/>
    <w:rsid w:val="002D28D6"/>
    <w:rsid w:val="002D44F8"/>
    <w:rsid w:val="002D482A"/>
    <w:rsid w:val="002D525F"/>
    <w:rsid w:val="002D5594"/>
    <w:rsid w:val="002D590E"/>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4655"/>
    <w:rsid w:val="002F5484"/>
    <w:rsid w:val="002F6492"/>
    <w:rsid w:val="002F6A40"/>
    <w:rsid w:val="002F6D22"/>
    <w:rsid w:val="002F7A33"/>
    <w:rsid w:val="003009A4"/>
    <w:rsid w:val="00300D23"/>
    <w:rsid w:val="003013DC"/>
    <w:rsid w:val="00301A51"/>
    <w:rsid w:val="003020B4"/>
    <w:rsid w:val="00302979"/>
    <w:rsid w:val="0030356A"/>
    <w:rsid w:val="00304BE7"/>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15"/>
    <w:rsid w:val="00330338"/>
    <w:rsid w:val="00330EF4"/>
    <w:rsid w:val="0033282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47E00"/>
    <w:rsid w:val="00350227"/>
    <w:rsid w:val="003502C1"/>
    <w:rsid w:val="00350A5A"/>
    <w:rsid w:val="00350FBE"/>
    <w:rsid w:val="00350FD2"/>
    <w:rsid w:val="0035129A"/>
    <w:rsid w:val="00351A8A"/>
    <w:rsid w:val="00351D7C"/>
    <w:rsid w:val="00351FE1"/>
    <w:rsid w:val="0035279E"/>
    <w:rsid w:val="003527B9"/>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5F17"/>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482F"/>
    <w:rsid w:val="0037558D"/>
    <w:rsid w:val="00375E2A"/>
    <w:rsid w:val="00375F1A"/>
    <w:rsid w:val="003770EE"/>
    <w:rsid w:val="00380215"/>
    <w:rsid w:val="00381111"/>
    <w:rsid w:val="003813A0"/>
    <w:rsid w:val="00381512"/>
    <w:rsid w:val="003819FD"/>
    <w:rsid w:val="00381DA9"/>
    <w:rsid w:val="00381F28"/>
    <w:rsid w:val="003822AD"/>
    <w:rsid w:val="00382A1F"/>
    <w:rsid w:val="00383602"/>
    <w:rsid w:val="00384D4E"/>
    <w:rsid w:val="00386175"/>
    <w:rsid w:val="003868B9"/>
    <w:rsid w:val="003868C0"/>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0D45"/>
    <w:rsid w:val="003A1223"/>
    <w:rsid w:val="003A1520"/>
    <w:rsid w:val="003A157A"/>
    <w:rsid w:val="003A15CA"/>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605"/>
    <w:rsid w:val="003D68B0"/>
    <w:rsid w:val="003E0E45"/>
    <w:rsid w:val="003E1EBA"/>
    <w:rsid w:val="003E211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2A13"/>
    <w:rsid w:val="0040300C"/>
    <w:rsid w:val="004033E2"/>
    <w:rsid w:val="00403AC2"/>
    <w:rsid w:val="00403DBE"/>
    <w:rsid w:val="00404955"/>
    <w:rsid w:val="004065D0"/>
    <w:rsid w:val="0041019A"/>
    <w:rsid w:val="004101FC"/>
    <w:rsid w:val="0041063D"/>
    <w:rsid w:val="0041065A"/>
    <w:rsid w:val="00411C41"/>
    <w:rsid w:val="0041280B"/>
    <w:rsid w:val="00412E77"/>
    <w:rsid w:val="004132B6"/>
    <w:rsid w:val="00413A9F"/>
    <w:rsid w:val="00414007"/>
    <w:rsid w:val="0041672C"/>
    <w:rsid w:val="00416FB7"/>
    <w:rsid w:val="00417961"/>
    <w:rsid w:val="00417CB5"/>
    <w:rsid w:val="00417DA6"/>
    <w:rsid w:val="00417FB4"/>
    <w:rsid w:val="004200CF"/>
    <w:rsid w:val="0042012B"/>
    <w:rsid w:val="0042018E"/>
    <w:rsid w:val="004208F1"/>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25F"/>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541"/>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ADC"/>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1D6D"/>
    <w:rsid w:val="004827FC"/>
    <w:rsid w:val="0048321A"/>
    <w:rsid w:val="00483E65"/>
    <w:rsid w:val="0048453C"/>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D7"/>
    <w:rsid w:val="004B20FC"/>
    <w:rsid w:val="004B4365"/>
    <w:rsid w:val="004B4B63"/>
    <w:rsid w:val="004B5210"/>
    <w:rsid w:val="004B521E"/>
    <w:rsid w:val="004B5341"/>
    <w:rsid w:val="004B575F"/>
    <w:rsid w:val="004B581F"/>
    <w:rsid w:val="004B5E23"/>
    <w:rsid w:val="004B61C1"/>
    <w:rsid w:val="004B6A71"/>
    <w:rsid w:val="004B6B50"/>
    <w:rsid w:val="004B6CBA"/>
    <w:rsid w:val="004B7032"/>
    <w:rsid w:val="004C0BA2"/>
    <w:rsid w:val="004C0F69"/>
    <w:rsid w:val="004C1349"/>
    <w:rsid w:val="004C1741"/>
    <w:rsid w:val="004C1EE9"/>
    <w:rsid w:val="004C35CA"/>
    <w:rsid w:val="004C37AA"/>
    <w:rsid w:val="004C4E04"/>
    <w:rsid w:val="004C6105"/>
    <w:rsid w:val="004C6B79"/>
    <w:rsid w:val="004C7833"/>
    <w:rsid w:val="004D0581"/>
    <w:rsid w:val="004D090D"/>
    <w:rsid w:val="004D0A2D"/>
    <w:rsid w:val="004D1752"/>
    <w:rsid w:val="004D1BDE"/>
    <w:rsid w:val="004D252A"/>
    <w:rsid w:val="004D3764"/>
    <w:rsid w:val="004D3842"/>
    <w:rsid w:val="004D3847"/>
    <w:rsid w:val="004D3DDE"/>
    <w:rsid w:val="004D3FE4"/>
    <w:rsid w:val="004D45E7"/>
    <w:rsid w:val="004D46A3"/>
    <w:rsid w:val="004D48EC"/>
    <w:rsid w:val="004D5AE9"/>
    <w:rsid w:val="004D5F09"/>
    <w:rsid w:val="004D6465"/>
    <w:rsid w:val="004E2549"/>
    <w:rsid w:val="004E2C09"/>
    <w:rsid w:val="004E2CDC"/>
    <w:rsid w:val="004E35B8"/>
    <w:rsid w:val="004E35F4"/>
    <w:rsid w:val="004E3752"/>
    <w:rsid w:val="004E42BF"/>
    <w:rsid w:val="004E4431"/>
    <w:rsid w:val="004E4EBB"/>
    <w:rsid w:val="004E59D6"/>
    <w:rsid w:val="004E5A67"/>
    <w:rsid w:val="004E653A"/>
    <w:rsid w:val="004E654B"/>
    <w:rsid w:val="004E6A7C"/>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0D1"/>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378A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532"/>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0"/>
    <w:rsid w:val="00564084"/>
    <w:rsid w:val="005646C2"/>
    <w:rsid w:val="00564988"/>
    <w:rsid w:val="005649CD"/>
    <w:rsid w:val="00564C7B"/>
    <w:rsid w:val="00565809"/>
    <w:rsid w:val="00565929"/>
    <w:rsid w:val="00565B5D"/>
    <w:rsid w:val="00565D7F"/>
    <w:rsid w:val="00565DCB"/>
    <w:rsid w:val="00565F4A"/>
    <w:rsid w:val="00566368"/>
    <w:rsid w:val="0056644D"/>
    <w:rsid w:val="0056694C"/>
    <w:rsid w:val="0056723D"/>
    <w:rsid w:val="005674D0"/>
    <w:rsid w:val="005679EF"/>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A7A"/>
    <w:rsid w:val="00592B1C"/>
    <w:rsid w:val="00592C5F"/>
    <w:rsid w:val="00593589"/>
    <w:rsid w:val="00595319"/>
    <w:rsid w:val="005967CF"/>
    <w:rsid w:val="00597312"/>
    <w:rsid w:val="0059C469"/>
    <w:rsid w:val="005A0077"/>
    <w:rsid w:val="005A034D"/>
    <w:rsid w:val="005A0572"/>
    <w:rsid w:val="005A0A05"/>
    <w:rsid w:val="005A0D7D"/>
    <w:rsid w:val="005A12ED"/>
    <w:rsid w:val="005A14B2"/>
    <w:rsid w:val="005A20E2"/>
    <w:rsid w:val="005A2121"/>
    <w:rsid w:val="005A2C1F"/>
    <w:rsid w:val="005A2EDF"/>
    <w:rsid w:val="005A2EF0"/>
    <w:rsid w:val="005A30B7"/>
    <w:rsid w:val="005A3828"/>
    <w:rsid w:val="005A40C1"/>
    <w:rsid w:val="005A449F"/>
    <w:rsid w:val="005A56D6"/>
    <w:rsid w:val="005A5D84"/>
    <w:rsid w:val="005A61DC"/>
    <w:rsid w:val="005A628D"/>
    <w:rsid w:val="005A64D3"/>
    <w:rsid w:val="005A68BC"/>
    <w:rsid w:val="005A6A4D"/>
    <w:rsid w:val="005A6EBF"/>
    <w:rsid w:val="005A77F9"/>
    <w:rsid w:val="005A7C56"/>
    <w:rsid w:val="005B020F"/>
    <w:rsid w:val="005B063C"/>
    <w:rsid w:val="005B117E"/>
    <w:rsid w:val="005B14F9"/>
    <w:rsid w:val="005B206F"/>
    <w:rsid w:val="005B20CD"/>
    <w:rsid w:val="005B3021"/>
    <w:rsid w:val="005B35DB"/>
    <w:rsid w:val="005B39B9"/>
    <w:rsid w:val="005B39D9"/>
    <w:rsid w:val="005B4A63"/>
    <w:rsid w:val="005B4AC7"/>
    <w:rsid w:val="005B4FEE"/>
    <w:rsid w:val="005B5816"/>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C78A0"/>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06B0"/>
    <w:rsid w:val="005E100A"/>
    <w:rsid w:val="005E1993"/>
    <w:rsid w:val="005E29C0"/>
    <w:rsid w:val="005E32F9"/>
    <w:rsid w:val="005E4115"/>
    <w:rsid w:val="005E41B4"/>
    <w:rsid w:val="005E4B93"/>
    <w:rsid w:val="005E4BD5"/>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0394"/>
    <w:rsid w:val="0061115F"/>
    <w:rsid w:val="006111C6"/>
    <w:rsid w:val="00611339"/>
    <w:rsid w:val="00612C93"/>
    <w:rsid w:val="00612CAA"/>
    <w:rsid w:val="00612E25"/>
    <w:rsid w:val="00612E4B"/>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415"/>
    <w:rsid w:val="00626AD8"/>
    <w:rsid w:val="0063030D"/>
    <w:rsid w:val="00630941"/>
    <w:rsid w:val="00630A08"/>
    <w:rsid w:val="00630E9F"/>
    <w:rsid w:val="00630F57"/>
    <w:rsid w:val="00631808"/>
    <w:rsid w:val="00631EE5"/>
    <w:rsid w:val="00631F40"/>
    <w:rsid w:val="006329C9"/>
    <w:rsid w:val="00633256"/>
    <w:rsid w:val="006337C4"/>
    <w:rsid w:val="006342EE"/>
    <w:rsid w:val="006342FA"/>
    <w:rsid w:val="0063478B"/>
    <w:rsid w:val="00635F8F"/>
    <w:rsid w:val="006361C4"/>
    <w:rsid w:val="00636A38"/>
    <w:rsid w:val="00636EE9"/>
    <w:rsid w:val="006377A4"/>
    <w:rsid w:val="006416E0"/>
    <w:rsid w:val="006416FD"/>
    <w:rsid w:val="00641A32"/>
    <w:rsid w:val="0064279C"/>
    <w:rsid w:val="00642E5E"/>
    <w:rsid w:val="00642EB2"/>
    <w:rsid w:val="0064310A"/>
    <w:rsid w:val="006434FF"/>
    <w:rsid w:val="00643BBA"/>
    <w:rsid w:val="00643CA5"/>
    <w:rsid w:val="00643FD0"/>
    <w:rsid w:val="00645C6D"/>
    <w:rsid w:val="00645D84"/>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28F6"/>
    <w:rsid w:val="00653116"/>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0FB8"/>
    <w:rsid w:val="0068131B"/>
    <w:rsid w:val="006813AA"/>
    <w:rsid w:val="00681A86"/>
    <w:rsid w:val="00682084"/>
    <w:rsid w:val="00682680"/>
    <w:rsid w:val="00682A88"/>
    <w:rsid w:val="00683A43"/>
    <w:rsid w:val="0068439C"/>
    <w:rsid w:val="0068477B"/>
    <w:rsid w:val="00686124"/>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A6D20"/>
    <w:rsid w:val="006B0AAF"/>
    <w:rsid w:val="006B0D38"/>
    <w:rsid w:val="006B1A1B"/>
    <w:rsid w:val="006B1C9C"/>
    <w:rsid w:val="006B2402"/>
    <w:rsid w:val="006B34BD"/>
    <w:rsid w:val="006B364B"/>
    <w:rsid w:val="006B38E4"/>
    <w:rsid w:val="006B3CE0"/>
    <w:rsid w:val="006B45D7"/>
    <w:rsid w:val="006B4A8C"/>
    <w:rsid w:val="006B68CC"/>
    <w:rsid w:val="006C0051"/>
    <w:rsid w:val="006C12C1"/>
    <w:rsid w:val="006C1587"/>
    <w:rsid w:val="006C1799"/>
    <w:rsid w:val="006C2308"/>
    <w:rsid w:val="006C2E4F"/>
    <w:rsid w:val="006C3CC6"/>
    <w:rsid w:val="006C3D58"/>
    <w:rsid w:val="006C44BB"/>
    <w:rsid w:val="006C49F5"/>
    <w:rsid w:val="006C4CFB"/>
    <w:rsid w:val="006C5375"/>
    <w:rsid w:val="006C568D"/>
    <w:rsid w:val="006C56A8"/>
    <w:rsid w:val="006C57E6"/>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6F7F"/>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11"/>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3FEA"/>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4B1D"/>
    <w:rsid w:val="007253BE"/>
    <w:rsid w:val="00726CA0"/>
    <w:rsid w:val="00727160"/>
    <w:rsid w:val="007276DE"/>
    <w:rsid w:val="00727756"/>
    <w:rsid w:val="0073096F"/>
    <w:rsid w:val="00730BFC"/>
    <w:rsid w:val="007310A1"/>
    <w:rsid w:val="00734D42"/>
    <w:rsid w:val="00734E8F"/>
    <w:rsid w:val="00734FF6"/>
    <w:rsid w:val="007355B9"/>
    <w:rsid w:val="00736049"/>
    <w:rsid w:val="00736AD6"/>
    <w:rsid w:val="00737428"/>
    <w:rsid w:val="00737BEA"/>
    <w:rsid w:val="00737DB7"/>
    <w:rsid w:val="00741B04"/>
    <w:rsid w:val="0074275B"/>
    <w:rsid w:val="00742F9C"/>
    <w:rsid w:val="007430AA"/>
    <w:rsid w:val="007433C2"/>
    <w:rsid w:val="0074377D"/>
    <w:rsid w:val="00743A4A"/>
    <w:rsid w:val="007447AA"/>
    <w:rsid w:val="00745546"/>
    <w:rsid w:val="00745A71"/>
    <w:rsid w:val="00745D60"/>
    <w:rsid w:val="007469ED"/>
    <w:rsid w:val="00746A75"/>
    <w:rsid w:val="00746ABC"/>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DE9"/>
    <w:rsid w:val="00773ECF"/>
    <w:rsid w:val="00773FC8"/>
    <w:rsid w:val="0077524F"/>
    <w:rsid w:val="007755AD"/>
    <w:rsid w:val="00775C11"/>
    <w:rsid w:val="007761DB"/>
    <w:rsid w:val="00776C52"/>
    <w:rsid w:val="00780BC7"/>
    <w:rsid w:val="00781311"/>
    <w:rsid w:val="00782BA8"/>
    <w:rsid w:val="00782E62"/>
    <w:rsid w:val="00782F70"/>
    <w:rsid w:val="00784465"/>
    <w:rsid w:val="00784737"/>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5BC"/>
    <w:rsid w:val="00793952"/>
    <w:rsid w:val="00794733"/>
    <w:rsid w:val="00794D80"/>
    <w:rsid w:val="00795B3E"/>
    <w:rsid w:val="007962A0"/>
    <w:rsid w:val="007962E1"/>
    <w:rsid w:val="00796F3F"/>
    <w:rsid w:val="00797CDC"/>
    <w:rsid w:val="007A05E3"/>
    <w:rsid w:val="007A0D1D"/>
    <w:rsid w:val="007A19FF"/>
    <w:rsid w:val="007A1A77"/>
    <w:rsid w:val="007A2A3F"/>
    <w:rsid w:val="007A3250"/>
    <w:rsid w:val="007A3611"/>
    <w:rsid w:val="007A3DEC"/>
    <w:rsid w:val="007A3F0E"/>
    <w:rsid w:val="007A46A8"/>
    <w:rsid w:val="007A5419"/>
    <w:rsid w:val="007A55F9"/>
    <w:rsid w:val="007A57CF"/>
    <w:rsid w:val="007A6B7D"/>
    <w:rsid w:val="007A6E5C"/>
    <w:rsid w:val="007A7414"/>
    <w:rsid w:val="007A7CAB"/>
    <w:rsid w:val="007B0156"/>
    <w:rsid w:val="007B069D"/>
    <w:rsid w:val="007B0A27"/>
    <w:rsid w:val="007B0C90"/>
    <w:rsid w:val="007B0F18"/>
    <w:rsid w:val="007B255B"/>
    <w:rsid w:val="007B3972"/>
    <w:rsid w:val="007B39C3"/>
    <w:rsid w:val="007B4469"/>
    <w:rsid w:val="007B5F17"/>
    <w:rsid w:val="007B6382"/>
    <w:rsid w:val="007B75D2"/>
    <w:rsid w:val="007C04F1"/>
    <w:rsid w:val="007C0561"/>
    <w:rsid w:val="007C0653"/>
    <w:rsid w:val="007C0834"/>
    <w:rsid w:val="007C087F"/>
    <w:rsid w:val="007C0A0D"/>
    <w:rsid w:val="007C0F2D"/>
    <w:rsid w:val="007C3449"/>
    <w:rsid w:val="007C461C"/>
    <w:rsid w:val="007C46B8"/>
    <w:rsid w:val="007C4A58"/>
    <w:rsid w:val="007C552C"/>
    <w:rsid w:val="007C596E"/>
    <w:rsid w:val="007C5A2B"/>
    <w:rsid w:val="007C6B53"/>
    <w:rsid w:val="007C72AA"/>
    <w:rsid w:val="007C732B"/>
    <w:rsid w:val="007D03F7"/>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3AA"/>
    <w:rsid w:val="007E3CB9"/>
    <w:rsid w:val="007E3CC5"/>
    <w:rsid w:val="007E42C7"/>
    <w:rsid w:val="007E4D31"/>
    <w:rsid w:val="007E4D91"/>
    <w:rsid w:val="007E5318"/>
    <w:rsid w:val="007E5F0F"/>
    <w:rsid w:val="007E6FDA"/>
    <w:rsid w:val="007E744C"/>
    <w:rsid w:val="007F328B"/>
    <w:rsid w:val="007F3409"/>
    <w:rsid w:val="007F3492"/>
    <w:rsid w:val="007F501F"/>
    <w:rsid w:val="007F56B0"/>
    <w:rsid w:val="007F5F42"/>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68B9"/>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691B"/>
    <w:rsid w:val="0082745B"/>
    <w:rsid w:val="00830038"/>
    <w:rsid w:val="0083096E"/>
    <w:rsid w:val="00830B25"/>
    <w:rsid w:val="00830B6C"/>
    <w:rsid w:val="00830E9C"/>
    <w:rsid w:val="0083136C"/>
    <w:rsid w:val="00831DB8"/>
    <w:rsid w:val="00833071"/>
    <w:rsid w:val="00833563"/>
    <w:rsid w:val="00833F91"/>
    <w:rsid w:val="0083428F"/>
    <w:rsid w:val="00834DDB"/>
    <w:rsid w:val="0083526B"/>
    <w:rsid w:val="00835A8D"/>
    <w:rsid w:val="00835E79"/>
    <w:rsid w:val="00835EF6"/>
    <w:rsid w:val="00835EFD"/>
    <w:rsid w:val="008361AB"/>
    <w:rsid w:val="00836AD3"/>
    <w:rsid w:val="00837FA4"/>
    <w:rsid w:val="00840623"/>
    <w:rsid w:val="00842213"/>
    <w:rsid w:val="00843A00"/>
    <w:rsid w:val="00843ED3"/>
    <w:rsid w:val="00844146"/>
    <w:rsid w:val="0084500F"/>
    <w:rsid w:val="0084532F"/>
    <w:rsid w:val="008458E3"/>
    <w:rsid w:val="008459D8"/>
    <w:rsid w:val="00846650"/>
    <w:rsid w:val="00847303"/>
    <w:rsid w:val="00847894"/>
    <w:rsid w:val="008479A5"/>
    <w:rsid w:val="00850276"/>
    <w:rsid w:val="008506DD"/>
    <w:rsid w:val="00850819"/>
    <w:rsid w:val="00850C23"/>
    <w:rsid w:val="00851387"/>
    <w:rsid w:val="008518BA"/>
    <w:rsid w:val="008520CE"/>
    <w:rsid w:val="008524A8"/>
    <w:rsid w:val="00852828"/>
    <w:rsid w:val="00852EB6"/>
    <w:rsid w:val="00853C89"/>
    <w:rsid w:val="00853E55"/>
    <w:rsid w:val="0085418E"/>
    <w:rsid w:val="00854213"/>
    <w:rsid w:val="00855237"/>
    <w:rsid w:val="00855FD3"/>
    <w:rsid w:val="0085635A"/>
    <w:rsid w:val="00856C3D"/>
    <w:rsid w:val="00860174"/>
    <w:rsid w:val="008601FF"/>
    <w:rsid w:val="00860245"/>
    <w:rsid w:val="0086047A"/>
    <w:rsid w:val="0086067F"/>
    <w:rsid w:val="00860BD6"/>
    <w:rsid w:val="00861160"/>
    <w:rsid w:val="00861488"/>
    <w:rsid w:val="0086214A"/>
    <w:rsid w:val="008623AF"/>
    <w:rsid w:val="00862834"/>
    <w:rsid w:val="0086350C"/>
    <w:rsid w:val="008637C7"/>
    <w:rsid w:val="00863A8E"/>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236"/>
    <w:rsid w:val="008A06BB"/>
    <w:rsid w:val="008A1065"/>
    <w:rsid w:val="008A11AC"/>
    <w:rsid w:val="008A14B3"/>
    <w:rsid w:val="008A17DF"/>
    <w:rsid w:val="008A1CEB"/>
    <w:rsid w:val="008A1CFA"/>
    <w:rsid w:val="008A21B2"/>
    <w:rsid w:val="008A2CA7"/>
    <w:rsid w:val="008A3628"/>
    <w:rsid w:val="008A497E"/>
    <w:rsid w:val="008A4BE7"/>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11AF"/>
    <w:rsid w:val="008C3065"/>
    <w:rsid w:val="008C30B9"/>
    <w:rsid w:val="008C3927"/>
    <w:rsid w:val="008C3F53"/>
    <w:rsid w:val="008C465B"/>
    <w:rsid w:val="008C4DD3"/>
    <w:rsid w:val="008C56EA"/>
    <w:rsid w:val="008C5B4C"/>
    <w:rsid w:val="008C5C83"/>
    <w:rsid w:val="008C5DC8"/>
    <w:rsid w:val="008C6D1A"/>
    <w:rsid w:val="008C6FA0"/>
    <w:rsid w:val="008D06D5"/>
    <w:rsid w:val="008D17B9"/>
    <w:rsid w:val="008D2BB0"/>
    <w:rsid w:val="008D2D32"/>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5B99"/>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075D"/>
    <w:rsid w:val="00901528"/>
    <w:rsid w:val="00901A72"/>
    <w:rsid w:val="00901B26"/>
    <w:rsid w:val="00901F51"/>
    <w:rsid w:val="00902747"/>
    <w:rsid w:val="00902830"/>
    <w:rsid w:val="009042BA"/>
    <w:rsid w:val="009048A8"/>
    <w:rsid w:val="009069B6"/>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50A"/>
    <w:rsid w:val="00934934"/>
    <w:rsid w:val="009357CE"/>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1B7A"/>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679E3"/>
    <w:rsid w:val="009705B9"/>
    <w:rsid w:val="00970C38"/>
    <w:rsid w:val="009715FD"/>
    <w:rsid w:val="00971B1D"/>
    <w:rsid w:val="00972588"/>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70A"/>
    <w:rsid w:val="00985CE0"/>
    <w:rsid w:val="0098688B"/>
    <w:rsid w:val="00986A09"/>
    <w:rsid w:val="00986E9E"/>
    <w:rsid w:val="009878E0"/>
    <w:rsid w:val="00990B8F"/>
    <w:rsid w:val="00992196"/>
    <w:rsid w:val="0099251C"/>
    <w:rsid w:val="00992674"/>
    <w:rsid w:val="00992DF8"/>
    <w:rsid w:val="00993D4D"/>
    <w:rsid w:val="00994E11"/>
    <w:rsid w:val="009964C0"/>
    <w:rsid w:val="009966FB"/>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6A61"/>
    <w:rsid w:val="009A7A2D"/>
    <w:rsid w:val="009B0851"/>
    <w:rsid w:val="009B2222"/>
    <w:rsid w:val="009B2438"/>
    <w:rsid w:val="009B27C7"/>
    <w:rsid w:val="009B2D6D"/>
    <w:rsid w:val="009B4753"/>
    <w:rsid w:val="009B4E64"/>
    <w:rsid w:val="009B5277"/>
    <w:rsid w:val="009B548D"/>
    <w:rsid w:val="009B59F7"/>
    <w:rsid w:val="009B5D14"/>
    <w:rsid w:val="009B6365"/>
    <w:rsid w:val="009B749A"/>
    <w:rsid w:val="009B7C8B"/>
    <w:rsid w:val="009C00CB"/>
    <w:rsid w:val="009C056A"/>
    <w:rsid w:val="009C05C3"/>
    <w:rsid w:val="009C0860"/>
    <w:rsid w:val="009C0F24"/>
    <w:rsid w:val="009C1AFD"/>
    <w:rsid w:val="009C236A"/>
    <w:rsid w:val="009C2973"/>
    <w:rsid w:val="009C2D39"/>
    <w:rsid w:val="009C3095"/>
    <w:rsid w:val="009C368C"/>
    <w:rsid w:val="009C390E"/>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3C16"/>
    <w:rsid w:val="00A055D3"/>
    <w:rsid w:val="00A06D8F"/>
    <w:rsid w:val="00A07C2A"/>
    <w:rsid w:val="00A07EB6"/>
    <w:rsid w:val="00A105BC"/>
    <w:rsid w:val="00A10F57"/>
    <w:rsid w:val="00A118CF"/>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2BB6"/>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049D"/>
    <w:rsid w:val="00A41253"/>
    <w:rsid w:val="00A417CC"/>
    <w:rsid w:val="00A417F4"/>
    <w:rsid w:val="00A41B33"/>
    <w:rsid w:val="00A41C7E"/>
    <w:rsid w:val="00A43601"/>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3BDB"/>
    <w:rsid w:val="00A64283"/>
    <w:rsid w:val="00A64F51"/>
    <w:rsid w:val="00A65EA7"/>
    <w:rsid w:val="00A6736E"/>
    <w:rsid w:val="00A6787A"/>
    <w:rsid w:val="00A67CFC"/>
    <w:rsid w:val="00A70101"/>
    <w:rsid w:val="00A713F7"/>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B3D"/>
    <w:rsid w:val="00AA0F34"/>
    <w:rsid w:val="00AA1C2E"/>
    <w:rsid w:val="00AA409A"/>
    <w:rsid w:val="00AA457F"/>
    <w:rsid w:val="00AA4664"/>
    <w:rsid w:val="00AA5C2E"/>
    <w:rsid w:val="00AB0B6C"/>
    <w:rsid w:val="00AB1808"/>
    <w:rsid w:val="00AB183F"/>
    <w:rsid w:val="00AB3989"/>
    <w:rsid w:val="00AB5104"/>
    <w:rsid w:val="00AB68DB"/>
    <w:rsid w:val="00AB799E"/>
    <w:rsid w:val="00AB79DE"/>
    <w:rsid w:val="00AB7D62"/>
    <w:rsid w:val="00AB7DBA"/>
    <w:rsid w:val="00AB7F58"/>
    <w:rsid w:val="00AC0424"/>
    <w:rsid w:val="00AC0CB0"/>
    <w:rsid w:val="00AC0DA3"/>
    <w:rsid w:val="00AC1D93"/>
    <w:rsid w:val="00AC3758"/>
    <w:rsid w:val="00AC384C"/>
    <w:rsid w:val="00AC4923"/>
    <w:rsid w:val="00AC521C"/>
    <w:rsid w:val="00AC5A3E"/>
    <w:rsid w:val="00AC5EB6"/>
    <w:rsid w:val="00AC600A"/>
    <w:rsid w:val="00AC66FE"/>
    <w:rsid w:val="00AC6A9C"/>
    <w:rsid w:val="00AC6D6F"/>
    <w:rsid w:val="00AC703B"/>
    <w:rsid w:val="00AD0221"/>
    <w:rsid w:val="00AD07F0"/>
    <w:rsid w:val="00AD09D8"/>
    <w:rsid w:val="00AD20E4"/>
    <w:rsid w:val="00AD233C"/>
    <w:rsid w:val="00AD240D"/>
    <w:rsid w:val="00AD2EC3"/>
    <w:rsid w:val="00AD3CDB"/>
    <w:rsid w:val="00AD46FA"/>
    <w:rsid w:val="00AD5B63"/>
    <w:rsid w:val="00AD5E8D"/>
    <w:rsid w:val="00AD5ED2"/>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5701"/>
    <w:rsid w:val="00AF5FA9"/>
    <w:rsid w:val="00AF611F"/>
    <w:rsid w:val="00AF6276"/>
    <w:rsid w:val="00AF75C1"/>
    <w:rsid w:val="00AF795C"/>
    <w:rsid w:val="00AF79DF"/>
    <w:rsid w:val="00B0067F"/>
    <w:rsid w:val="00B00A12"/>
    <w:rsid w:val="00B00B6C"/>
    <w:rsid w:val="00B00BDC"/>
    <w:rsid w:val="00B00DDB"/>
    <w:rsid w:val="00B012F8"/>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4ECF"/>
    <w:rsid w:val="00B15720"/>
    <w:rsid w:val="00B168F2"/>
    <w:rsid w:val="00B16DA6"/>
    <w:rsid w:val="00B20721"/>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A20"/>
    <w:rsid w:val="00B27B79"/>
    <w:rsid w:val="00B30050"/>
    <w:rsid w:val="00B30783"/>
    <w:rsid w:val="00B31C06"/>
    <w:rsid w:val="00B31D28"/>
    <w:rsid w:val="00B31E82"/>
    <w:rsid w:val="00B32555"/>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47F81"/>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2AC"/>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385"/>
    <w:rsid w:val="00B734C7"/>
    <w:rsid w:val="00B746E0"/>
    <w:rsid w:val="00B74AEF"/>
    <w:rsid w:val="00B74C3A"/>
    <w:rsid w:val="00B75604"/>
    <w:rsid w:val="00B75A9F"/>
    <w:rsid w:val="00B75BB2"/>
    <w:rsid w:val="00B76892"/>
    <w:rsid w:val="00B76A8C"/>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1A8"/>
    <w:rsid w:val="00B966D7"/>
    <w:rsid w:val="00B9672D"/>
    <w:rsid w:val="00B9721F"/>
    <w:rsid w:val="00B978D5"/>
    <w:rsid w:val="00B97F81"/>
    <w:rsid w:val="00BA00F1"/>
    <w:rsid w:val="00BA0A1D"/>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142"/>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14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5742"/>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DFB"/>
    <w:rsid w:val="00C03F73"/>
    <w:rsid w:val="00C048C4"/>
    <w:rsid w:val="00C059FD"/>
    <w:rsid w:val="00C0648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2DD"/>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0BE9"/>
    <w:rsid w:val="00C4149A"/>
    <w:rsid w:val="00C414B5"/>
    <w:rsid w:val="00C416E1"/>
    <w:rsid w:val="00C41D80"/>
    <w:rsid w:val="00C42282"/>
    <w:rsid w:val="00C4258F"/>
    <w:rsid w:val="00C42C05"/>
    <w:rsid w:val="00C43651"/>
    <w:rsid w:val="00C4443F"/>
    <w:rsid w:val="00C45482"/>
    <w:rsid w:val="00C45A78"/>
    <w:rsid w:val="00C45CA1"/>
    <w:rsid w:val="00C463E5"/>
    <w:rsid w:val="00C46E11"/>
    <w:rsid w:val="00C472E8"/>
    <w:rsid w:val="00C47B35"/>
    <w:rsid w:val="00C47FA2"/>
    <w:rsid w:val="00C508FB"/>
    <w:rsid w:val="00C50AA6"/>
    <w:rsid w:val="00C50B3E"/>
    <w:rsid w:val="00C50CC0"/>
    <w:rsid w:val="00C50E4B"/>
    <w:rsid w:val="00C51343"/>
    <w:rsid w:val="00C51878"/>
    <w:rsid w:val="00C51F66"/>
    <w:rsid w:val="00C52A7E"/>
    <w:rsid w:val="00C539C6"/>
    <w:rsid w:val="00C53B45"/>
    <w:rsid w:val="00C54669"/>
    <w:rsid w:val="00C558BF"/>
    <w:rsid w:val="00C56A57"/>
    <w:rsid w:val="00C61260"/>
    <w:rsid w:val="00C61E7B"/>
    <w:rsid w:val="00C626FE"/>
    <w:rsid w:val="00C62C2F"/>
    <w:rsid w:val="00C64F8A"/>
    <w:rsid w:val="00C654D7"/>
    <w:rsid w:val="00C6692A"/>
    <w:rsid w:val="00C675AD"/>
    <w:rsid w:val="00C70D1D"/>
    <w:rsid w:val="00C7113E"/>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C21"/>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0EC5"/>
    <w:rsid w:val="00CA16BF"/>
    <w:rsid w:val="00CA32BC"/>
    <w:rsid w:val="00CA32CF"/>
    <w:rsid w:val="00CA3B85"/>
    <w:rsid w:val="00CA45E6"/>
    <w:rsid w:val="00CA53C0"/>
    <w:rsid w:val="00CA58C7"/>
    <w:rsid w:val="00CA5B43"/>
    <w:rsid w:val="00CA7AF9"/>
    <w:rsid w:val="00CB0022"/>
    <w:rsid w:val="00CB00E4"/>
    <w:rsid w:val="00CB0C4B"/>
    <w:rsid w:val="00CB0CF9"/>
    <w:rsid w:val="00CB0D23"/>
    <w:rsid w:val="00CB0E80"/>
    <w:rsid w:val="00CB131B"/>
    <w:rsid w:val="00CB15E2"/>
    <w:rsid w:val="00CB1795"/>
    <w:rsid w:val="00CB1DF5"/>
    <w:rsid w:val="00CB2307"/>
    <w:rsid w:val="00CB33AE"/>
    <w:rsid w:val="00CB3649"/>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C7C1C"/>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1EC2"/>
    <w:rsid w:val="00CE2039"/>
    <w:rsid w:val="00CE24A2"/>
    <w:rsid w:val="00CE267F"/>
    <w:rsid w:val="00CE295C"/>
    <w:rsid w:val="00CE3DC0"/>
    <w:rsid w:val="00CE4752"/>
    <w:rsid w:val="00CE5AE4"/>
    <w:rsid w:val="00CE5B52"/>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138"/>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34D5"/>
    <w:rsid w:val="00D24240"/>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5F9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18CF"/>
    <w:rsid w:val="00D523C8"/>
    <w:rsid w:val="00D5261D"/>
    <w:rsid w:val="00D5277E"/>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C6"/>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58"/>
    <w:rsid w:val="00D804A8"/>
    <w:rsid w:val="00D8098E"/>
    <w:rsid w:val="00D80C82"/>
    <w:rsid w:val="00D80DF0"/>
    <w:rsid w:val="00D8159C"/>
    <w:rsid w:val="00D81E03"/>
    <w:rsid w:val="00D82129"/>
    <w:rsid w:val="00D832A5"/>
    <w:rsid w:val="00D83551"/>
    <w:rsid w:val="00D83E31"/>
    <w:rsid w:val="00D83EAE"/>
    <w:rsid w:val="00D8457E"/>
    <w:rsid w:val="00D845A8"/>
    <w:rsid w:val="00D8515A"/>
    <w:rsid w:val="00D8519A"/>
    <w:rsid w:val="00D85458"/>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1E4C"/>
    <w:rsid w:val="00DA4C9A"/>
    <w:rsid w:val="00DA5335"/>
    <w:rsid w:val="00DA5399"/>
    <w:rsid w:val="00DA5F9D"/>
    <w:rsid w:val="00DA6326"/>
    <w:rsid w:val="00DA79FB"/>
    <w:rsid w:val="00DB10C0"/>
    <w:rsid w:val="00DB1244"/>
    <w:rsid w:val="00DB157B"/>
    <w:rsid w:val="00DB15AC"/>
    <w:rsid w:val="00DB1F30"/>
    <w:rsid w:val="00DB2128"/>
    <w:rsid w:val="00DB2566"/>
    <w:rsid w:val="00DB2B5D"/>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5C4"/>
    <w:rsid w:val="00DC4D20"/>
    <w:rsid w:val="00DC5B83"/>
    <w:rsid w:val="00DC63EB"/>
    <w:rsid w:val="00DC6C00"/>
    <w:rsid w:val="00DC7741"/>
    <w:rsid w:val="00DC79BF"/>
    <w:rsid w:val="00DD033A"/>
    <w:rsid w:val="00DD44D2"/>
    <w:rsid w:val="00DD4BB4"/>
    <w:rsid w:val="00DD525C"/>
    <w:rsid w:val="00DD6D92"/>
    <w:rsid w:val="00DD6DDE"/>
    <w:rsid w:val="00DD7725"/>
    <w:rsid w:val="00DD782F"/>
    <w:rsid w:val="00DE00B2"/>
    <w:rsid w:val="00DE0B95"/>
    <w:rsid w:val="00DE1970"/>
    <w:rsid w:val="00DE2C48"/>
    <w:rsid w:val="00DE2E09"/>
    <w:rsid w:val="00DE34FC"/>
    <w:rsid w:val="00DE3E9A"/>
    <w:rsid w:val="00DE4AB2"/>
    <w:rsid w:val="00DE556D"/>
    <w:rsid w:val="00DE5D32"/>
    <w:rsid w:val="00DE725D"/>
    <w:rsid w:val="00DE7CD6"/>
    <w:rsid w:val="00DE7FF5"/>
    <w:rsid w:val="00DF02FA"/>
    <w:rsid w:val="00DF1264"/>
    <w:rsid w:val="00DF2171"/>
    <w:rsid w:val="00DF2670"/>
    <w:rsid w:val="00DF279E"/>
    <w:rsid w:val="00DF30A5"/>
    <w:rsid w:val="00DF3518"/>
    <w:rsid w:val="00DF38A4"/>
    <w:rsid w:val="00DF4223"/>
    <w:rsid w:val="00DF4603"/>
    <w:rsid w:val="00DF4ED1"/>
    <w:rsid w:val="00DF50B6"/>
    <w:rsid w:val="00DF58AE"/>
    <w:rsid w:val="00DF73FE"/>
    <w:rsid w:val="00DF774D"/>
    <w:rsid w:val="00DF7777"/>
    <w:rsid w:val="00DF7EFB"/>
    <w:rsid w:val="00E0093B"/>
    <w:rsid w:val="00E00EDD"/>
    <w:rsid w:val="00E01336"/>
    <w:rsid w:val="00E019F0"/>
    <w:rsid w:val="00E01F15"/>
    <w:rsid w:val="00E02258"/>
    <w:rsid w:val="00E02A4F"/>
    <w:rsid w:val="00E034E1"/>
    <w:rsid w:val="00E0573A"/>
    <w:rsid w:val="00E06046"/>
    <w:rsid w:val="00E06062"/>
    <w:rsid w:val="00E06772"/>
    <w:rsid w:val="00E0685C"/>
    <w:rsid w:val="00E06C1E"/>
    <w:rsid w:val="00E06F28"/>
    <w:rsid w:val="00E06FBC"/>
    <w:rsid w:val="00E07023"/>
    <w:rsid w:val="00E07285"/>
    <w:rsid w:val="00E0783C"/>
    <w:rsid w:val="00E07843"/>
    <w:rsid w:val="00E10486"/>
    <w:rsid w:val="00E11BF9"/>
    <w:rsid w:val="00E11D93"/>
    <w:rsid w:val="00E12BA0"/>
    <w:rsid w:val="00E1369F"/>
    <w:rsid w:val="00E137C3"/>
    <w:rsid w:val="00E14116"/>
    <w:rsid w:val="00E14C15"/>
    <w:rsid w:val="00E14CF5"/>
    <w:rsid w:val="00E15100"/>
    <w:rsid w:val="00E15C3C"/>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6FDA"/>
    <w:rsid w:val="00E275DD"/>
    <w:rsid w:val="00E307E9"/>
    <w:rsid w:val="00E3158E"/>
    <w:rsid w:val="00E315A1"/>
    <w:rsid w:val="00E326E4"/>
    <w:rsid w:val="00E32A4C"/>
    <w:rsid w:val="00E332DE"/>
    <w:rsid w:val="00E33DC0"/>
    <w:rsid w:val="00E340C2"/>
    <w:rsid w:val="00E348B3"/>
    <w:rsid w:val="00E34EE6"/>
    <w:rsid w:val="00E35532"/>
    <w:rsid w:val="00E362BC"/>
    <w:rsid w:val="00E40865"/>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59"/>
    <w:rsid w:val="00E63BC4"/>
    <w:rsid w:val="00E64667"/>
    <w:rsid w:val="00E649E6"/>
    <w:rsid w:val="00E65959"/>
    <w:rsid w:val="00E65E26"/>
    <w:rsid w:val="00E6604C"/>
    <w:rsid w:val="00E66556"/>
    <w:rsid w:val="00E6734B"/>
    <w:rsid w:val="00E67BFE"/>
    <w:rsid w:val="00E70FB5"/>
    <w:rsid w:val="00E7188B"/>
    <w:rsid w:val="00E71949"/>
    <w:rsid w:val="00E723CB"/>
    <w:rsid w:val="00E723E6"/>
    <w:rsid w:val="00E729A1"/>
    <w:rsid w:val="00E73197"/>
    <w:rsid w:val="00E733BE"/>
    <w:rsid w:val="00E73511"/>
    <w:rsid w:val="00E73EDA"/>
    <w:rsid w:val="00E74174"/>
    <w:rsid w:val="00E74659"/>
    <w:rsid w:val="00E74EDB"/>
    <w:rsid w:val="00E750D2"/>
    <w:rsid w:val="00E75DA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2CA9"/>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0866"/>
    <w:rsid w:val="00EE0FB2"/>
    <w:rsid w:val="00EE1367"/>
    <w:rsid w:val="00EE1B88"/>
    <w:rsid w:val="00EE1E55"/>
    <w:rsid w:val="00EE21D9"/>
    <w:rsid w:val="00EE2379"/>
    <w:rsid w:val="00EE2C88"/>
    <w:rsid w:val="00EE6561"/>
    <w:rsid w:val="00EE66AD"/>
    <w:rsid w:val="00EE6A67"/>
    <w:rsid w:val="00EF03BF"/>
    <w:rsid w:val="00EF03C6"/>
    <w:rsid w:val="00EF0905"/>
    <w:rsid w:val="00EF1006"/>
    <w:rsid w:val="00EF145E"/>
    <w:rsid w:val="00EF17A4"/>
    <w:rsid w:val="00EF17F7"/>
    <w:rsid w:val="00EF1DD9"/>
    <w:rsid w:val="00EF20BF"/>
    <w:rsid w:val="00EF2442"/>
    <w:rsid w:val="00EF2E65"/>
    <w:rsid w:val="00EF30CD"/>
    <w:rsid w:val="00EF337A"/>
    <w:rsid w:val="00EF37A2"/>
    <w:rsid w:val="00EF4256"/>
    <w:rsid w:val="00EF4D46"/>
    <w:rsid w:val="00EF7739"/>
    <w:rsid w:val="00EF77BC"/>
    <w:rsid w:val="00EF79A8"/>
    <w:rsid w:val="00EF7BE0"/>
    <w:rsid w:val="00F0095F"/>
    <w:rsid w:val="00F00BBE"/>
    <w:rsid w:val="00F00C0A"/>
    <w:rsid w:val="00F01517"/>
    <w:rsid w:val="00F015B3"/>
    <w:rsid w:val="00F01801"/>
    <w:rsid w:val="00F02130"/>
    <w:rsid w:val="00F02702"/>
    <w:rsid w:val="00F02B50"/>
    <w:rsid w:val="00F03BC0"/>
    <w:rsid w:val="00F03EFA"/>
    <w:rsid w:val="00F043E1"/>
    <w:rsid w:val="00F04E5E"/>
    <w:rsid w:val="00F055DD"/>
    <w:rsid w:val="00F06601"/>
    <w:rsid w:val="00F066A6"/>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B28"/>
    <w:rsid w:val="00F33FB9"/>
    <w:rsid w:val="00F3415F"/>
    <w:rsid w:val="00F347C2"/>
    <w:rsid w:val="00F34D70"/>
    <w:rsid w:val="00F34DE3"/>
    <w:rsid w:val="00F35687"/>
    <w:rsid w:val="00F35920"/>
    <w:rsid w:val="00F35A56"/>
    <w:rsid w:val="00F36E48"/>
    <w:rsid w:val="00F36FDB"/>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1D20"/>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B6B"/>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39C5"/>
    <w:rsid w:val="00F86A91"/>
    <w:rsid w:val="00F86E69"/>
    <w:rsid w:val="00F87204"/>
    <w:rsid w:val="00F87B42"/>
    <w:rsid w:val="00F916F3"/>
    <w:rsid w:val="00F91727"/>
    <w:rsid w:val="00F9173B"/>
    <w:rsid w:val="00F91C02"/>
    <w:rsid w:val="00F91CF0"/>
    <w:rsid w:val="00F92FE1"/>
    <w:rsid w:val="00F93B00"/>
    <w:rsid w:val="00F93B2D"/>
    <w:rsid w:val="00F93B7E"/>
    <w:rsid w:val="00F93E80"/>
    <w:rsid w:val="00F949CE"/>
    <w:rsid w:val="00F95204"/>
    <w:rsid w:val="00F95AEE"/>
    <w:rsid w:val="00F9668E"/>
    <w:rsid w:val="00F96858"/>
    <w:rsid w:val="00F969EB"/>
    <w:rsid w:val="00F96C06"/>
    <w:rsid w:val="00FA131A"/>
    <w:rsid w:val="00FA292E"/>
    <w:rsid w:val="00FA2BA2"/>
    <w:rsid w:val="00FA2CF0"/>
    <w:rsid w:val="00FA2E8C"/>
    <w:rsid w:val="00FA3577"/>
    <w:rsid w:val="00FA3CD2"/>
    <w:rsid w:val="00FA40C5"/>
    <w:rsid w:val="00FA4323"/>
    <w:rsid w:val="00FA471A"/>
    <w:rsid w:val="00FA4AC2"/>
    <w:rsid w:val="00FA4DCF"/>
    <w:rsid w:val="00FA4E92"/>
    <w:rsid w:val="00FA53F9"/>
    <w:rsid w:val="00FA5C26"/>
    <w:rsid w:val="00FA6329"/>
    <w:rsid w:val="00FA7121"/>
    <w:rsid w:val="00FA74C1"/>
    <w:rsid w:val="00FB0D82"/>
    <w:rsid w:val="00FB0F0B"/>
    <w:rsid w:val="00FB0FB1"/>
    <w:rsid w:val="00FB12DB"/>
    <w:rsid w:val="00FB2BC7"/>
    <w:rsid w:val="00FB3A7C"/>
    <w:rsid w:val="00FB4CAB"/>
    <w:rsid w:val="00FB4D2D"/>
    <w:rsid w:val="00FB5188"/>
    <w:rsid w:val="00FB5AF9"/>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2D5"/>
    <w:rsid w:val="00FD07CF"/>
    <w:rsid w:val="00FD0ABA"/>
    <w:rsid w:val="00FD0FEF"/>
    <w:rsid w:val="00FD115A"/>
    <w:rsid w:val="00FD30AC"/>
    <w:rsid w:val="00FD334E"/>
    <w:rsid w:val="00FD3AAA"/>
    <w:rsid w:val="00FD4500"/>
    <w:rsid w:val="00FD4633"/>
    <w:rsid w:val="00FD464F"/>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982"/>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1C7"/>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5701"/>
    <w:pPr>
      <w:spacing w:line="360" w:lineRule="auto"/>
    </w:pPr>
    <w:rPr>
      <w:lang w:val="en-US"/>
    </w:rPr>
  </w:style>
  <w:style w:type="paragraph" w:styleId="berschrift1">
    <w:name w:val="heading 1"/>
    <w:basedOn w:val="Standard"/>
    <w:next w:val="Standard"/>
    <w:link w:val="berschrift1Zchn"/>
    <w:uiPriority w:val="9"/>
    <w:qFormat/>
    <w:pPr>
      <w:keepNext/>
      <w:keepLines/>
      <w:outlineLvl w:val="0"/>
    </w:pPr>
    <w:rPr>
      <w:sz w:val="36"/>
      <w:szCs w:val="36"/>
    </w:rPr>
  </w:style>
  <w:style w:type="paragraph" w:styleId="berschrift2">
    <w:name w:val="heading 2"/>
    <w:basedOn w:val="Standard"/>
    <w:next w:val="Standard"/>
    <w:link w:val="berschrift2Zchn"/>
    <w:uiPriority w:val="9"/>
    <w:unhideWhenUsed/>
    <w:qFormat/>
    <w:pPr>
      <w:keepNext/>
      <w:keepLines/>
      <w:outlineLvl w:val="1"/>
    </w:pPr>
    <w:rPr>
      <w:b/>
      <w:color w:val="666666"/>
      <w:sz w:val="32"/>
      <w:szCs w:val="32"/>
    </w:rPr>
  </w:style>
  <w:style w:type="paragraph" w:styleId="berschrift3">
    <w:name w:val="heading 3"/>
    <w:basedOn w:val="Standard"/>
    <w:next w:val="Standard"/>
    <w:link w:val="berschrift3Zchn"/>
    <w:uiPriority w:val="9"/>
    <w:unhideWhenUsed/>
    <w:qFormat/>
    <w:rsid w:val="00485364"/>
    <w:pPr>
      <w:keepNext/>
      <w:keepLines/>
      <w:outlineLvl w:val="2"/>
    </w:pPr>
    <w:rPr>
      <w:b/>
      <w:sz w:val="28"/>
      <w:szCs w:val="28"/>
    </w:rPr>
  </w:style>
  <w:style w:type="paragraph" w:styleId="berschrift4">
    <w:name w:val="heading 4"/>
    <w:basedOn w:val="Standard"/>
    <w:next w:val="Standard"/>
    <w:link w:val="berschrift4Zchn"/>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link w:val="berschrift5Zchn"/>
    <w:uiPriority w:val="9"/>
    <w:unhideWhenUsed/>
    <w:qFormat/>
    <w:pPr>
      <w:keepNext/>
      <w:keepLines/>
      <w:outlineLvl w:val="4"/>
    </w:pPr>
    <w:rPr>
      <w:b/>
      <w:color w:val="434343"/>
    </w:rPr>
  </w:style>
  <w:style w:type="paragraph" w:styleId="berschrift6">
    <w:name w:val="heading 6"/>
    <w:basedOn w:val="Standard"/>
    <w:next w:val="Standard"/>
    <w:link w:val="berschrift6Zchn"/>
    <w:uiPriority w:val="9"/>
    <w:semiHidden/>
    <w:unhideWhenUsed/>
    <w:qFormat/>
    <w:pPr>
      <w:keepNext/>
      <w:keepLines/>
      <w:spacing w:before="240" w:after="80"/>
      <w:outlineLvl w:val="5"/>
    </w:pPr>
    <w:rPr>
      <w:i/>
      <w:color w:val="666666"/>
      <w:sz w:val="22"/>
      <w:szCs w:val="22"/>
    </w:rPr>
  </w:style>
  <w:style w:type="paragraph" w:styleId="berschrift7">
    <w:name w:val="heading 7"/>
    <w:basedOn w:val="Standard"/>
    <w:next w:val="Textkrper"/>
    <w:link w:val="berschrift7Zchn"/>
    <w:uiPriority w:val="9"/>
    <w:semiHidden/>
    <w:unhideWhenUsed/>
    <w:qFormat/>
    <w:rsid w:val="007C0A0D"/>
    <w:pPr>
      <w:keepNext/>
      <w:keepLines/>
      <w:spacing w:before="40" w:after="0" w:line="240" w:lineRule="auto"/>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7C0A0D"/>
    <w:pPr>
      <w:keepNext/>
      <w:keepLines/>
      <w:spacing w:after="0" w:line="240" w:lineRule="auto"/>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7C0A0D"/>
    <w:pPr>
      <w:keepNext/>
      <w:keepLines/>
      <w:spacing w:after="0" w:line="240" w:lineRule="auto"/>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link w:val="UntertitelZchn"/>
    <w:uiPriority w:val="11"/>
    <w:qFormat/>
    <w:pPr>
      <w:keepNext/>
      <w:keepLines/>
      <w:spacing w:after="320"/>
    </w:pPr>
    <w:rPr>
      <w:rFonts w:ascii="Arial" w:hAnsi="Arial" w:cs="Arial"/>
      <w:color w:val="666666"/>
      <w:sz w:val="30"/>
      <w:szCs w:val="30"/>
    </w:rPr>
  </w:style>
  <w:style w:type="table" w:customStyle="1" w:styleId="24">
    <w:name w:val="24"/>
    <w:basedOn w:val="NormaleTabelle"/>
    <w:tblPr>
      <w:tblStyleRowBandSize w:val="1"/>
      <w:tblStyleColBandSize w:val="1"/>
      <w:tblCellMar>
        <w:top w:w="100" w:type="dxa"/>
        <w:left w:w="100" w:type="dxa"/>
        <w:bottom w:w="100" w:type="dxa"/>
        <w:right w:w="100" w:type="dxa"/>
      </w:tblCellMar>
    </w:tblPr>
  </w:style>
  <w:style w:type="table" w:customStyle="1" w:styleId="23">
    <w:name w:val="23"/>
    <w:basedOn w:val="NormaleTabelle"/>
    <w:tblPr>
      <w:tblStyleRowBandSize w:val="1"/>
      <w:tblStyleColBandSize w:val="1"/>
      <w:tblCellMar>
        <w:top w:w="100" w:type="dxa"/>
        <w:left w:w="100" w:type="dxa"/>
        <w:bottom w:w="100" w:type="dxa"/>
        <w:right w:w="100" w:type="dxa"/>
      </w:tblCellMar>
    </w:tblPr>
  </w:style>
  <w:style w:type="table" w:customStyle="1" w:styleId="22">
    <w:name w:val="22"/>
    <w:basedOn w:val="NormaleTabelle"/>
    <w:tblPr>
      <w:tblStyleRowBandSize w:val="1"/>
      <w:tblStyleColBandSize w:val="1"/>
      <w:tblCellMar>
        <w:top w:w="100" w:type="dxa"/>
        <w:left w:w="100" w:type="dxa"/>
        <w:bottom w:w="100" w:type="dxa"/>
        <w:right w:w="100" w:type="dxa"/>
      </w:tblCellMar>
    </w:tblPr>
  </w:style>
  <w:style w:type="table" w:customStyle="1" w:styleId="21">
    <w:name w:val="21"/>
    <w:basedOn w:val="NormaleTabelle"/>
    <w:tblPr>
      <w:tblStyleRowBandSize w:val="1"/>
      <w:tblStyleColBandSize w:val="1"/>
      <w:tblCellMar>
        <w:top w:w="100" w:type="dxa"/>
        <w:left w:w="100" w:type="dxa"/>
        <w:bottom w:w="100" w:type="dxa"/>
        <w:right w:w="100" w:type="dxa"/>
      </w:tblCellMar>
    </w:tblPr>
  </w:style>
  <w:style w:type="table" w:customStyle="1" w:styleId="20">
    <w:name w:val="20"/>
    <w:basedOn w:val="NormaleTabelle"/>
    <w:tblPr>
      <w:tblStyleRowBandSize w:val="1"/>
      <w:tblStyleColBandSize w:val="1"/>
      <w:tblCellMar>
        <w:top w:w="100" w:type="dxa"/>
        <w:left w:w="100" w:type="dxa"/>
        <w:bottom w:w="100" w:type="dxa"/>
        <w:right w:w="100" w:type="dxa"/>
      </w:tblCellMar>
    </w:tblPr>
  </w:style>
  <w:style w:type="table" w:customStyle="1" w:styleId="19">
    <w:name w:val="19"/>
    <w:basedOn w:val="NormaleTabelle"/>
    <w:tblPr>
      <w:tblStyleRowBandSize w:val="1"/>
      <w:tblStyleColBandSize w:val="1"/>
      <w:tblCellMar>
        <w:top w:w="100" w:type="dxa"/>
        <w:left w:w="100" w:type="dxa"/>
        <w:bottom w:w="100" w:type="dxa"/>
        <w:right w:w="100" w:type="dxa"/>
      </w:tblCellMar>
    </w:tblPr>
  </w:style>
  <w:style w:type="table" w:customStyle="1" w:styleId="18">
    <w:name w:val="18"/>
    <w:basedOn w:val="NormaleTabelle"/>
    <w:tblPr>
      <w:tblStyleRowBandSize w:val="1"/>
      <w:tblStyleColBandSize w:val="1"/>
      <w:tblCellMar>
        <w:top w:w="100" w:type="dxa"/>
        <w:left w:w="100" w:type="dxa"/>
        <w:bottom w:w="100" w:type="dxa"/>
        <w:right w:w="100" w:type="dxa"/>
      </w:tblCellMar>
    </w:tblPr>
  </w:style>
  <w:style w:type="table" w:customStyle="1" w:styleId="17">
    <w:name w:val="17"/>
    <w:basedOn w:val="NormaleTabelle"/>
    <w:tblPr>
      <w:tblStyleRowBandSize w:val="1"/>
      <w:tblStyleColBandSize w:val="1"/>
      <w:tblCellMar>
        <w:top w:w="100" w:type="dxa"/>
        <w:left w:w="100" w:type="dxa"/>
        <w:bottom w:w="100" w:type="dxa"/>
        <w:right w:w="100" w:type="dxa"/>
      </w:tblCellMar>
    </w:tblPr>
  </w:style>
  <w:style w:type="table" w:customStyle="1" w:styleId="16">
    <w:name w:val="16"/>
    <w:basedOn w:val="NormaleTabelle"/>
    <w:tblPr>
      <w:tblStyleRowBandSize w:val="1"/>
      <w:tblStyleColBandSize w:val="1"/>
      <w:tblCellMar>
        <w:top w:w="100" w:type="dxa"/>
        <w:left w:w="100" w:type="dxa"/>
        <w:bottom w:w="100" w:type="dxa"/>
        <w:right w:w="100" w:type="dxa"/>
      </w:tblCellMar>
    </w:tblPr>
  </w:style>
  <w:style w:type="table" w:customStyle="1" w:styleId="15">
    <w:name w:val="15"/>
    <w:basedOn w:val="NormaleTabelle"/>
    <w:rsid w:val="00C33A9B"/>
    <w:tblPr>
      <w:tblStyleRowBandSize w:val="1"/>
      <w:tblStyleColBandSize w:val="1"/>
      <w:tblCellMar>
        <w:top w:w="100" w:type="dxa"/>
        <w:left w:w="100" w:type="dxa"/>
        <w:bottom w:w="100" w:type="dxa"/>
        <w:right w:w="100" w:type="dxa"/>
      </w:tblCellMar>
    </w:tblPr>
  </w:style>
  <w:style w:type="table" w:customStyle="1" w:styleId="14">
    <w:name w:val="14"/>
    <w:basedOn w:val="NormaleTabelle"/>
    <w:tblPr>
      <w:tblStyleRowBandSize w:val="1"/>
      <w:tblStyleColBandSize w:val="1"/>
      <w:tblCellMar>
        <w:top w:w="100" w:type="dxa"/>
        <w:left w:w="100" w:type="dxa"/>
        <w:bottom w:w="100" w:type="dxa"/>
        <w:right w:w="100" w:type="dxa"/>
      </w:tblCellMar>
    </w:tblPr>
  </w:style>
  <w:style w:type="table" w:customStyle="1" w:styleId="13">
    <w:name w:val="13"/>
    <w:basedOn w:val="NormaleTabelle"/>
    <w:tblPr>
      <w:tblStyleRowBandSize w:val="1"/>
      <w:tblStyleColBandSize w:val="1"/>
      <w:tblCellMar>
        <w:top w:w="100" w:type="dxa"/>
        <w:left w:w="100" w:type="dxa"/>
        <w:bottom w:w="100" w:type="dxa"/>
        <w:right w:w="100" w:type="dxa"/>
      </w:tblCellMar>
    </w:tblPr>
  </w:style>
  <w:style w:type="table" w:customStyle="1" w:styleId="12">
    <w:name w:val="12"/>
    <w:basedOn w:val="NormaleTabelle"/>
    <w:tblPr>
      <w:tblStyleRowBandSize w:val="1"/>
      <w:tblStyleColBandSize w:val="1"/>
      <w:tblCellMar>
        <w:top w:w="100" w:type="dxa"/>
        <w:left w:w="100" w:type="dxa"/>
        <w:bottom w:w="100" w:type="dxa"/>
        <w:right w:w="100" w:type="dxa"/>
      </w:tblCellMar>
    </w:tblPr>
  </w:style>
  <w:style w:type="table" w:customStyle="1" w:styleId="11">
    <w:name w:val="11"/>
    <w:basedOn w:val="NormaleTabelle"/>
    <w:tblPr>
      <w:tblStyleRowBandSize w:val="1"/>
      <w:tblStyleColBandSize w:val="1"/>
      <w:tblCellMar>
        <w:top w:w="100" w:type="dxa"/>
        <w:left w:w="100" w:type="dxa"/>
        <w:bottom w:w="100" w:type="dxa"/>
        <w:right w:w="100" w:type="dxa"/>
      </w:tblCellMar>
    </w:tblPr>
  </w:style>
  <w:style w:type="table" w:customStyle="1" w:styleId="10">
    <w:name w:val="10"/>
    <w:basedOn w:val="NormaleTabelle"/>
    <w:tblPr>
      <w:tblStyleRowBandSize w:val="1"/>
      <w:tblStyleColBandSize w:val="1"/>
      <w:tblCellMar>
        <w:top w:w="100" w:type="dxa"/>
        <w:left w:w="100" w:type="dxa"/>
        <w:bottom w:w="100" w:type="dxa"/>
        <w:right w:w="100" w:type="dxa"/>
      </w:tblCellMar>
    </w:tblPr>
  </w:style>
  <w:style w:type="table" w:customStyle="1" w:styleId="9">
    <w:name w:val="9"/>
    <w:basedOn w:val="NormaleTabelle"/>
    <w:tblPr>
      <w:tblStyleRowBandSize w:val="1"/>
      <w:tblStyleColBandSize w:val="1"/>
      <w:tblCellMar>
        <w:top w:w="100" w:type="dxa"/>
        <w:left w:w="100" w:type="dxa"/>
        <w:bottom w:w="100" w:type="dxa"/>
        <w:right w:w="100" w:type="dxa"/>
      </w:tblCellMar>
    </w:tblPr>
  </w:style>
  <w:style w:type="table" w:customStyle="1" w:styleId="8">
    <w:name w:val="8"/>
    <w:basedOn w:val="NormaleTabelle"/>
    <w:tblPr>
      <w:tblStyleRowBandSize w:val="1"/>
      <w:tblStyleColBandSize w:val="1"/>
      <w:tblCellMar>
        <w:top w:w="100" w:type="dxa"/>
        <w:left w:w="100" w:type="dxa"/>
        <w:bottom w:w="100" w:type="dxa"/>
        <w:right w:w="100" w:type="dxa"/>
      </w:tblCellMar>
    </w:tblPr>
  </w:style>
  <w:style w:type="table" w:customStyle="1" w:styleId="7">
    <w:name w:val="7"/>
    <w:basedOn w:val="NormaleTabelle"/>
    <w:tblPr>
      <w:tblStyleRowBandSize w:val="1"/>
      <w:tblStyleColBandSize w:val="1"/>
      <w:tblCellMar>
        <w:top w:w="100" w:type="dxa"/>
        <w:left w:w="100" w:type="dxa"/>
        <w:bottom w:w="100" w:type="dxa"/>
        <w:right w:w="100" w:type="dxa"/>
      </w:tblCellMar>
    </w:tblPr>
  </w:style>
  <w:style w:type="table" w:customStyle="1" w:styleId="6">
    <w:name w:val="6"/>
    <w:basedOn w:val="NormaleTabelle"/>
    <w:tblPr>
      <w:tblStyleRowBandSize w:val="1"/>
      <w:tblStyleColBandSize w:val="1"/>
      <w:tblCellMar>
        <w:top w:w="100" w:type="dxa"/>
        <w:left w:w="100" w:type="dxa"/>
        <w:bottom w:w="100" w:type="dxa"/>
        <w:right w:w="100" w:type="dxa"/>
      </w:tblCellMar>
    </w:tblPr>
  </w:style>
  <w:style w:type="table" w:customStyle="1" w:styleId="5">
    <w:name w:val="5"/>
    <w:basedOn w:val="NormaleTabelle"/>
    <w:tblPr>
      <w:tblStyleRowBandSize w:val="1"/>
      <w:tblStyleColBandSize w:val="1"/>
      <w:tblCellMar>
        <w:top w:w="100" w:type="dxa"/>
        <w:left w:w="100" w:type="dxa"/>
        <w:bottom w:w="100" w:type="dxa"/>
        <w:right w:w="100" w:type="dxa"/>
      </w:tblCellMar>
    </w:tblPr>
  </w:style>
  <w:style w:type="table" w:customStyle="1" w:styleId="4">
    <w:name w:val="4"/>
    <w:basedOn w:val="NormaleTabelle"/>
    <w:tblPr>
      <w:tblStyleRowBandSize w:val="1"/>
      <w:tblStyleColBandSize w:val="1"/>
      <w:tblCellMar>
        <w:top w:w="100" w:type="dxa"/>
        <w:left w:w="100" w:type="dxa"/>
        <w:bottom w:w="100" w:type="dxa"/>
        <w:right w:w="100" w:type="dxa"/>
      </w:tblCellMar>
    </w:tblPr>
  </w:style>
  <w:style w:type="table" w:customStyle="1" w:styleId="3">
    <w:name w:val="3"/>
    <w:basedOn w:val="NormaleTabelle"/>
    <w:tblPr>
      <w:tblStyleRowBandSize w:val="1"/>
      <w:tblStyleColBandSize w:val="1"/>
      <w:tblCellMar>
        <w:top w:w="100" w:type="dxa"/>
        <w:left w:w="100" w:type="dxa"/>
        <w:bottom w:w="100" w:type="dxa"/>
        <w:right w:w="100" w:type="dxa"/>
      </w:tblCellMar>
    </w:tblPr>
  </w:style>
  <w:style w:type="table" w:customStyle="1" w:styleId="2">
    <w:name w:val="2"/>
    <w:basedOn w:val="NormaleTabelle"/>
    <w:tblPr>
      <w:tblStyleRowBandSize w:val="1"/>
      <w:tblStyleColBandSize w:val="1"/>
      <w:tblCellMar>
        <w:top w:w="100" w:type="dxa"/>
        <w:left w:w="100" w:type="dxa"/>
        <w:bottom w:w="100" w:type="dxa"/>
        <w:right w:w="100" w:type="dxa"/>
      </w:tblCellMar>
    </w:tblPr>
  </w:style>
  <w:style w:type="table" w:customStyle="1" w:styleId="1">
    <w:name w:val="1"/>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qFormat/>
    <w:rsid w:val="00C61260"/>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qFormat/>
    <w:rsid w:val="00C61260"/>
  </w:style>
  <w:style w:type="character" w:customStyle="1" w:styleId="TextkrperZchn">
    <w:name w:val="Textkörper Zchn"/>
    <w:basedOn w:val="Absatz-Standardschriftart"/>
    <w:link w:val="Textkrper"/>
    <w:uiPriority w:val="99"/>
    <w:rsid w:val="00132CBB"/>
    <w:rPr>
      <w:lang w:val="en-US"/>
    </w:rPr>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link w:val="BeschriftungZchn"/>
    <w:uiPriority w:val="35"/>
    <w:unhideWhenUsed/>
    <w:qFormat/>
    <w:rsid w:val="00C61260"/>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 w:type="character" w:customStyle="1" w:styleId="berschrift7Zchn">
    <w:name w:val="Überschrift 7 Zchn"/>
    <w:basedOn w:val="Absatz-Standardschriftart"/>
    <w:link w:val="berschrift7"/>
    <w:uiPriority w:val="9"/>
    <w:semiHidden/>
    <w:rsid w:val="007C0A0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7C0A0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7C0A0D"/>
    <w:rPr>
      <w:rFonts w:eastAsiaTheme="majorEastAsia" w:cstheme="majorBidi"/>
      <w:color w:val="272727" w:themeColor="text1" w:themeTint="D8"/>
      <w:lang w:val="en-US"/>
    </w:rPr>
  </w:style>
  <w:style w:type="character" w:customStyle="1" w:styleId="UntertitelZchn">
    <w:name w:val="Untertitel Zchn"/>
    <w:basedOn w:val="Absatz-Standardschriftart"/>
    <w:link w:val="Untertitel"/>
    <w:uiPriority w:val="11"/>
    <w:rsid w:val="007C0A0D"/>
    <w:rPr>
      <w:rFonts w:ascii="Arial" w:hAnsi="Arial" w:cs="Arial"/>
      <w:color w:val="666666"/>
      <w:sz w:val="30"/>
      <w:szCs w:val="30"/>
      <w:lang w:val="en-US"/>
    </w:rPr>
  </w:style>
  <w:style w:type="paragraph" w:customStyle="1" w:styleId="Author">
    <w:name w:val="Author"/>
    <w:basedOn w:val="Titel"/>
    <w:next w:val="Textkrper"/>
    <w:qFormat/>
    <w:rsid w:val="007C0A0D"/>
    <w:pPr>
      <w:spacing w:after="80" w:line="240" w:lineRule="auto"/>
      <w:contextualSpacing/>
      <w:jc w:val="center"/>
    </w:pPr>
    <w:rPr>
      <w:rFonts w:asciiTheme="majorHAnsi" w:eastAsiaTheme="majorEastAsia" w:hAnsiTheme="majorHAnsi" w:cstheme="majorBidi"/>
      <w:sz w:val="24"/>
      <w:szCs w:val="24"/>
    </w:rPr>
  </w:style>
  <w:style w:type="paragraph" w:styleId="Datum">
    <w:name w:val="Date"/>
    <w:basedOn w:val="Titel"/>
    <w:next w:val="Textkrper"/>
    <w:link w:val="DatumZchn"/>
    <w:qFormat/>
    <w:rsid w:val="007C0A0D"/>
    <w:pPr>
      <w:spacing w:after="80" w:line="240" w:lineRule="auto"/>
      <w:contextualSpacing/>
      <w:jc w:val="center"/>
    </w:pPr>
    <w:rPr>
      <w:rFonts w:asciiTheme="majorHAnsi" w:eastAsiaTheme="majorEastAsia" w:hAnsiTheme="majorHAnsi" w:cstheme="majorBidi"/>
      <w:sz w:val="24"/>
      <w:szCs w:val="24"/>
    </w:rPr>
  </w:style>
  <w:style w:type="character" w:customStyle="1" w:styleId="DatumZchn">
    <w:name w:val="Datum Zchn"/>
    <w:basedOn w:val="Absatz-Standardschriftart"/>
    <w:link w:val="Datum"/>
    <w:rsid w:val="007C0A0D"/>
    <w:rPr>
      <w:rFonts w:asciiTheme="majorHAnsi" w:eastAsiaTheme="majorEastAsia" w:hAnsiTheme="majorHAnsi" w:cstheme="majorBidi"/>
      <w:lang w:val="en-US"/>
    </w:rPr>
  </w:style>
  <w:style w:type="paragraph" w:customStyle="1" w:styleId="AbstractTitle">
    <w:name w:val="Abstract Title"/>
    <w:basedOn w:val="Standard"/>
    <w:next w:val="Abstract"/>
    <w:qFormat/>
    <w:rsid w:val="007C0A0D"/>
    <w:pPr>
      <w:keepNext/>
      <w:keepLines/>
      <w:spacing w:before="300" w:after="0" w:line="240" w:lineRule="auto"/>
      <w:jc w:val="center"/>
    </w:pPr>
    <w:rPr>
      <w:rFonts w:eastAsiaTheme="minorHAnsi" w:cstheme="minorBidi"/>
      <w:b/>
      <w:sz w:val="20"/>
      <w:szCs w:val="20"/>
    </w:rPr>
  </w:style>
  <w:style w:type="paragraph" w:customStyle="1" w:styleId="Abstract">
    <w:name w:val="Abstract"/>
    <w:basedOn w:val="Standard"/>
    <w:next w:val="Textkrper"/>
    <w:qFormat/>
    <w:rsid w:val="007C0A0D"/>
    <w:pPr>
      <w:keepNext/>
      <w:keepLines/>
      <w:spacing w:before="100" w:after="300" w:line="240" w:lineRule="auto"/>
    </w:pPr>
    <w:rPr>
      <w:rFonts w:eastAsiaTheme="minorHAnsi" w:cstheme="minorBidi"/>
      <w:sz w:val="20"/>
      <w:szCs w:val="20"/>
    </w:rPr>
  </w:style>
  <w:style w:type="character" w:customStyle="1" w:styleId="berschrift1Zchn">
    <w:name w:val="Überschrift 1 Zchn"/>
    <w:basedOn w:val="Absatz-Standardschriftart"/>
    <w:link w:val="berschrift1"/>
    <w:uiPriority w:val="9"/>
    <w:rsid w:val="007C0A0D"/>
    <w:rPr>
      <w:sz w:val="36"/>
      <w:szCs w:val="36"/>
      <w:lang w:val="en-US"/>
    </w:rPr>
  </w:style>
  <w:style w:type="character" w:customStyle="1" w:styleId="berschrift2Zchn">
    <w:name w:val="Überschrift 2 Zchn"/>
    <w:basedOn w:val="Absatz-Standardschriftart"/>
    <w:link w:val="berschrift2"/>
    <w:uiPriority w:val="9"/>
    <w:rsid w:val="007C0A0D"/>
    <w:rPr>
      <w:b/>
      <w:color w:val="666666"/>
      <w:sz w:val="32"/>
      <w:szCs w:val="32"/>
      <w:lang w:val="en-US"/>
    </w:rPr>
  </w:style>
  <w:style w:type="character" w:customStyle="1" w:styleId="berschrift3Zchn">
    <w:name w:val="Überschrift 3 Zchn"/>
    <w:basedOn w:val="Absatz-Standardschriftart"/>
    <w:link w:val="berschrift3"/>
    <w:uiPriority w:val="9"/>
    <w:rsid w:val="007C0A0D"/>
    <w:rPr>
      <w:b/>
      <w:sz w:val="28"/>
      <w:szCs w:val="28"/>
      <w:lang w:val="en-US"/>
    </w:rPr>
  </w:style>
  <w:style w:type="character" w:customStyle="1" w:styleId="berschrift4Zchn">
    <w:name w:val="Überschrift 4 Zchn"/>
    <w:basedOn w:val="Absatz-Standardschriftart"/>
    <w:link w:val="berschrift4"/>
    <w:uiPriority w:val="9"/>
    <w:rsid w:val="007C0A0D"/>
    <w:rPr>
      <w:rFonts w:ascii="Arial" w:hAnsi="Arial" w:cs="Arial"/>
      <w:b/>
      <w:color w:val="434343"/>
      <w:lang w:val="en-US"/>
    </w:rPr>
  </w:style>
  <w:style w:type="character" w:customStyle="1" w:styleId="berschrift5Zchn">
    <w:name w:val="Überschrift 5 Zchn"/>
    <w:basedOn w:val="Absatz-Standardschriftart"/>
    <w:link w:val="berschrift5"/>
    <w:uiPriority w:val="9"/>
    <w:rsid w:val="007C0A0D"/>
    <w:rPr>
      <w:b/>
      <w:color w:val="434343"/>
      <w:lang w:val="en-US"/>
    </w:rPr>
  </w:style>
  <w:style w:type="character" w:customStyle="1" w:styleId="berschrift6Zchn">
    <w:name w:val="Überschrift 6 Zchn"/>
    <w:basedOn w:val="Absatz-Standardschriftart"/>
    <w:link w:val="berschrift6"/>
    <w:uiPriority w:val="9"/>
    <w:semiHidden/>
    <w:rsid w:val="007C0A0D"/>
    <w:rPr>
      <w:i/>
      <w:color w:val="666666"/>
      <w:sz w:val="22"/>
      <w:szCs w:val="22"/>
      <w:lang w:val="en-US"/>
    </w:rPr>
  </w:style>
  <w:style w:type="paragraph" w:customStyle="1" w:styleId="FootnoteBlockText">
    <w:name w:val="Footnote Block Text"/>
    <w:basedOn w:val="Funotentext"/>
    <w:next w:val="Funotentext"/>
    <w:uiPriority w:val="9"/>
    <w:unhideWhenUsed/>
    <w:qFormat/>
    <w:rsid w:val="007C0A0D"/>
    <w:pPr>
      <w:spacing w:before="100" w:after="100" w:line="240" w:lineRule="auto"/>
      <w:ind w:left="480" w:right="480"/>
    </w:pPr>
  </w:style>
  <w:style w:type="paragraph" w:customStyle="1" w:styleId="DefinitionTerm">
    <w:name w:val="Definition Term"/>
    <w:basedOn w:val="Standard"/>
    <w:next w:val="Definition"/>
    <w:rsid w:val="007C0A0D"/>
    <w:pPr>
      <w:keepNext/>
      <w:keepLines/>
      <w:spacing w:after="0" w:line="240" w:lineRule="auto"/>
    </w:pPr>
    <w:rPr>
      <w:rFonts w:eastAsiaTheme="minorHAnsi" w:cstheme="minorBidi"/>
      <w:b/>
    </w:rPr>
  </w:style>
  <w:style w:type="paragraph" w:customStyle="1" w:styleId="Definition">
    <w:name w:val="Definition"/>
    <w:basedOn w:val="Standard"/>
    <w:rsid w:val="007C0A0D"/>
    <w:pPr>
      <w:spacing w:after="200" w:line="240" w:lineRule="auto"/>
    </w:pPr>
    <w:rPr>
      <w:rFonts w:eastAsiaTheme="minorHAnsi" w:cstheme="minorBidi"/>
    </w:rPr>
  </w:style>
  <w:style w:type="paragraph" w:customStyle="1" w:styleId="TableCaption">
    <w:name w:val="Table Caption"/>
    <w:basedOn w:val="Beschriftung"/>
    <w:rsid w:val="007C0A0D"/>
    <w:pPr>
      <w:keepNext/>
      <w:spacing w:after="120" w:line="240" w:lineRule="auto"/>
    </w:pPr>
    <w:rPr>
      <w:rFonts w:eastAsiaTheme="minorHAnsi" w:cstheme="minorBidi"/>
      <w:iCs w:val="0"/>
      <w:color w:val="auto"/>
      <w:sz w:val="24"/>
      <w:szCs w:val="24"/>
    </w:rPr>
  </w:style>
  <w:style w:type="paragraph" w:customStyle="1" w:styleId="Figure">
    <w:name w:val="Figure"/>
    <w:basedOn w:val="Standard"/>
    <w:rsid w:val="007C0A0D"/>
    <w:pPr>
      <w:spacing w:after="200" w:line="240" w:lineRule="auto"/>
    </w:pPr>
    <w:rPr>
      <w:rFonts w:eastAsiaTheme="minorHAnsi" w:cstheme="minorBidi"/>
    </w:rPr>
  </w:style>
  <w:style w:type="paragraph" w:customStyle="1" w:styleId="CaptionedFigure">
    <w:name w:val="Captioned Figure"/>
    <w:basedOn w:val="Figure"/>
    <w:rsid w:val="007C0A0D"/>
    <w:pPr>
      <w:keepNext/>
    </w:pPr>
  </w:style>
  <w:style w:type="character" w:customStyle="1" w:styleId="BeschriftungZchn">
    <w:name w:val="Beschriftung Zchn"/>
    <w:basedOn w:val="Absatz-Standardschriftart"/>
    <w:link w:val="Beschriftung"/>
    <w:uiPriority w:val="35"/>
    <w:rsid w:val="007C0A0D"/>
    <w:rPr>
      <w:i/>
      <w:iCs/>
      <w:color w:val="1F497D" w:themeColor="text2"/>
      <w:sz w:val="18"/>
      <w:szCs w:val="18"/>
      <w:lang w:val="en-US"/>
    </w:rPr>
  </w:style>
  <w:style w:type="character" w:customStyle="1" w:styleId="SectionNumber">
    <w:name w:val="Section Number"/>
    <w:basedOn w:val="BeschriftungZchn"/>
    <w:rsid w:val="007C0A0D"/>
    <w:rPr>
      <w:i/>
      <w:iCs/>
      <w:color w:val="1F497D" w:themeColor="text2"/>
      <w:sz w:val="18"/>
      <w:szCs w:val="18"/>
      <w:lang w:val="en-US"/>
    </w:rPr>
  </w:style>
  <w:style w:type="paragraph" w:styleId="Inhaltsverzeichnisberschrift">
    <w:name w:val="TOC Heading"/>
    <w:basedOn w:val="berschrift1"/>
    <w:next w:val="Textkrper"/>
    <w:uiPriority w:val="39"/>
    <w:unhideWhenUsed/>
    <w:qFormat/>
    <w:rsid w:val="007C0A0D"/>
    <w:pPr>
      <w:spacing w:before="240" w:after="80" w:line="259" w:lineRule="auto"/>
      <w:outlineLvl w:val="9"/>
    </w:pPr>
    <w:rPr>
      <w:rFonts w:asciiTheme="majorHAnsi" w:eastAsiaTheme="majorEastAsia" w:hAnsiTheme="majorHAnsi" w:cstheme="majorBidi"/>
      <w:color w:val="365F91" w:themeColor="accent1" w:themeShade="BF"/>
      <w:sz w:val="40"/>
      <w:szCs w:val="40"/>
    </w:rPr>
  </w:style>
  <w:style w:type="character" w:customStyle="1" w:styleId="KeywordTok">
    <w:name w:val="KeywordTok"/>
    <w:basedOn w:val="VerbatimChar"/>
    <w:rsid w:val="007C0A0D"/>
    <w:rPr>
      <w:rFonts w:ascii="Consolas" w:hAnsi="Consolas"/>
      <w:b/>
      <w:color w:val="003B4F"/>
      <w:sz w:val="22"/>
      <w:shd w:val="clear" w:color="auto" w:fill="F1F3F5"/>
    </w:rPr>
  </w:style>
  <w:style w:type="character" w:customStyle="1" w:styleId="DataTypeTok">
    <w:name w:val="DataTypeTok"/>
    <w:basedOn w:val="VerbatimChar"/>
    <w:rsid w:val="007C0A0D"/>
    <w:rPr>
      <w:rFonts w:ascii="Consolas" w:hAnsi="Consolas"/>
      <w:color w:val="AD0000"/>
      <w:sz w:val="22"/>
      <w:shd w:val="clear" w:color="auto" w:fill="F1F3F5"/>
    </w:rPr>
  </w:style>
  <w:style w:type="character" w:customStyle="1" w:styleId="BaseNTok">
    <w:name w:val="BaseNTok"/>
    <w:basedOn w:val="VerbatimChar"/>
    <w:rsid w:val="007C0A0D"/>
    <w:rPr>
      <w:rFonts w:ascii="Consolas" w:hAnsi="Consolas"/>
      <w:color w:val="AD0000"/>
      <w:sz w:val="22"/>
      <w:shd w:val="clear" w:color="auto" w:fill="F1F3F5"/>
    </w:rPr>
  </w:style>
  <w:style w:type="character" w:customStyle="1" w:styleId="CharTok">
    <w:name w:val="CharTok"/>
    <w:basedOn w:val="VerbatimChar"/>
    <w:rsid w:val="007C0A0D"/>
    <w:rPr>
      <w:rFonts w:ascii="Consolas" w:hAnsi="Consolas"/>
      <w:color w:val="20794D"/>
      <w:sz w:val="22"/>
      <w:shd w:val="clear" w:color="auto" w:fill="F1F3F5"/>
    </w:rPr>
  </w:style>
  <w:style w:type="character" w:customStyle="1" w:styleId="VerbatimStringTok">
    <w:name w:val="VerbatimStringTok"/>
    <w:basedOn w:val="VerbatimChar"/>
    <w:rsid w:val="007C0A0D"/>
    <w:rPr>
      <w:rFonts w:ascii="Consolas" w:hAnsi="Consolas"/>
      <w:color w:val="20794D"/>
      <w:sz w:val="22"/>
      <w:shd w:val="clear" w:color="auto" w:fill="F1F3F5"/>
    </w:rPr>
  </w:style>
  <w:style w:type="character" w:customStyle="1" w:styleId="SpecialStringTok">
    <w:name w:val="SpecialStringTok"/>
    <w:basedOn w:val="VerbatimChar"/>
    <w:rsid w:val="007C0A0D"/>
    <w:rPr>
      <w:rFonts w:ascii="Consolas" w:hAnsi="Consolas"/>
      <w:color w:val="20794D"/>
      <w:sz w:val="22"/>
      <w:shd w:val="clear" w:color="auto" w:fill="F1F3F5"/>
    </w:rPr>
  </w:style>
  <w:style w:type="character" w:customStyle="1" w:styleId="ImportTok">
    <w:name w:val="ImportTok"/>
    <w:basedOn w:val="VerbatimChar"/>
    <w:rsid w:val="007C0A0D"/>
    <w:rPr>
      <w:rFonts w:ascii="Consolas" w:hAnsi="Consolas"/>
      <w:color w:val="00769E"/>
      <w:sz w:val="22"/>
      <w:shd w:val="clear" w:color="auto" w:fill="F1F3F5"/>
    </w:rPr>
  </w:style>
  <w:style w:type="character" w:customStyle="1" w:styleId="DocumentationTok">
    <w:name w:val="DocumentationTok"/>
    <w:basedOn w:val="VerbatimChar"/>
    <w:rsid w:val="007C0A0D"/>
    <w:rPr>
      <w:rFonts w:ascii="Consolas" w:hAnsi="Consolas"/>
      <w:i/>
      <w:color w:val="5E5E5E"/>
      <w:sz w:val="22"/>
      <w:shd w:val="clear" w:color="auto" w:fill="F1F3F5"/>
    </w:rPr>
  </w:style>
  <w:style w:type="character" w:customStyle="1" w:styleId="AnnotationTok">
    <w:name w:val="AnnotationTok"/>
    <w:basedOn w:val="VerbatimChar"/>
    <w:rsid w:val="007C0A0D"/>
    <w:rPr>
      <w:rFonts w:ascii="Consolas" w:hAnsi="Consolas"/>
      <w:color w:val="5E5E5E"/>
      <w:sz w:val="22"/>
      <w:shd w:val="clear" w:color="auto" w:fill="F1F3F5"/>
    </w:rPr>
  </w:style>
  <w:style w:type="character" w:customStyle="1" w:styleId="CommentVarTok">
    <w:name w:val="CommentVarTok"/>
    <w:basedOn w:val="VerbatimChar"/>
    <w:rsid w:val="007C0A0D"/>
    <w:rPr>
      <w:rFonts w:ascii="Consolas" w:hAnsi="Consolas"/>
      <w:i/>
      <w:color w:val="5E5E5E"/>
      <w:sz w:val="22"/>
      <w:shd w:val="clear" w:color="auto" w:fill="F1F3F5"/>
    </w:rPr>
  </w:style>
  <w:style w:type="character" w:customStyle="1" w:styleId="VariableTok">
    <w:name w:val="VariableTok"/>
    <w:basedOn w:val="VerbatimChar"/>
    <w:rsid w:val="007C0A0D"/>
    <w:rPr>
      <w:rFonts w:ascii="Consolas" w:hAnsi="Consolas"/>
      <w:color w:val="111111"/>
      <w:sz w:val="22"/>
      <w:shd w:val="clear" w:color="auto" w:fill="F1F3F5"/>
    </w:rPr>
  </w:style>
  <w:style w:type="character" w:customStyle="1" w:styleId="OperatorTok">
    <w:name w:val="OperatorTok"/>
    <w:basedOn w:val="VerbatimChar"/>
    <w:rsid w:val="007C0A0D"/>
    <w:rPr>
      <w:rFonts w:ascii="Consolas" w:hAnsi="Consolas"/>
      <w:color w:val="5E5E5E"/>
      <w:sz w:val="22"/>
      <w:shd w:val="clear" w:color="auto" w:fill="F1F3F5"/>
    </w:rPr>
  </w:style>
  <w:style w:type="character" w:customStyle="1" w:styleId="BuiltInTok">
    <w:name w:val="BuiltInTok"/>
    <w:basedOn w:val="VerbatimChar"/>
    <w:rsid w:val="007C0A0D"/>
    <w:rPr>
      <w:rFonts w:ascii="Consolas" w:hAnsi="Consolas"/>
      <w:color w:val="003B4F"/>
      <w:sz w:val="22"/>
      <w:shd w:val="clear" w:color="auto" w:fill="F1F3F5"/>
    </w:rPr>
  </w:style>
  <w:style w:type="character" w:customStyle="1" w:styleId="ExtensionTok">
    <w:name w:val="ExtensionTok"/>
    <w:basedOn w:val="VerbatimChar"/>
    <w:rsid w:val="007C0A0D"/>
    <w:rPr>
      <w:rFonts w:ascii="Consolas" w:hAnsi="Consolas"/>
      <w:color w:val="003B4F"/>
      <w:sz w:val="22"/>
      <w:shd w:val="clear" w:color="auto" w:fill="F1F3F5"/>
    </w:rPr>
  </w:style>
  <w:style w:type="character" w:customStyle="1" w:styleId="PreprocessorTok">
    <w:name w:val="PreprocessorTok"/>
    <w:basedOn w:val="VerbatimChar"/>
    <w:rsid w:val="007C0A0D"/>
    <w:rPr>
      <w:rFonts w:ascii="Consolas" w:hAnsi="Consolas"/>
      <w:color w:val="AD0000"/>
      <w:sz w:val="22"/>
      <w:shd w:val="clear" w:color="auto" w:fill="F1F3F5"/>
    </w:rPr>
  </w:style>
  <w:style w:type="character" w:customStyle="1" w:styleId="RegionMarkerTok">
    <w:name w:val="RegionMarkerTok"/>
    <w:basedOn w:val="VerbatimChar"/>
    <w:rsid w:val="007C0A0D"/>
    <w:rPr>
      <w:rFonts w:ascii="Consolas" w:hAnsi="Consolas"/>
      <w:color w:val="003B4F"/>
      <w:sz w:val="22"/>
      <w:shd w:val="clear" w:color="auto" w:fill="F1F3F5"/>
    </w:rPr>
  </w:style>
  <w:style w:type="character" w:customStyle="1" w:styleId="InformationTok">
    <w:name w:val="InformationTok"/>
    <w:basedOn w:val="VerbatimChar"/>
    <w:rsid w:val="007C0A0D"/>
    <w:rPr>
      <w:rFonts w:ascii="Consolas" w:hAnsi="Consolas"/>
      <w:color w:val="5E5E5E"/>
      <w:sz w:val="22"/>
      <w:shd w:val="clear" w:color="auto" w:fill="F1F3F5"/>
    </w:rPr>
  </w:style>
  <w:style w:type="character" w:customStyle="1" w:styleId="WarningTok">
    <w:name w:val="WarningTok"/>
    <w:basedOn w:val="VerbatimChar"/>
    <w:rsid w:val="007C0A0D"/>
    <w:rPr>
      <w:rFonts w:ascii="Consolas" w:hAnsi="Consolas"/>
      <w:i/>
      <w:color w:val="5E5E5E"/>
      <w:sz w:val="22"/>
      <w:shd w:val="clear" w:color="auto" w:fill="F1F3F5"/>
    </w:rPr>
  </w:style>
  <w:style w:type="character" w:customStyle="1" w:styleId="AlertTok">
    <w:name w:val="AlertTok"/>
    <w:basedOn w:val="VerbatimChar"/>
    <w:rsid w:val="007C0A0D"/>
    <w:rPr>
      <w:rFonts w:ascii="Consolas" w:hAnsi="Consolas"/>
      <w:color w:val="AD0000"/>
      <w:sz w:val="22"/>
      <w:shd w:val="clear" w:color="auto" w:fill="F1F3F5"/>
    </w:rPr>
  </w:style>
  <w:style w:type="character" w:customStyle="1" w:styleId="ErrorTok">
    <w:name w:val="ErrorTok"/>
    <w:basedOn w:val="VerbatimChar"/>
    <w:rsid w:val="007C0A0D"/>
    <w:rPr>
      <w:rFonts w:ascii="Consolas" w:hAnsi="Consolas"/>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durations.html" TargetMode="External"/><Relationship Id="rId21" Type="http://schemas.openxmlformats.org/officeDocument/2006/relationships/hyperlink" Target="https://tscnlab.github.io/LightLogR/reference/extract_clusters.html" TargetMode="External"/><Relationship Id="rId42" Type="http://schemas.openxmlformats.org/officeDocument/2006/relationships/image" Target="media/image3.png"/><Relationship Id="rId47" Type="http://schemas.openxmlformats.org/officeDocument/2006/relationships/image" Target="media/image4.png"/><Relationship Id="rId63" Type="http://schemas.openxmlformats.org/officeDocument/2006/relationships/hyperlink" Target="https://tscnlab.github.io/LightLogR/reference/log_zero_inflated.html" TargetMode="External"/><Relationship Id="rId68" Type="http://schemas.openxmlformats.org/officeDocument/2006/relationships/hyperlink" Target="https://tscnlab.github.io/LightLogR/reference/duration_above_threshold.html" TargetMode="External"/><Relationship Id="rId84" Type="http://schemas.openxmlformats.org/officeDocument/2006/relationships/hyperlink" Target="https://doi.org/10.1364/OE.431373" TargetMode="External"/><Relationship Id="rId89" Type="http://schemas.openxmlformats.org/officeDocument/2006/relationships/hyperlink" Target="https://doi.org/10.1101/2024.09.20.614212" TargetMode="External"/><Relationship Id="rId16" Type="http://schemas.openxmlformats.org/officeDocument/2006/relationships/hyperlink" Target="https://tscnlab.github.io/LightLogR/reference/durations.html" TargetMode="External"/><Relationship Id="rId107" Type="http://schemas.microsoft.com/office/2011/relationships/people" Target="people.xml"/><Relationship Id="rId11" Type="http://schemas.openxmlformats.org/officeDocument/2006/relationships/hyperlink" Target="https://doi.org/10.17617/6xca-cg59" TargetMode="External"/><Relationship Id="rId32" Type="http://schemas.openxmlformats.org/officeDocument/2006/relationships/hyperlink" Target="https://tscnlab.github.io/LightLogR/reference/spectral_integration.html" TargetMode="External"/><Relationship Id="rId37" Type="http://schemas.openxmlformats.org/officeDocument/2006/relationships/hyperlink" Target="https://tscnlab.github.io/LightLogR/reference/photoperiod.html" TargetMode="External"/><Relationship Id="rId53" Type="http://schemas.openxmlformats.org/officeDocument/2006/relationships/image" Target="media/image9.png"/><Relationship Id="rId58" Type="http://schemas.openxmlformats.org/officeDocument/2006/relationships/image" Target="media/image14.png"/><Relationship Id="rId74" Type="http://schemas.openxmlformats.org/officeDocument/2006/relationships/hyperlink" Target="https://doi.org/10.1111/opo.12735" TargetMode="External"/><Relationship Id="rId79" Type="http://schemas.openxmlformats.org/officeDocument/2006/relationships/hyperlink" Target="https://doi.org/10.1007/s00417-024-06719-z" TargetMode="External"/><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hyperlink" Target="http://dx.doi.org/10.1101/2025.11.10.687567" TargetMode="External"/><Relationship Id="rId95" Type="http://schemas.openxmlformats.org/officeDocument/2006/relationships/hyperlink" Target="https://doi.org/10.1167/tvst.8.6.15" TargetMode="External"/><Relationship Id="rId22" Type="http://schemas.openxmlformats.org/officeDocument/2006/relationships/hyperlink" Target="https://tscnlab.github.io/LightLogR/reference/extract_metric.html" TargetMode="External"/><Relationship Id="rId27" Type="http://schemas.openxmlformats.org/officeDocument/2006/relationships/hyperlink" Target="https://tscnlab.github.io/LightLogR/reference/extract_states.html" TargetMode="External"/><Relationship Id="rId43" Type="http://schemas.openxmlformats.org/officeDocument/2006/relationships/hyperlink" Target="https://tscnlab.github.io/LightLogR/reference/import_adjustment.html" TargetMode="External"/><Relationship Id="rId48" Type="http://schemas.openxmlformats.org/officeDocument/2006/relationships/image" Target="media/image5.emf"/><Relationship Id="rId64" Type="http://schemas.openxmlformats.org/officeDocument/2006/relationships/image" Target="media/image17.png"/><Relationship Id="rId69" Type="http://schemas.openxmlformats.org/officeDocument/2006/relationships/hyperlink" Target="https://tscnlab.github.io/LightLogR/reference/join_datasets.html" TargetMode="External"/><Relationship Id="rId80" Type="http://schemas.openxmlformats.org/officeDocument/2006/relationships/hyperlink" Target="https://doi.org/10.1167/tvst.13.10.28" TargetMode="External"/><Relationship Id="rId85" Type="http://schemas.openxmlformats.org/officeDocument/2006/relationships/hyperlink" Target="https://doi.org/10.5281/zenodo.17513996" TargetMode="External"/><Relationship Id="rId12" Type="http://schemas.openxmlformats.org/officeDocument/2006/relationships/hyperlink" Target="https://tscnlab.github.io/ZaunerEtAl_JVis_2026/supplement.html" TargetMode="External"/><Relationship Id="rId17" Type="http://schemas.openxmlformats.org/officeDocument/2006/relationships/hyperlink" Target="https://tscnlab.github.io/LightLogR/reference/durations.html" TargetMode="External"/><Relationship Id="rId33" Type="http://schemas.openxmlformats.org/officeDocument/2006/relationships/hyperlink" Target="https://tscnlab.github.io/LightLogR/reference/summarize_numeric.html" TargetMode="External"/><Relationship Id="rId38" Type="http://schemas.openxmlformats.org/officeDocument/2006/relationships/hyperlink" Target="https://tscnlab.github.io/LightLogR/reference/summarize_numeric.html" TargetMode="External"/><Relationship Id="rId59" Type="http://schemas.openxmlformats.org/officeDocument/2006/relationships/image" Target="media/image15.png"/><Relationship Id="rId103" Type="http://schemas.openxmlformats.org/officeDocument/2006/relationships/footer" Target="footer2.xml"/><Relationship Id="rId108" Type="http://schemas.openxmlformats.org/officeDocument/2006/relationships/theme" Target="theme/theme1.xml"/><Relationship Id="rId54" Type="http://schemas.openxmlformats.org/officeDocument/2006/relationships/image" Target="media/image10.png"/><Relationship Id="rId70" Type="http://schemas.openxmlformats.org/officeDocument/2006/relationships/hyperlink" Target="https://tscnlab.github.io/ZaunerEtAl_JVis_2026/supplement.html" TargetMode="External"/><Relationship Id="rId75" Type="http://schemas.openxmlformats.org/officeDocument/2006/relationships/hyperlink" Target="https://doi.org/10.1038/s44271-024-00159-5" TargetMode="External"/><Relationship Id="rId91" Type="http://schemas.openxmlformats.org/officeDocument/2006/relationships/hyperlink" Target="https://doi.org/10.1016/j.buildenv.2025.112771" TargetMode="External"/><Relationship Id="rId96" Type="http://schemas.openxmlformats.org/officeDocument/2006/relationships/hyperlink" Target="https://doi.org/10.1177/0748730425133662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scnlab.github.io/ZaunerEtAl_JVis_2026/" TargetMode="External"/><Relationship Id="rId23" Type="http://schemas.openxmlformats.org/officeDocument/2006/relationships/hyperlink" Target="https://tscnlab.github.io/LightLogR/reference/summarize_numeric.html" TargetMode="External"/><Relationship Id="rId28" Type="http://schemas.openxmlformats.org/officeDocument/2006/relationships/hyperlink" Target="https://tscnlab.github.io/LightLogR/reference/summarize_numeric.html" TargetMode="External"/><Relationship Id="rId36" Type="http://schemas.openxmlformats.org/officeDocument/2006/relationships/hyperlink" Target="https://tscnlab.github.io/LightLogR/reference/cut_Datetime.html" TargetMode="External"/><Relationship Id="rId49" Type="http://schemas.openxmlformats.org/officeDocument/2006/relationships/image" Target="media/image6.png"/><Relationship Id="rId57" Type="http://schemas.openxmlformats.org/officeDocument/2006/relationships/image" Target="media/image13.png"/><Relationship Id="rId106"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hyperlink" Target="https://tscnlab.github.io/LightLogR/reference/summarize_numeric.html" TargetMode="External"/><Relationship Id="rId44" Type="http://schemas.openxmlformats.org/officeDocument/2006/relationships/hyperlink" Target="https://tscnlab.github.io/LightLogR/articles/Import.html" TargetMode="External"/><Relationship Id="rId52" Type="http://schemas.openxmlformats.org/officeDocument/2006/relationships/image" Target="media/image8.png"/><Relationship Id="rId60" Type="http://schemas.openxmlformats.org/officeDocument/2006/relationships/image" Target="media/image16.png"/><Relationship Id="rId65" Type="http://schemas.openxmlformats.org/officeDocument/2006/relationships/image" Target="media/image18.png"/><Relationship Id="rId73" Type="http://schemas.openxmlformats.org/officeDocument/2006/relationships/hyperlink" Target="https://tscnlab.github.io/ZaunerEtAl_JVis_2026/supplement.html" TargetMode="External"/><Relationship Id="rId78" Type="http://schemas.openxmlformats.org/officeDocument/2006/relationships/hyperlink" Target="https://doi.org/10.25039/S026.2018" TargetMode="External"/><Relationship Id="rId81" Type="http://schemas.openxmlformats.org/officeDocument/2006/relationships/hyperlink" Target="https://doi.org/10.1177/14771535231170500" TargetMode="External"/><Relationship Id="rId86" Type="http://schemas.openxmlformats.org/officeDocument/2006/relationships/hyperlink" Target="https://doi.org/10.1152/ajpregu.1983.245.4.R613" TargetMode="External"/><Relationship Id="rId94" Type="http://schemas.openxmlformats.org/officeDocument/2006/relationships/hyperlink" Target="https://doi.org/10.1111/aos.14785" TargetMode="External"/><Relationship Id="rId99" Type="http://schemas.openxmlformats.org/officeDocument/2006/relationships/hyperlink" Target="https://doi.org/10.1371/journal.pone.0308768" TargetMode="External"/><Relationship Id="rId10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tscnlab/ZaunerEtAl_JVis_2025" TargetMode="External"/><Relationship Id="rId13" Type="http://schemas.openxmlformats.org/officeDocument/2006/relationships/hyperlink" Target="https://tscnlab.github.io/ZaunerEtAl_JVis_2026/supplement.html" TargetMode="External"/><Relationship Id="rId18" Type="http://schemas.openxmlformats.org/officeDocument/2006/relationships/hyperlink" Target="https://tscnlab.github.io/LightLogR/reference/durations.html" TargetMode="External"/><Relationship Id="rId39" Type="http://schemas.openxmlformats.org/officeDocument/2006/relationships/hyperlink" Target="https://tscnlab.github.io/ZaunerEtAl_JVis_2026/supplement.html" TargetMode="External"/><Relationship Id="rId109" Type="http://schemas.microsoft.com/office/2020/10/relationships/intelligence" Target="intelligence2.xml"/><Relationship Id="rId34" Type="http://schemas.openxmlformats.org/officeDocument/2006/relationships/hyperlink" Target="https://tscnlab.github.io/LightLogR/reference/spectral_integration.html" TargetMode="External"/><Relationship Id="rId50" Type="http://schemas.openxmlformats.org/officeDocument/2006/relationships/image" Target="media/image7.png"/><Relationship Id="rId55" Type="http://schemas.openxmlformats.org/officeDocument/2006/relationships/image" Target="media/image11.png"/><Relationship Id="rId76" Type="http://schemas.openxmlformats.org/officeDocument/2006/relationships/hyperlink" Target="https://doi.org/10.1007/s11818-019-00215-x" TargetMode="External"/><Relationship Id="rId97" Type="http://schemas.openxmlformats.org/officeDocument/2006/relationships/hyperlink" Target="https://doi.org/10.21105/joss.07601" TargetMode="External"/><Relationship Id="rId104"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tscnlab.github.io/LightLogR/reference/spectral_integration.html" TargetMode="External"/><Relationship Id="rId92" Type="http://schemas.openxmlformats.org/officeDocument/2006/relationships/hyperlink" Target="https://doi.org/10.1016/j.cobeha.2019.06.006" TargetMode="External"/><Relationship Id="rId2" Type="http://schemas.openxmlformats.org/officeDocument/2006/relationships/numbering" Target="numbering.xml"/><Relationship Id="rId29" Type="http://schemas.openxmlformats.org/officeDocument/2006/relationships/hyperlink" Target="https://tscnlab.github.io/LightLogR/reference/period_above_threshold.html" TargetMode="External"/><Relationship Id="rId24" Type="http://schemas.openxmlformats.org/officeDocument/2006/relationships/hyperlink" Target="https://tscnlab.github.io/LightLogR/reference/extract_clusters.html" TargetMode="External"/><Relationship Id="rId40" Type="http://schemas.openxmlformats.org/officeDocument/2006/relationships/hyperlink" Target="http://localhost:6810/" TargetMode="External"/><Relationship Id="rId45" Type="http://schemas.openxmlformats.org/officeDocument/2006/relationships/hyperlink" Target="https://tscnlab.github.io/ZaunerEtAl_JVis_2026/supplement.html" TargetMode="External"/><Relationship Id="rId66" Type="http://schemas.openxmlformats.org/officeDocument/2006/relationships/hyperlink" Target="https://tscnlab.github.io/LightLogR/articles/Metrics.html" TargetMode="External"/><Relationship Id="rId87" Type="http://schemas.openxmlformats.org/officeDocument/2006/relationships/hyperlink" Target="https://doi.org/10.1038/s44323-025-00056-y" TargetMode="External"/><Relationship Id="rId61" Type="http://schemas.openxmlformats.org/officeDocument/2006/relationships/hyperlink" Target="https://tscnlab.github.io/LightLogR/articles/log.html" TargetMode="External"/><Relationship Id="rId82" Type="http://schemas.openxmlformats.org/officeDocument/2006/relationships/hyperlink" Target="https://doi.org/10.1177/14771535221103258" TargetMode="External"/><Relationship Id="rId19" Type="http://schemas.openxmlformats.org/officeDocument/2006/relationships/hyperlink" Target="https://tscnlab.github.io/LightLogR/reference/extract_clusters.html" TargetMode="External"/><Relationship Id="rId14" Type="http://schemas.openxmlformats.org/officeDocument/2006/relationships/hyperlink" Target="https://tscnlab.github.io/ZaunerEtAl_JVis_2026/supplement.html" TargetMode="External"/><Relationship Id="rId30" Type="http://schemas.openxmlformats.org/officeDocument/2006/relationships/hyperlink" Target="https://tscnlab.github.io/LightLogR/reference/spectral_integration.html" TargetMode="External"/><Relationship Id="rId35" Type="http://schemas.openxmlformats.org/officeDocument/2006/relationships/hyperlink" Target="https://tscnlab.github.io/LightLogR/reference/filter_Time.html" TargetMode="External"/><Relationship Id="rId56" Type="http://schemas.openxmlformats.org/officeDocument/2006/relationships/image" Target="media/image12.png"/><Relationship Id="rId77" Type="http://schemas.openxmlformats.org/officeDocument/2006/relationships/hyperlink" Target="https://doi.org/10.1371/journal.pbio.3001571" TargetMode="External"/><Relationship Id="rId100" Type="http://schemas.openxmlformats.org/officeDocument/2006/relationships/header" Target="header1.xml"/><Relationship Id="rId105" Type="http://schemas.openxmlformats.org/officeDocument/2006/relationships/footer" Target="footer3.xml"/><Relationship Id="rId8" Type="http://schemas.openxmlformats.org/officeDocument/2006/relationships/hyperlink" Target="https://tscnlab.github.io/LightLogR/" TargetMode="External"/><Relationship Id="rId51" Type="http://schemas.openxmlformats.org/officeDocument/2006/relationships/hyperlink" Target="https://tscnlab.github.io/LightLogR/reference/extract_clusters.html" TargetMode="External"/><Relationship Id="rId72" Type="http://schemas.openxmlformats.org/officeDocument/2006/relationships/image" Target="media/image19.png"/><Relationship Id="rId93" Type="http://schemas.openxmlformats.org/officeDocument/2006/relationships/hyperlink" Target="https://doi.org/10.1136/bjophthalmol-2019-315258" TargetMode="External"/><Relationship Id="rId98" Type="http://schemas.openxmlformats.org/officeDocument/2006/relationships/hyperlink" Target="https://doi.org/10.20944/preprints202511.0644.v1" TargetMode="External"/><Relationship Id="rId3" Type="http://schemas.openxmlformats.org/officeDocument/2006/relationships/styles" Target="styles.xml"/><Relationship Id="rId25" Type="http://schemas.openxmlformats.org/officeDocument/2006/relationships/hyperlink" Target="https://tscnlab.github.io/LightLogR/reference/summarize_numeric.html" TargetMode="External"/><Relationship Id="rId46" Type="http://schemas.openxmlformats.org/officeDocument/2006/relationships/hyperlink" Target="https://tscnlab.github.io/ZaunerEtAl_JVis_2026/supplement.html" TargetMode="External"/><Relationship Id="rId67" Type="http://schemas.openxmlformats.org/officeDocument/2006/relationships/hyperlink" Target="https://tscnlab.github.io/LightLogR/reference/period_above_threshold.html" TargetMode="External"/><Relationship Id="rId20" Type="http://schemas.openxmlformats.org/officeDocument/2006/relationships/hyperlink" Target="https://tscnlab.github.io/LightLogR/reference/summarize_numeric.html" TargetMode="External"/><Relationship Id="rId41" Type="http://schemas.openxmlformats.org/officeDocument/2006/relationships/image" Target="media/image2.png"/><Relationship Id="rId62" Type="http://schemas.openxmlformats.org/officeDocument/2006/relationships/hyperlink" Target="(https://tscnlab.github.io/LightLogR/reference/log_zero_inflated.html)" TargetMode="External"/><Relationship Id="rId83" Type="http://schemas.openxmlformats.org/officeDocument/2006/relationships/hyperlink" Target="https://doi.org/10.2147/OPTH.S420631" TargetMode="External"/><Relationship Id="rId88" Type="http://schemas.openxmlformats.org/officeDocument/2006/relationships/hyperlink" Target="https://doi.org/10.1111/opo.13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12655</Words>
  <Characters>79727</Characters>
  <Application>Microsoft Office Word</Application>
  <DocSecurity>0</DocSecurity>
  <Lines>664</Lines>
  <Paragraphs>184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271</cp:revision>
  <dcterms:created xsi:type="dcterms:W3CDTF">2025-12-12T17:57:00Z</dcterms:created>
  <dcterms:modified xsi:type="dcterms:W3CDTF">2026-04-01T15:36:00Z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